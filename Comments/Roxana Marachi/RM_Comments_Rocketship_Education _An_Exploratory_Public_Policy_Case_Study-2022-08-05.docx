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94.xml"/>
  <Override ContentType="application/vnd.openxmlformats-officedocument.wordprocessingml.footer+xml" PartName="/word/footer78.xml"/>
  <Override ContentType="application/vnd.openxmlformats-officedocument.wordprocessingml.footer+xml" PartName="/word/footer51.xml"/>
  <Override ContentType="application/vnd.openxmlformats-officedocument.wordprocessingml.footer+xml" PartName="/word/footer119.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10.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76.xml"/>
  <Override ContentType="application/vnd.openxmlformats-officedocument.wordprocessingml.footer+xml" PartName="/word/footer25.xml"/>
  <Override ContentType="application/vnd.openxmlformats-officedocument.wordprocessingml.footer+xml" PartName="/word/footer102.xml"/>
  <Override ContentType="application/vnd.openxmlformats-officedocument.wordprocessingml.footer+xml" PartName="/word/footer120.xml"/>
  <Override ContentType="application/vnd.openxmlformats-officedocument.wordprocessingml.footer+xml" PartName="/word/footer33.xml"/>
  <Override ContentType="application/vnd.openxmlformats-officedocument.wordprocessingml.footer+xml" PartName="/word/footer117.xml"/>
  <Override ContentType="application/vnd.openxmlformats-officedocument.wordprocessingml.footer+xml" PartName="/word/footer15.xml"/>
  <Override ContentType="application/vnd.openxmlformats-officedocument.wordprocessingml.footer+xml" PartName="/word/footer92.xml"/>
  <Override ContentType="application/vnd.openxmlformats-officedocument.wordprocessingml.footer+xml" PartName="/word/footer104.xml"/>
  <Override ContentType="application/vnd.openxmlformats-officedocument.wordprocessingml.footer+xml" PartName="/word/footer8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81.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64.xml"/>
  <Override ContentType="application/vnd.openxmlformats-officedocument.wordprocessingml.footer+xml" PartName="/word/footer115.xml"/>
  <Override ContentType="application/vnd.openxmlformats-officedocument.wordprocessingml.footer+xml" PartName="/word/footer47.xml"/>
  <Override ContentType="application/vnd.openxmlformats-officedocument.wordprocessingml.footer+xml" PartName="/word/footer38.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72.xml"/>
  <Override ContentType="application/vnd.openxmlformats-officedocument.wordprocessingml.footer+xml" PartName="/word/footer107.xml"/>
  <Override ContentType="application/vnd.openxmlformats-officedocument.wordprocessingml.footer+xml" PartName="/word/footer98.xml"/>
  <Override ContentType="application/vnd.openxmlformats-officedocument.wordprocessingml.footer+xml" PartName="/word/footer109.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100.xml"/>
  <Override ContentType="application/vnd.openxmlformats-officedocument.wordprocessingml.footer+xml" PartName="/word/footer36.xml"/>
  <Override ContentType="application/vnd.openxmlformats-officedocument.wordprocessingml.footer+xml" PartName="/word/footer66.xml"/>
  <Override ContentType="application/vnd.openxmlformats-officedocument.wordprocessingml.footer+xml" PartName="/word/footer79.xml"/>
  <Override ContentType="application/vnd.openxmlformats-officedocument.wordprocessingml.footer+xml" PartName="/word/footer53.xml"/>
  <Override ContentType="application/vnd.openxmlformats-officedocument.wordprocessingml.footer+xml" PartName="/word/footer96.xml"/>
  <Override ContentType="application/vnd.openxmlformats-officedocument.wordprocessingml.footer+xml" PartName="/word/footer113.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oter+xml" PartName="/word/footer69.xml"/>
  <Override ContentType="application/vnd.openxmlformats-officedocument.wordprocessingml.footer+xml" PartName="/word/footer26.xml"/>
  <Override ContentType="application/vnd.openxmlformats-officedocument.wordprocessingml.footer+xml" PartName="/word/footer77.xml"/>
  <Override ContentType="application/vnd.openxmlformats-officedocument.wordprocessingml.footer+xml" PartName="/word/footer34.xml"/>
  <Override ContentType="application/vnd.openxmlformats-officedocument.wordprocessingml.footer+xml" PartName="/word/footer95.xml"/>
  <Override ContentType="application/vnd.openxmlformats-officedocument.wordprocessingml.footer+xml" PartName="/word/footer101.xml"/>
  <Override ContentType="application/vnd.openxmlformats-officedocument.wordprocessingml.footer+xml" PartName="/word/footer60.xml"/>
  <Override ContentType="application/vnd.openxmlformats-officedocument.wordprocessingml.footer+xml" PartName="/word/footer93.xml"/>
  <Override ContentType="application/vnd.openxmlformats-officedocument.wordprocessingml.footer+xml" PartName="/word/footer111.xml"/>
  <Override ContentType="application/vnd.openxmlformats-officedocument.wordprocessingml.footer+xml" PartName="/word/footer103.xml"/>
  <Override ContentType="application/vnd.openxmlformats-officedocument.wordprocessingml.footer+xml" PartName="/word/footer50.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87.xml"/>
  <Override ContentType="application/vnd.openxmlformats-officedocument.wordprocessingml.footer+xml" PartName="/word/footer118.xml"/>
  <Override ContentType="application/vnd.openxmlformats-officedocument.wordprocessingml.footer+xml" PartName="/word/footer91.xml"/>
  <Override ContentType="application/vnd.openxmlformats-officedocument.wordprocessingml.footer+xml" PartName="/word/footer105.xml"/>
  <Override ContentType="application/vnd.openxmlformats-officedocument.wordprocessingml.footer+xml" PartName="/word/footer57.xml"/>
  <Override ContentType="application/vnd.openxmlformats-officedocument.wordprocessingml.footer+xml" PartName="/word/footer56.xml"/>
  <Override ContentType="application/vnd.openxmlformats-officedocument.wordprocessingml.footer+xml" PartName="/word/footer13.xml"/>
  <Override ContentType="application/vnd.openxmlformats-officedocument.wordprocessingml.footer+xml" PartName="/word/footer39.xml"/>
  <Override ContentType="application/vnd.openxmlformats-officedocument.wordprocessingml.footer+xml" PartName="/word/footer106.xml"/>
  <Override ContentType="application/vnd.openxmlformats-officedocument.wordprocessingml.footer+xml" PartName="/word/footer114.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99.xml"/>
  <Override ContentType="application/vnd.openxmlformats-officedocument.wordprocessingml.footer+xml" PartName="/word/footer20.xml"/>
  <Override ContentType="application/vnd.openxmlformats-officedocument.wordprocessingml.footer+xml" PartName="/word/footer63.xml"/>
  <Override ContentType="application/vnd.openxmlformats-officedocument.wordprocessingml.footer+xml" PartName="/word/footer116.xml"/>
  <Override ContentType="application/vnd.openxmlformats-officedocument.wordprocessingml.footer+xml" PartName="/word/footer4.xml"/>
  <Override ContentType="application/vnd.openxmlformats-officedocument.wordprocessingml.footer+xml" PartName="/word/footer80.xml"/>
  <Override ContentType="application/vnd.openxmlformats-officedocument.wordprocessingml.footer+xml" PartName="/word/footer90.xml"/>
  <Override ContentType="application/vnd.openxmlformats-officedocument.wordprocessingml.footer+xml" PartName="/word/footer29.xml"/>
  <Override ContentType="application/vnd.openxmlformats-officedocument.wordprocessingml.footer+xml" PartName="/word/footer8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67.xml"/>
  <Override ContentType="application/vnd.openxmlformats-officedocument.wordprocessingml.footer+xml" PartName="/word/footer11.xml"/>
  <Override ContentType="application/vnd.openxmlformats-officedocument.wordprocessingml.footer+xml" PartName="/word/footer54.xml"/>
  <Override ContentType="application/vnd.openxmlformats-officedocument.wordprocessingml.footer+xml" PartName="/word/footer108.xml"/>
  <Override ContentType="application/vnd.openxmlformats-officedocument.wordprocessingml.footer+xml" PartName="/word/footer41.xml"/>
  <Override ContentType="application/vnd.openxmlformats-officedocument.wordprocessingml.footer+xml" PartName="/word/footer97.xml"/>
  <Override ContentType="application/vnd.openxmlformats-officedocument.wordprocessingml.footer+xml" PartName="/word/footer112.xml"/>
  <Override ContentType="application/vnd.openxmlformats-officedocument.wordprocessingml.footer+xml" PartName="/word/footer71.xml"/>
  <Override ContentType="application/vnd.openxmlformats-officedocument.wordprocessingml.footer+xml" PartName="/word/footer84.xml"/>
  <Override ContentType="application/vnd.openxmlformats-officedocument.wordprocessingml.footer+xml" PartName="/word/footer52.xml"/>
  <Override ContentType="application/vnd.openxmlformats-officedocument.wordprocessingml.footer+xml" PartName="/word/footer65.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 EXPLORATORY PUBLIC POLICY CASE STUDY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Dissertation Presented to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26" w:lineRule="auto"/>
        <w:ind w:left="2711"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Faculty of the Connie L. Lurie College of Education San José State University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326" w:lineRule="auto"/>
        <w:ind w:left="2711"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Partial Fulfillment of the Requirements for the Degree Doctor of Education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507"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Vladimir Gresham Ivanović</w:t>
      </w:r>
      <w:r w:rsidDel="00000000" w:rsidR="00000000" w:rsidRPr="00000000">
        <w:drawing>
          <wp:anchor allowOverlap="1" behindDoc="0" distB="0" distT="0" distL="0" distR="0" hidden="0" layoutInCell="1" locked="0" relativeHeight="0" simplePos="0">
            <wp:simplePos x="0" y="0"/>
            <wp:positionH relativeFrom="column">
              <wp:posOffset>4281741</wp:posOffset>
            </wp:positionH>
            <wp:positionV relativeFrom="paragraph">
              <wp:posOffset>153250</wp:posOffset>
            </wp:positionV>
            <wp:extent cx="97910" cy="97910"/>
            <wp:effectExtent b="0" l="0" r="0" t="0"/>
            <wp:wrapNone/>
            <wp:docPr id="170" name="image107.png"/>
            <a:graphic>
              <a:graphicData uri="http://schemas.openxmlformats.org/drawingml/2006/picture">
                <pic:pic>
                  <pic:nvPicPr>
                    <pic:cNvPr id="0" name="image107.png"/>
                    <pic:cNvPicPr preferRelativeResize="0"/>
                  </pic:nvPicPr>
                  <pic:blipFill>
                    <a:blip r:embed="rId9"/>
                    <a:srcRect b="0" l="0" r="0" t="0"/>
                    <a:stretch>
                      <a:fillRect/>
                    </a:stretch>
                  </pic:blipFill>
                  <pic:spPr>
                    <a:xfrm>
                      <a:off x="0" y="0"/>
                      <a:ext cx="97910" cy="97910"/>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August 2022</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sectPr>
          <w:footerReference r:id="rId10" w:type="default"/>
          <w:footerReference r:id="rId11" w:type="first"/>
          <w:pgSz w:h="15840" w:w="12240" w:orient="portrait"/>
          <w:pgMar w:bottom="280" w:top="1820" w:left="1000" w:right="1300" w:header="360" w:footer="360"/>
          <w:pgNumType w:start="0"/>
          <w:titlePg w:val="1"/>
        </w:sect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Version 0.7.5741 created on 2022-08-01 13:56:33-07:00</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A">
      <w:pPr>
        <w:spacing w:before="78" w:lineRule="auto"/>
        <w:ind w:left="1813" w:right="2202" w:firstLine="0"/>
        <w:jc w:val="center"/>
        <w:rPr>
          <w:sz w:val="20"/>
          <w:szCs w:val="20"/>
        </w:rPr>
      </w:pPr>
      <w:r w:rsidDel="00000000" w:rsidR="00000000" w:rsidRPr="00000000">
        <w:rPr>
          <w:sz w:val="20"/>
          <w:szCs w:val="20"/>
          <w:rtl w:val="0"/>
        </w:rPr>
        <w:t xml:space="preserve">Copyright © 2022 Vladimir Gresham Ivanović.</w:t>
      </w:r>
    </w:p>
    <w:p w:rsidR="00000000" w:rsidDel="00000000" w:rsidP="00000000" w:rsidRDefault="00000000" w:rsidRPr="00000000" w14:paraId="0000002B">
      <w:pPr>
        <w:spacing w:before="103" w:lineRule="auto"/>
        <w:ind w:left="1813" w:right="2202" w:firstLine="0"/>
        <w:jc w:val="center"/>
        <w:rPr>
          <w:sz w:val="20"/>
          <w:szCs w:val="20"/>
        </w:rPr>
      </w:pPr>
      <w:r w:rsidDel="00000000" w:rsidR="00000000" w:rsidRPr="00000000">
        <w:rPr>
          <w:sz w:val="20"/>
          <w:szCs w:val="20"/>
          <w:rtl w:val="0"/>
        </w:rPr>
        <w:t xml:space="preserve">All Rights Reserved.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spacing w:before="198" w:lineRule="auto"/>
        <w:ind w:left="1328" w:right="1718" w:firstLine="0"/>
        <w:jc w:val="center"/>
        <w:rPr>
          <w:i w:val="1"/>
          <w:sz w:val="20"/>
          <w:szCs w:val="20"/>
        </w:rPr>
      </w:pPr>
      <w:r w:rsidDel="00000000" w:rsidR="00000000" w:rsidRPr="00000000">
        <w:rPr>
          <w:i w:val="1"/>
          <w:sz w:val="20"/>
          <w:szCs w:val="20"/>
          <w:rtl w:val="0"/>
        </w:rPr>
        <w:t xml:space="preserve">Rocketship Education: An Exploratory Public Policy Case Study</w:t>
      </w:r>
    </w:p>
    <w:p w:rsidR="00000000" w:rsidDel="00000000" w:rsidP="00000000" w:rsidRDefault="00000000" w:rsidRPr="00000000" w14:paraId="0000002E">
      <w:pPr>
        <w:spacing w:before="102" w:line="324" w:lineRule="auto"/>
        <w:ind w:left="3552" w:right="3941" w:firstLine="0"/>
        <w:jc w:val="center"/>
        <w:rPr>
          <w:sz w:val="20"/>
          <w:szCs w:val="20"/>
        </w:rPr>
      </w:pPr>
      <w:r w:rsidDel="00000000" w:rsidR="00000000" w:rsidRPr="00000000">
        <w:rPr>
          <w:sz w:val="20"/>
          <w:szCs w:val="20"/>
          <w:rtl w:val="0"/>
        </w:rPr>
        <w:t xml:space="preserve">by Vladimir Gresham Ivanović is licensed under a</w:t>
      </w:r>
    </w:p>
    <w:p w:rsidR="00000000" w:rsidDel="00000000" w:rsidP="00000000" w:rsidRDefault="00000000" w:rsidRPr="00000000" w14:paraId="0000002F">
      <w:pPr>
        <w:spacing w:before="0" w:line="324" w:lineRule="auto"/>
        <w:ind w:left="1329" w:right="1718" w:firstLine="0"/>
        <w:jc w:val="center"/>
        <w:rPr>
          <w:sz w:val="20"/>
          <w:szCs w:val="20"/>
        </w:rPr>
      </w:pPr>
      <w:r w:rsidDel="00000000" w:rsidR="00000000" w:rsidRPr="00000000">
        <w:rPr>
          <w:sz w:val="20"/>
          <w:szCs w:val="20"/>
          <w:rtl w:val="0"/>
        </w:rPr>
        <w:t xml:space="preserve">Creative Commons Attribution-NonCommercial-ShareAlike 4.0 International License which may be viewed at:</w:t>
      </w:r>
    </w:p>
    <w:p w:rsidR="00000000" w:rsidDel="00000000" w:rsidP="00000000" w:rsidRDefault="00000000" w:rsidRPr="00000000" w14:paraId="00000030">
      <w:pPr>
        <w:spacing w:before="63" w:lineRule="auto"/>
        <w:ind w:left="1813" w:right="2202" w:firstLine="0"/>
        <w:jc w:val="center"/>
        <w:rPr>
          <w:rFonts w:ascii="Fira Mono" w:cs="Fira Mono" w:eastAsia="Fira Mono" w:hAnsi="Fira Mono"/>
          <w:sz w:val="17"/>
          <w:szCs w:val="17"/>
        </w:rPr>
        <w:sectPr>
          <w:type w:val="nextPage"/>
          <w:pgSz w:h="15840" w:w="12240" w:orient="portrait"/>
          <w:pgMar w:bottom="280" w:top="1820" w:left="1000" w:right="1300" w:header="360" w:footer="360"/>
        </w:sectPr>
      </w:pPr>
      <w:hyperlink r:id="rId12">
        <w:r w:rsidDel="00000000" w:rsidR="00000000" w:rsidRPr="00000000">
          <w:rPr>
            <w:rFonts w:ascii="Fira Mono" w:cs="Fira Mono" w:eastAsia="Fira Mono" w:hAnsi="Fira Mono"/>
            <w:sz w:val="17"/>
            <w:szCs w:val="17"/>
            <w:rtl w:val="0"/>
          </w:rPr>
          <w:t xml:space="preserve">http://creativecommons.org/licenses/by-nc-sa/4.0/legalcode</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329" w:right="33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Designated Dissertation Committee Approves the Dissertation Titled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 w:right="33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 AN EXPLORATORY PUBLIC POLICY CASE STUDY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Vladimir Gresham Ivanović</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50" w:lineRule="auto"/>
        <w:ind w:left="1849" w:right="856"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Approved for the Educational Doctoral Program in Educational Leadership SAN JOSÉ STATE UNIVERSITY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825"/>
        </w:tabs>
        <w:spacing w:after="0" w:before="0" w:line="326" w:lineRule="auto"/>
        <w:ind w:left="1160" w:right="112"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Roxana Marachi, Ph.D. (chair)</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Professor, Teacher Education, San José State University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825"/>
        </w:tabs>
        <w:spacing w:after="0" w:before="0" w:line="326" w:lineRule="auto"/>
        <w:ind w:left="1160" w:right="112"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Noni Mendoza Reis, Ph.D.</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Professor Emerita, San José State University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825"/>
        </w:tabs>
        <w:spacing w:after="0" w:before="0" w:line="240" w:lineRule="auto"/>
        <w:ind w:left="1160" w:right="112"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Gordon Lafer, Ph.D.</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Professor and Co-Director of the Labor Education &amp; Research Center,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160" w:right="0" w:firstLine="0"/>
        <w:jc w:val="left"/>
        <w:rPr>
          <w:rFonts w:ascii="Alegreya" w:cs="Alegreya" w:eastAsia="Alegreya" w:hAnsi="Alegreya"/>
          <w:b w:val="0"/>
          <w:i w:val="0"/>
          <w:smallCaps w:val="0"/>
          <w:strike w:val="0"/>
          <w:color w:val="000000"/>
          <w:sz w:val="24"/>
          <w:szCs w:val="24"/>
          <w:u w:val="none"/>
          <w:shd w:fill="auto" w:val="clear"/>
          <w:vertAlign w:val="baseline"/>
        </w:rPr>
        <w:sectPr>
          <w:type w:val="nextPage"/>
          <w:pgSz w:h="15840" w:w="12240" w:orient="portrait"/>
          <w:pgMar w:bottom="280" w:top="1820" w:left="1000" w:right="1300" w:header="360" w:footer="360"/>
        </w:sect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University of Oregon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type w:val="nextPage"/>
          <w:pgSz w:h="15840" w:w="12240" w:orient="portrait"/>
          <w:pgMar w:bottom="280" w:top="1820" w:left="1000" w:right="1300" w:header="360" w:footer="360"/>
        </w:sect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 EXPLORATORY PUBLIC POLICY CASE STUDY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spacing w:before="0" w:line="333" w:lineRule="auto"/>
        <w:ind w:left="1757" w:right="760" w:firstLine="0"/>
        <w:jc w:val="left"/>
        <w:rPr>
          <w:sz w:val="22"/>
          <w:szCs w:val="22"/>
        </w:rPr>
      </w:pPr>
      <w:r w:rsidDel="00000000" w:rsidR="00000000" w:rsidRPr="00000000">
        <w:rPr>
          <w:sz w:val="22"/>
          <w:szCs w:val="22"/>
          <w:rtl w:val="0"/>
        </w:rPr>
        <w:t xml:space="preserve">This dissertation is an exploratory case study of the finances of the Rocketship charter school chain, especially those related to real estate. Rocketship is a</w:t>
      </w:r>
    </w:p>
    <w:p w:rsidR="00000000" w:rsidDel="00000000" w:rsidP="00000000" w:rsidRDefault="00000000" w:rsidRPr="00000000" w14:paraId="0000004C">
      <w:pPr>
        <w:spacing w:before="0" w:line="333" w:lineRule="auto"/>
        <w:ind w:left="1757" w:right="760" w:firstLine="0"/>
        <w:jc w:val="left"/>
        <w:rPr>
          <w:sz w:val="22"/>
          <w:szCs w:val="22"/>
        </w:rPr>
      </w:pPr>
      <w:r w:rsidDel="00000000" w:rsidR="00000000" w:rsidRPr="00000000">
        <w:rPr>
          <w:sz w:val="22"/>
          <w:szCs w:val="22"/>
          <w:rtl w:val="0"/>
        </w:rPr>
        <w:t xml:space="preserve">not-for-profit charter management organization, one of the first in Santa Clara County, California. This study seeks to determine if the financial transactions related to Rocketship charter schools yield profits for investors, despite Rocketship itself being a non-profit entity, and if they do, how and </w:t>
      </w:r>
      <w:r w:rsidDel="00000000" w:rsidR="00000000" w:rsidRPr="00000000">
        <w:rPr>
          <w:sz w:val="22"/>
          <w:szCs w:val="22"/>
          <w:rtl w:val="0"/>
        </w:rPr>
        <w:t xml:space="preserve">where do they</w:t>
      </w:r>
      <w:r w:rsidDel="00000000" w:rsidR="00000000" w:rsidRPr="00000000">
        <w:rPr>
          <w:sz w:val="22"/>
          <w:szCs w:val="22"/>
          <w:rtl w:val="0"/>
        </w:rPr>
        <w:t xml:space="preserve"> do so. In order to characterize fairly and completely the profits of Rocketship Education itself and Rocketship-related entities, this study uses publicly available documents to track money flowing in and out of Rocketship and related entities, for example, the various Launchpad Development companies. Using data from initial and renewal charter petitions, annual budget documents, filings with county, state and federal government agencies, bond prospectuses, tax credit programs, state and federal grants, plus data from publicly available datasets, this study derives an estimate of Rocketship’s profitability. It found that [Results TBD]. [Conclusion TBD]. These results, it is hoped, will serve to inform local, state, and federal legislatures when they establish public policy for charter schools, not only in California, but throughout the United States.</w:t>
      </w:r>
    </w:p>
    <w:p w:rsidR="00000000" w:rsidDel="00000000" w:rsidP="00000000" w:rsidRDefault="00000000" w:rsidRPr="00000000" w14:paraId="0000004D">
      <w:pPr>
        <w:spacing w:before="232" w:line="333" w:lineRule="auto"/>
        <w:ind w:left="1757" w:right="760" w:firstLine="0"/>
        <w:jc w:val="left"/>
        <w:rPr>
          <w:sz w:val="22"/>
          <w:szCs w:val="22"/>
        </w:rPr>
        <w:sectPr>
          <w:footerReference r:id="rId13" w:type="default"/>
          <w:type w:val="nextPage"/>
          <w:pgSz w:h="15840" w:w="12240" w:orient="portrait"/>
          <w:pgMar w:bottom="1740" w:top="1720" w:left="1000" w:right="1300" w:header="0" w:footer="1554"/>
        </w:sectPr>
      </w:pPr>
      <w:r w:rsidDel="00000000" w:rsidR="00000000" w:rsidRPr="00000000">
        <w:rPr>
          <w:i w:val="1"/>
          <w:sz w:val="22"/>
          <w:szCs w:val="22"/>
          <w:rtl w:val="0"/>
        </w:rPr>
        <w:t xml:space="preserve">Keywords</w:t>
      </w:r>
      <w:r w:rsidDel="00000000" w:rsidR="00000000" w:rsidRPr="00000000">
        <w:rPr>
          <w:sz w:val="22"/>
          <w:szCs w:val="22"/>
          <w:rtl w:val="0"/>
        </w:rPr>
        <w:t xml:space="preserve">: Rocketship Education, charter management organization, privatization, charter finances, education public policy, profit, real estate, bonds, venture funds, philanthrocapitalism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
        <w:tblW w:w="8710.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74"/>
        <w:gridCol w:w="4929"/>
        <w:gridCol w:w="507"/>
        <w:tblGridChange w:id="0">
          <w:tblGrid>
            <w:gridCol w:w="3274"/>
            <w:gridCol w:w="4929"/>
            <w:gridCol w:w="507"/>
          </w:tblGrid>
        </w:tblGridChange>
      </w:tblGrid>
      <w:tr>
        <w:trPr>
          <w:cantSplit w:val="0"/>
          <w:trHeight w:val="474"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6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23"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0j0zl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Abstract</w:t>
              </w:r>
            </w:hyperlink>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v</w:t>
            </w:r>
          </w:p>
        </w:tc>
      </w:tr>
      <w:tr>
        <w:trPr>
          <w:cantSplit w:val="0"/>
          <w:trHeight w:val="623"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znysh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 of Tables</w:t>
              </w:r>
            </w:hyperlink>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viii</w:t>
            </w:r>
          </w:p>
        </w:tc>
      </w:tr>
      <w:tr>
        <w:trPr>
          <w:cantSplit w:val="0"/>
          <w:trHeight w:val="623"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tyjcw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 of Figures</w:t>
              </w:r>
            </w:hyperlink>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ix</w:t>
            </w:r>
          </w:p>
        </w:tc>
      </w:tr>
      <w:tr>
        <w:trPr>
          <w:cantSplit w:val="0"/>
          <w:trHeight w:val="623"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t3h5sf">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Abbreviations</w:t>
              </w:r>
            </w:hyperlink>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xi</w:t>
            </w:r>
          </w:p>
        </w:tc>
      </w:tr>
      <w:tr>
        <w:trPr>
          <w:cantSplit w:val="0"/>
          <w:trHeight w:val="623"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s8eyo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Glossary</w:t>
              </w:r>
            </w:hyperlink>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xiii</w:t>
            </w:r>
          </w:p>
        </w:tc>
      </w:tr>
      <w:tr>
        <w:trPr>
          <w:cantSplit w:val="0"/>
          <w:trHeight w:val="493"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8"/>
              </w:tabs>
              <w:spacing w:after="0" w:before="122" w:line="351" w:lineRule="auto"/>
              <w:ind w:left="50"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rdcrjn">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w:t>
                <w:tab/>
                <w:t xml:space="preserve">Introduction</w:t>
              </w:r>
            </w:hyperlink>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1" w:lineRule="auto"/>
              <w:ind w:left="0" w:right="46" w:firstLine="0"/>
              <w:jc w:val="right"/>
              <w:rPr>
                <w:rFonts w:ascii="Alegreya" w:cs="Alegreya" w:eastAsia="Alegreya" w:hAnsi="Alegreya"/>
                <w:b w:val="1"/>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1</w:t>
            </w:r>
          </w:p>
        </w:tc>
      </w:tr>
      <w:tr>
        <w:trPr>
          <w:cantSplit w:val="0"/>
          <w:trHeight w:val="344"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 w:lineRule="auto"/>
              <w:ind w:left="40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ksv4uv">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and Charter Schools</w:t>
              </w:r>
            </w:hyperlink>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 w:lineRule="auto"/>
              <w:ind w:left="10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 . . . . . . . . . . . . . . . . . . . . . . .</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 w:lineRule="auto"/>
              <w:ind w:left="0" w:right="46" w:firstLine="0"/>
              <w:jc w:val="righ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7"/>
          <w:tab w:val="left" w:pos="8969"/>
        </w:tabs>
        <w:spacing w:after="0" w:before="31"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xcytp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is the Purpose of this Study?</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ab/>
        <w:t xml:space="preserve">. . . . . . . . . . . . . . . . . . . . . .</w:t>
        <w:tab/>
        <w:t xml:space="preserve">6</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415"/>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bn6ws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Question</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ab/>
        <w:t xml:space="preserve">. . . . . . . . . . . .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955"/>
          <w:tab w:val="right" w:pos="9079"/>
        </w:tabs>
        <w:spacing w:after="0" w:before="12"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p2csr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Theoretical and Conceptual Frameworks</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ab/>
        <w:t xml:space="preserve">. . . .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32"/>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o7al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Policy as a Theoretical Framework</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ab/>
        <w:t xml:space="preserve">.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ihv63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Case Study Approach as a Conceptual Framework</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827"/>
          <w:tab w:val="left" w:pos="828"/>
          <w:tab w:val="right" w:pos="9079"/>
        </w:tabs>
        <w:spacing w:after="0" w:before="271" w:line="240" w:lineRule="auto"/>
        <w:ind w:left="827" w:right="0" w:hanging="360"/>
        <w:jc w:val="left"/>
        <w:rPr>
          <w:rFonts w:ascii="Alegreya" w:cs="Alegreya" w:eastAsia="Alegreya" w:hAnsi="Alegreya"/>
          <w:b w:val="1"/>
          <w:i w:val="0"/>
          <w:smallCaps w:val="0"/>
          <w:strike w:val="0"/>
          <w:color w:val="000000"/>
          <w:sz w:val="24"/>
          <w:szCs w:val="24"/>
          <w:u w:val="none"/>
          <w:shd w:fill="auto" w:val="clear"/>
          <w:vertAlign w:val="baseline"/>
        </w:rPr>
      </w:pPr>
      <w:hyperlink w:anchor="_heading=h.1hmsyy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Review of the Literature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grqrue">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Birth of American Public </w:t>
        </w:r>
      </w:hyperlink>
      <w:hyperlink w:anchor="_heading=h.2grqrue">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 . . . .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9c6y1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History of Charter Schools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8h4qw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Origins of Charter Schools in Segregation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7m2js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Free Markets and Privatization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l18frh">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Types of Charter Schools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k668n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Authorizers and Oversight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ygebq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Profit-Making Status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sqyw6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Type of Instruction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664s5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in the United States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5b2l0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in California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3ky6r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Surveys of Charter School </w:t>
        </w:r>
      </w:hyperlink>
      <w:hyperlink w:anchor="_heading=h.43ky6r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 . . . . . .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xvir7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on Charter School Finances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82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x0gk3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1"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w5ecy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Founders and Supporters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9"/>
        </w:tabs>
        <w:spacing w:after="0" w:before="12" w:line="240" w:lineRule="auto"/>
        <w:ind w:left="1377"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4" w:type="default"/>
          <w:type w:val="nextPage"/>
          <w:pgSz w:h="15840" w:w="12240" w:orient="portrait"/>
          <w:pgMar w:bottom="1620" w:top="1780" w:left="1000" w:right="1300" w:header="0" w:footer="1438"/>
        </w:sectPr>
      </w:pPr>
      <w:hyperlink w:anchor="_heading=h.2afmg2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History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49"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8pi1t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Finances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mzq4wv">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Expansion Funding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gf8i8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Expansion Difficulties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upglb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Accountability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tuee7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and Privatization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szc72q">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2833"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79ka6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Philanthrocapitalism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08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518"/>
          <w:tab w:val="left" w:pos="1519"/>
          <w:tab w:val="right" w:pos="9771"/>
        </w:tabs>
        <w:spacing w:after="0" w:before="245" w:line="240" w:lineRule="auto"/>
        <w:ind w:left="1518" w:right="0" w:hanging="359.00000000000006"/>
        <w:jc w:val="left"/>
        <w:rPr>
          <w:rFonts w:ascii="Alegreya" w:cs="Alegreya" w:eastAsia="Alegreya" w:hAnsi="Alegreya"/>
          <w:b w:val="1"/>
          <w:i w:val="0"/>
          <w:smallCaps w:val="0"/>
          <w:strike w:val="0"/>
          <w:color w:val="000000"/>
          <w:sz w:val="24"/>
          <w:szCs w:val="24"/>
          <w:u w:val="none"/>
          <w:shd w:fill="auto" w:val="clear"/>
          <w:vertAlign w:val="baseline"/>
        </w:rPr>
      </w:pPr>
      <w:hyperlink w:anchor="_heading=h.36ei31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Design and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koq65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Process Overview</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jtnz0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 Overview of California School Financing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x8tuz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Budgets &amp; Interim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rjefff">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Control Accountability Plans (LCAPs)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anzqy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Comprehensive Annual Financial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4ykbe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Financing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243i4a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Financial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833"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2ddq1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Petitions &amp; Renewals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fsjm0b">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Other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833"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a346f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 and Federal Filings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833"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odc9j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prospectuses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nia2e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Indirect Profits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1si5i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There Gaps or Anomalies in the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4kx3h1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Triangulation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f7o1he">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There More Serious Financial Issues?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7" w:line="240" w:lineRule="auto"/>
        <w:ind w:left="206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3dhjn8m">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Analyzing Rocketship’s Bond Financing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0"/>
        </w:tabs>
        <w:spacing w:after="0" w:before="6" w:line="240" w:lineRule="auto"/>
        <w:ind w:left="1518" w:right="0" w:firstLine="0"/>
        <w:jc w:val="left"/>
        <w:rPr>
          <w:rFonts w:ascii="Alegreya" w:cs="Alegreya" w:eastAsia="Alegreya" w:hAnsi="Alegreya"/>
          <w:b w:val="0"/>
          <w:i w:val="0"/>
          <w:smallCaps w:val="0"/>
          <w:strike w:val="0"/>
          <w:color w:val="000000"/>
          <w:sz w:val="24"/>
          <w:szCs w:val="24"/>
          <w:u w:val="none"/>
          <w:shd w:fill="auto" w:val="clear"/>
          <w:vertAlign w:val="baseline"/>
        </w:rPr>
      </w:pPr>
      <w:hyperlink w:anchor="_heading=h.16x20j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About the Flow of Money Through Rocketship?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0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518"/>
          <w:tab w:val="left" w:pos="1519"/>
          <w:tab w:val="right" w:pos="9771"/>
        </w:tabs>
        <w:spacing w:after="0" w:before="245" w:line="240" w:lineRule="auto"/>
        <w:ind w:left="1518" w:right="0" w:hanging="359.00000000000006"/>
        <w:jc w:val="left"/>
        <w:rPr>
          <w:rFonts w:ascii="Alegreya" w:cs="Alegreya" w:eastAsia="Alegreya" w:hAnsi="Alegreya"/>
          <w:b w:val="1"/>
          <w:i w:val="0"/>
          <w:smallCaps w:val="0"/>
          <w:strike w:val="0"/>
          <w:color w:val="000000"/>
          <w:sz w:val="24"/>
          <w:szCs w:val="24"/>
          <w:u w:val="none"/>
          <w:shd w:fill="auto" w:val="clear"/>
          <w:vertAlign w:val="baseline"/>
        </w:rPr>
      </w:pPr>
      <w:hyperlink w:anchor="_heading=h.356xmb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Findings and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75</w:t>
      </w:r>
    </w:p>
    <w:p w:rsidR="00000000" w:rsidDel="00000000" w:rsidP="00000000" w:rsidRDefault="00000000" w:rsidRPr="00000000" w14:paraId="0000009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518"/>
          <w:tab w:val="left" w:pos="1519"/>
          <w:tab w:val="right" w:pos="9771"/>
        </w:tabs>
        <w:spacing w:after="0" w:before="245" w:line="240" w:lineRule="auto"/>
        <w:ind w:left="1518" w:right="0" w:hanging="359.00000000000006"/>
        <w:jc w:val="left"/>
        <w:rPr>
          <w:rFonts w:ascii="Alegreya" w:cs="Alegreya" w:eastAsia="Alegreya" w:hAnsi="Alegreya"/>
          <w:b w:val="1"/>
          <w:i w:val="0"/>
          <w:smallCaps w:val="0"/>
          <w:strike w:val="0"/>
          <w:color w:val="000000"/>
          <w:sz w:val="24"/>
          <w:szCs w:val="24"/>
          <w:u w:val="none"/>
          <w:shd w:fill="auto" w:val="clear"/>
          <w:vertAlign w:val="baseline"/>
        </w:rPr>
      </w:pPr>
      <w:hyperlink w:anchor="_heading=h.44bvf6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Discussion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77</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71"/>
        </w:tabs>
        <w:spacing w:after="0" w:before="246" w:line="240" w:lineRule="auto"/>
        <w:ind w:left="1160" w:right="0" w:firstLine="0"/>
        <w:jc w:val="left"/>
        <w:rPr>
          <w:rFonts w:ascii="Alegreya" w:cs="Alegreya" w:eastAsia="Alegreya" w:hAnsi="Alegreya"/>
          <w:b w:val="1"/>
          <w:i w:val="0"/>
          <w:smallCaps w:val="0"/>
          <w:strike w:val="0"/>
          <w:color w:val="000000"/>
          <w:sz w:val="24"/>
          <w:szCs w:val="24"/>
          <w:u w:val="none"/>
          <w:shd w:fill="auto" w:val="clear"/>
          <w:vertAlign w:val="baseline"/>
        </w:rPr>
      </w:pPr>
      <w:hyperlink w:anchor="_heading=h.ymfzm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Bibliography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79</w:t>
      </w:r>
    </w:p>
    <w:p w:rsidR="00000000" w:rsidDel="00000000" w:rsidP="00000000" w:rsidRDefault="00000000" w:rsidRPr="00000000" w14:paraId="0000009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1518"/>
          <w:tab w:val="left" w:pos="1519"/>
          <w:tab w:val="right" w:pos="9771"/>
        </w:tabs>
        <w:spacing w:after="0" w:before="245" w:line="240" w:lineRule="auto"/>
        <w:ind w:left="1518" w:right="0" w:hanging="359.00000000000006"/>
        <w:jc w:val="left"/>
        <w:rPr>
          <w:rFonts w:ascii="Alegreya" w:cs="Alegreya" w:eastAsia="Alegreya" w:hAnsi="Alegreya"/>
          <w:b w:val="1"/>
          <w:i w:val="0"/>
          <w:smallCaps w:val="0"/>
          <w:strike w:val="0"/>
          <w:color w:val="000000"/>
          <w:sz w:val="24"/>
          <w:szCs w:val="24"/>
          <w:u w:val="none"/>
          <w:shd w:fill="auto" w:val="clear"/>
          <w:vertAlign w:val="baseline"/>
        </w:rPr>
        <w:sectPr>
          <w:footerReference r:id="rId15" w:type="default"/>
          <w:type w:val="nextPage"/>
          <w:pgSz w:h="15840" w:w="12240" w:orient="portrait"/>
          <w:pgMar w:bottom="1740" w:top="1720" w:left="1000" w:right="1300" w:header="0" w:footer="1554"/>
        </w:sectPr>
      </w:pPr>
      <w:hyperlink w:anchor="_heading=h.2wfod1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Financing in California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99</w:t>
      </w:r>
    </w:p>
    <w:bookmarkStart w:colFirst="0" w:colLast="0" w:name="bookmark=id.1fob9te" w:id="2"/>
    <w:bookmarkEnd w:id="2"/>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813" w:right="2202" w:firstLine="0"/>
        <w:jc w:val="center"/>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 of Tables</w:t>
      </w:r>
    </w:p>
    <w:p w:rsidR="00000000" w:rsidDel="00000000" w:rsidP="00000000" w:rsidRDefault="00000000" w:rsidRPr="00000000" w14:paraId="0000009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018"/>
          <w:tab w:val="left" w:pos="1019"/>
          <w:tab w:val="left" w:pos="8855"/>
        </w:tabs>
        <w:spacing w:after="0" w:before="206" w:line="240" w:lineRule="auto"/>
        <w:ind w:left="1018" w:right="0" w:hanging="551"/>
        <w:jc w:val="left"/>
        <w:rPr>
          <w:rFonts w:ascii="Alegreya" w:cs="Alegreya" w:eastAsia="Alegreya" w:hAnsi="Alegreya"/>
          <w:b w:val="0"/>
          <w:i w:val="0"/>
          <w:smallCaps w:val="0"/>
          <w:strike w:val="0"/>
          <w:color w:val="000000"/>
          <w:sz w:val="24"/>
          <w:szCs w:val="24"/>
          <w:u w:val="none"/>
          <w:shd w:fill="auto" w:val="clear"/>
          <w:vertAlign w:val="baseline"/>
        </w:rPr>
      </w:pPr>
      <w:hyperlink w:anchor="_heading=h.2zbgiuw">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Attributes of Private, Charter, and Public Schools in California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9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018"/>
          <w:tab w:val="left" w:pos="1019"/>
          <w:tab w:val="left" w:pos="8871"/>
        </w:tabs>
        <w:spacing w:after="0" w:before="6" w:line="240" w:lineRule="auto"/>
        <w:ind w:left="1018" w:right="0" w:hanging="551"/>
        <w:jc w:val="left"/>
        <w:rPr>
          <w:rFonts w:ascii="Alegreya" w:cs="Alegreya" w:eastAsia="Alegreya" w:hAnsi="Alegreya"/>
          <w:b w:val="0"/>
          <w:i w:val="0"/>
          <w:smallCaps w:val="0"/>
          <w:strike w:val="0"/>
          <w:color w:val="000000"/>
          <w:sz w:val="24"/>
          <w:szCs w:val="24"/>
          <w:u w:val="none"/>
          <w:shd w:fill="auto" w:val="clear"/>
          <w:vertAlign w:val="baseline"/>
        </w:rPr>
      </w:pPr>
      <w:hyperlink w:anchor="_heading=h.39kk8xu">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Rocketship Schools in Santa Clara County, California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9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18"/>
          <w:tab w:val="left" w:pos="1019"/>
          <w:tab w:val="left" w:pos="8841"/>
        </w:tabs>
        <w:spacing w:after="0" w:before="205" w:line="240" w:lineRule="auto"/>
        <w:ind w:left="1018" w:right="0" w:hanging="551"/>
        <w:jc w:val="left"/>
        <w:rPr>
          <w:rFonts w:ascii="Alegreya" w:cs="Alegreya" w:eastAsia="Alegreya" w:hAnsi="Alegreya"/>
          <w:b w:val="0"/>
          <w:i w:val="0"/>
          <w:smallCaps w:val="0"/>
          <w:strike w:val="0"/>
          <w:color w:val="000000"/>
          <w:sz w:val="24"/>
          <w:szCs w:val="24"/>
          <w:u w:val="none"/>
          <w:shd w:fill="auto" w:val="clear"/>
          <w:vertAlign w:val="baseline"/>
        </w:rPr>
        <w:sectPr>
          <w:footerReference r:id="rId16" w:type="default"/>
          <w:type w:val="nextPage"/>
          <w:pgSz w:h="15840" w:w="12240" w:orient="portrait"/>
          <w:pgMar w:bottom="1740" w:top="1720" w:left="1000" w:right="1300" w:header="0" w:footer="1554"/>
        </w:sectPr>
      </w:pPr>
      <w:hyperlink w:anchor="_heading=h.338fx5o">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Charter School Financial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60</w:t>
      </w:r>
    </w:p>
    <w:bookmarkStart w:colFirst="0" w:colLast="0" w:name="bookmark=id.2et92p0" w:id="4"/>
    <w:bookmarkEnd w:id="4"/>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 of Figures</w:t>
      </w:r>
    </w:p>
    <w:p w:rsidR="00000000" w:rsidDel="00000000" w:rsidP="00000000" w:rsidRDefault="00000000" w:rsidRPr="00000000" w14:paraId="0000009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709"/>
          <w:tab w:val="left" w:pos="1710"/>
          <w:tab w:val="left" w:pos="9568"/>
        </w:tabs>
        <w:spacing w:after="0" w:before="20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1yyy98l">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California 2019–20 K–12 Funding by Source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09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709"/>
          <w:tab w:val="left" w:pos="1710"/>
          <w:tab w:val="left" w:pos="9556"/>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4cmhg48">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Flow of Funds: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0A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709"/>
          <w:tab w:val="left" w:pos="1710"/>
          <w:tab w:val="left" w:pos="9571"/>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3qwpj7n">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Flow of Funds: Cross-Collateralization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0A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709"/>
          <w:tab w:val="left" w:pos="1710"/>
          <w:tab w:val="left" w:pos="9562"/>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261ztfg">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Operating Resource Flows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74</w:t>
      </w:r>
    </w:p>
    <w:p w:rsidR="00000000" w:rsidDel="00000000" w:rsidP="00000000" w:rsidRDefault="00000000" w:rsidRPr="00000000" w14:paraId="000000A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79"/>
        </w:tabs>
        <w:spacing w:after="0" w:before="20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2apwg4x">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2019–20 All Funds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101</w:t>
      </w:r>
    </w:p>
    <w:p w:rsidR="00000000" w:rsidDel="00000000" w:rsidP="00000000" w:rsidRDefault="00000000" w:rsidRPr="00000000" w14:paraId="000000A3">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62"/>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1p04j8c">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YE 2020 Summary of Net Position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103</w:t>
      </w:r>
    </w:p>
    <w:p w:rsidR="00000000" w:rsidDel="00000000" w:rsidP="00000000" w:rsidRDefault="00000000" w:rsidRPr="00000000" w14:paraId="000000A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53"/>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48zs1w5">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YE 2020 Change of Net Position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104</w:t>
      </w:r>
    </w:p>
    <w:p w:rsidR="00000000" w:rsidDel="00000000" w:rsidP="00000000" w:rsidRDefault="00000000" w:rsidRPr="00000000" w14:paraId="000000A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53"/>
        </w:tabs>
        <w:spacing w:after="0" w:before="7"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2o52c3y">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YE 2020 Net Cost of 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104</w:t>
      </w:r>
    </w:p>
    <w:p w:rsidR="00000000" w:rsidDel="00000000" w:rsidP="00000000" w:rsidRDefault="00000000" w:rsidRPr="00000000" w14:paraId="000000A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58"/>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13acmb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YE 2020 Capital Assets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105</w:t>
      </w:r>
    </w:p>
    <w:p w:rsidR="00000000" w:rsidDel="00000000" w:rsidP="00000000" w:rsidRDefault="00000000" w:rsidRPr="00000000" w14:paraId="000000A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58"/>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pPr>
      <w:hyperlink w:anchor="_heading=h.3na04zk">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YE 2020 Long-term Liabilities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105</w:t>
      </w:r>
    </w:p>
    <w:p w:rsidR="00000000" w:rsidDel="00000000" w:rsidP="00000000" w:rsidRDefault="00000000" w:rsidRPr="00000000" w14:paraId="000000A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709"/>
          <w:tab w:val="left" w:pos="1710"/>
          <w:tab w:val="left" w:pos="9451"/>
        </w:tabs>
        <w:spacing w:after="0" w:before="6" w:line="240" w:lineRule="auto"/>
        <w:ind w:left="1709" w:right="0" w:hanging="550"/>
        <w:jc w:val="left"/>
        <w:rPr>
          <w:rFonts w:ascii="Alegreya" w:cs="Alegreya" w:eastAsia="Alegreya" w:hAnsi="Alegreya"/>
          <w:b w:val="0"/>
          <w:i w:val="0"/>
          <w:smallCaps w:val="0"/>
          <w:strike w:val="0"/>
          <w:color w:val="000000"/>
          <w:sz w:val="24"/>
          <w:szCs w:val="24"/>
          <w:u w:val="none"/>
          <w:shd w:fill="auto" w:val="clear"/>
          <w:vertAlign w:val="baseline"/>
        </w:rPr>
        <w:sectPr>
          <w:footerReference r:id="rId17" w:type="default"/>
          <w:type w:val="nextPage"/>
          <w:pgSz w:h="15840" w:w="12240" w:orient="portrait"/>
          <w:pgMar w:bottom="1740" w:top="1720" w:left="1000" w:right="1300" w:header="0" w:footer="1554"/>
        </w:sectPr>
      </w:pPr>
      <w:hyperlink w:anchor="_heading=h.22faf7d">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 2019–20 Multi-Year Projection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106</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18" w:type="default"/>
          <w:type w:val="nextPage"/>
          <w:pgSz w:h="15840" w:w="12240" w:orient="portrait"/>
          <w:pgMar w:bottom="280" w:top="1820" w:left="1000" w:right="1300" w:header="0" w:footer="0"/>
        </w:sectPr>
      </w:pPr>
      <w:r w:rsidDel="00000000" w:rsidR="00000000" w:rsidRPr="00000000">
        <w:rPr>
          <w:rtl w:val="0"/>
        </w:rPr>
      </w:r>
    </w:p>
    <w:bookmarkStart w:colFirst="0" w:colLast="0" w:name="bookmark=id.3dy6vkm" w:id="6"/>
    <w:bookmarkEnd w:id="6"/>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709" w:right="1718" w:firstLine="0"/>
        <w:jc w:val="center"/>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Abbreviations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ARUSD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Alum Rock Unified School District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BAN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Anticipation Note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CAFR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Comprehensive Annual Financial Report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CDE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CMO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Management Organization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520" w:right="4752"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COE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County Office of Education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COVID-19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Corona Virus</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Disease 2019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CPRA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Public Records Act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CSBA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School Boards Association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DOE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 Department of Education</w:t>
      </w:r>
    </w:p>
    <w:p w:rsidR="00000000" w:rsidDel="00000000" w:rsidP="00000000" w:rsidRDefault="00000000" w:rsidRPr="00000000" w14:paraId="000000B3">
      <w:pPr>
        <w:spacing w:before="6" w:lineRule="auto"/>
        <w:ind w:left="1520" w:right="0" w:firstLine="0"/>
        <w:jc w:val="left"/>
        <w:rPr>
          <w:sz w:val="24"/>
          <w:szCs w:val="24"/>
        </w:rPr>
      </w:pPr>
      <w:r w:rsidDel="00000000" w:rsidR="00000000" w:rsidRPr="00000000">
        <w:rPr>
          <w:b w:val="1"/>
          <w:sz w:val="24"/>
          <w:szCs w:val="24"/>
          <w:rtl w:val="0"/>
        </w:rPr>
        <w:t xml:space="preserve">EC or Ed Code </w:t>
      </w:r>
      <w:r w:rsidDel="00000000" w:rsidR="00000000" w:rsidRPr="00000000">
        <w:rPr>
          <w:sz w:val="24"/>
          <w:szCs w:val="24"/>
          <w:rtl w:val="0"/>
        </w:rPr>
        <w:t xml:space="preserve">Education Code of California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ECLS-K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Early Childhood Longitudinal Study – Kindergarten class of 1998 or 2011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520" w:right="3848"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EMO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Management Organization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FOIA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(federal) Freedom of Information Act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GO bond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General Obligation Bond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LASD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Los Altos School District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LCAP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Control and Accountability Plan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LCFF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Control Funding Formula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LEA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Education Agency</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SACS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Standardized Account Code Structure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SARC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Accountability Report Card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SARS-CoV-2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Severe Acute Respiratory Syndrome Corona Virus #2</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520" w:right="3309"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SCCBOE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Santa Clara County Board of Education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SCCOE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Santa Clara County Office of Education </w:t>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SCC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Santa Clara County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SEDA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Stanford Educational Data Archive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TPS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Traditional Public School</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9" w:type="default"/>
          <w:type w:val="nextPage"/>
          <w:pgSz w:h="15840" w:w="12240" w:orient="portrait"/>
          <w:pgMar w:bottom="1740" w:top="1720" w:left="1000" w:right="1300" w:header="0" w:footer="1554"/>
        </w:sect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TRAN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Revenue Anticipation Note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20" w:type="default"/>
          <w:type w:val="nextPage"/>
          <w:pgSz w:h="15840" w:w="12240" w:orient="portrait"/>
          <w:pgMar w:bottom="280" w:top="1820" w:left="1000" w:right="1300" w:header="0" w:footer="0"/>
        </w:sectPr>
      </w:pPr>
      <w:r w:rsidDel="00000000" w:rsidR="00000000" w:rsidRPr="00000000">
        <w:rPr>
          <w:rtl w:val="0"/>
        </w:rPr>
      </w:r>
    </w:p>
    <w:bookmarkStart w:colFirst="0" w:colLast="0" w:name="bookmark=id.4d34og8" w:id="8"/>
    <w:bookmarkEnd w:id="8"/>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04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Glossary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ADA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Average Daily Attendance, the method that the state of California uses to determine how many students are in a particular school. An alternative is to use the number of students enrolled, some of whom may attend sporadically but still need to be educated when they do attend.</w:t>
      </w:r>
    </w:p>
    <w:p w:rsidR="00000000" w:rsidDel="00000000" w:rsidP="00000000" w:rsidRDefault="00000000" w:rsidRPr="00000000" w14:paraId="000000C4">
      <w:pPr>
        <w:spacing w:before="116" w:line="244" w:lineRule="auto"/>
        <w:ind w:left="1880" w:right="0" w:hanging="360"/>
        <w:jc w:val="left"/>
        <w:rPr>
          <w:sz w:val="24"/>
          <w:szCs w:val="24"/>
        </w:rPr>
      </w:pPr>
      <w:r w:rsidDel="00000000" w:rsidR="00000000" w:rsidRPr="00000000">
        <w:rPr>
          <w:b w:val="1"/>
          <w:sz w:val="24"/>
          <w:szCs w:val="24"/>
          <w:rtl w:val="0"/>
        </w:rPr>
        <w:t xml:space="preserve">arm’s length transaction </w:t>
      </w:r>
      <w:r w:rsidDel="00000000" w:rsidR="00000000" w:rsidRPr="00000000">
        <w:rPr>
          <w:sz w:val="24"/>
          <w:szCs w:val="24"/>
          <w:rtl w:val="0"/>
        </w:rPr>
        <w:t xml:space="preserve">A transaction, usually financial, where all parties are independent and self-interested.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basic aid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See “community funded”, the preferred term.</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4" w:lineRule="auto"/>
        <w:ind w:left="1880" w:right="76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blended learning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method of teaching where both in-person instruction and virtual instruction are used.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5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charter school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quasi-private school that is publicly funded but privately run.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chartering authority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governmental entity that grants charter schools the authority to operate and which provides oversight. In California, a chartering authority could be a public school district, a county office of education, or the California Department of Education.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4" w:lineRule="auto"/>
        <w:ind w:left="1880" w:right="166"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charter management organization (CMO)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non-profit organization that operates or manages a network of charter schools (either through a contract or as the charter holder) linked by centralized support, operations, and oversight ((CA Dept of Education), </w:t>
      </w:r>
      <w:hyperlink w:anchor="_heading=h.18vjpp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 type of charter school chain.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charter school chain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One or more individual charter schools owned by or operated by a parent organization, i.e. a charter management organization or a education management organization.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4" w:lineRule="auto"/>
        <w:ind w:left="1880" w:right="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community funded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California, if the local property tax revenue of a public school district exceeds the state minimum educational guarantee under Prop. 98, that district is called “community funded” (formerly “basic aid”).</w:t>
      </w:r>
    </w:p>
    <w:p w:rsidR="00000000" w:rsidDel="00000000" w:rsidP="00000000" w:rsidRDefault="00000000" w:rsidRPr="00000000" w14:paraId="000000CC">
      <w:pPr>
        <w:spacing w:before="116" w:lineRule="auto"/>
        <w:ind w:left="1520" w:right="0" w:firstLine="0"/>
        <w:jc w:val="left"/>
        <w:rPr>
          <w:sz w:val="24"/>
          <w:szCs w:val="24"/>
        </w:rPr>
      </w:pPr>
      <w:r w:rsidDel="00000000" w:rsidR="00000000" w:rsidRPr="00000000">
        <w:rPr>
          <w:b w:val="1"/>
          <w:sz w:val="24"/>
          <w:szCs w:val="24"/>
          <w:rtl w:val="0"/>
        </w:rPr>
        <w:t xml:space="preserve">cream skimming </w:t>
      </w:r>
      <w:r w:rsidDel="00000000" w:rsidR="00000000" w:rsidRPr="00000000">
        <w:rPr>
          <w:sz w:val="24"/>
          <w:szCs w:val="24"/>
          <w:rtl w:val="0"/>
        </w:rPr>
        <w:t xml:space="preserve">When charter schools select the best students to admit.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cross-collateralization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term from bond financing which indicates that an asset has been used as collateral in two different obligations.</w:t>
      </w:r>
    </w:p>
    <w:p w:rsidR="00000000" w:rsidDel="00000000" w:rsidP="00000000" w:rsidRDefault="00000000" w:rsidRPr="00000000" w14:paraId="000000CE">
      <w:pPr>
        <w:spacing w:before="117" w:line="244" w:lineRule="auto"/>
        <w:ind w:left="1880" w:right="166" w:hanging="360"/>
        <w:jc w:val="left"/>
        <w:rPr>
          <w:sz w:val="24"/>
          <w:szCs w:val="24"/>
        </w:rPr>
        <w:sectPr>
          <w:footerReference r:id="rId21" w:type="default"/>
          <w:type w:val="nextPage"/>
          <w:pgSz w:h="15840" w:w="12240" w:orient="portrait"/>
          <w:pgMar w:bottom="1740" w:top="1720" w:left="1000" w:right="1300" w:header="0" w:footer="1554"/>
        </w:sectPr>
      </w:pPr>
      <w:r w:rsidDel="00000000" w:rsidR="00000000" w:rsidRPr="00000000">
        <w:rPr>
          <w:b w:val="1"/>
          <w:sz w:val="24"/>
          <w:szCs w:val="24"/>
          <w:rtl w:val="0"/>
        </w:rPr>
        <w:t xml:space="preserve">double bottom line grantors </w:t>
      </w:r>
      <w:r w:rsidDel="00000000" w:rsidR="00000000" w:rsidRPr="00000000">
        <w:rPr>
          <w:sz w:val="24"/>
          <w:szCs w:val="24"/>
          <w:rtl w:val="0"/>
        </w:rPr>
        <w:t xml:space="preserve">Grantors (philanthropies) which measure social impact in addition to fiscal performance.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4" w:lineRule="auto"/>
        <w:ind w:left="1188" w:right="871"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education management organization (EMO)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for-profit entity that operates or manages a network of charter schools (either through a contract or as the charter holder) linked by centralized support, operations, and oversight.” ((CA Dept of Education), </w:t>
      </w:r>
      <w:hyperlink w:anchor="_heading=h.18vjpp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4" w:lineRule="auto"/>
        <w:ind w:left="1188" w:right="76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general obligation bonds (GO)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General obligation bonds are tax-exempt bonds backed by an LEA’s property revenues. State law limits bond debt to 2.5% of total assessed valuation for unified school district and 1.25% for elementary and high school districts.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parcel tax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property tax that is not based on the value of the property.</w:t>
      </w:r>
    </w:p>
    <w:p w:rsidR="00000000" w:rsidDel="00000000" w:rsidP="00000000" w:rsidRDefault="00000000" w:rsidRPr="00000000" w14:paraId="000000D2">
      <w:pPr>
        <w:spacing w:before="146" w:lineRule="auto"/>
        <w:ind w:left="828" w:right="0" w:firstLine="0"/>
        <w:jc w:val="left"/>
        <w:rPr>
          <w:sz w:val="24"/>
          <w:szCs w:val="24"/>
        </w:rPr>
      </w:pPr>
      <w:r w:rsidDel="00000000" w:rsidR="00000000" w:rsidRPr="00000000">
        <w:rPr>
          <w:b w:val="1"/>
          <w:sz w:val="24"/>
          <w:szCs w:val="24"/>
          <w:rtl w:val="0"/>
        </w:rPr>
        <w:t xml:space="preserve">philanthrocapitalism </w:t>
      </w:r>
      <w:r w:rsidDel="00000000" w:rsidR="00000000" w:rsidRPr="00000000">
        <w:rPr>
          <w:sz w:val="24"/>
          <w:szCs w:val="24"/>
          <w:rtl w:val="0"/>
        </w:rPr>
        <w:t xml:space="preserve">Using a market capitalism approach in non-profits.</w:t>
      </w:r>
    </w:p>
    <w:p w:rsidR="00000000" w:rsidDel="00000000" w:rsidP="00000000" w:rsidRDefault="00000000" w:rsidRPr="00000000" w14:paraId="000000D3">
      <w:pPr>
        <w:spacing w:before="147" w:lineRule="auto"/>
        <w:ind w:left="828" w:right="0" w:firstLine="0"/>
        <w:jc w:val="left"/>
        <w:rPr>
          <w:sz w:val="24"/>
          <w:szCs w:val="24"/>
        </w:rPr>
      </w:pPr>
      <w:r w:rsidDel="00000000" w:rsidR="00000000" w:rsidRPr="00000000">
        <w:rPr>
          <w:b w:val="1"/>
          <w:sz w:val="24"/>
          <w:szCs w:val="24"/>
          <w:rtl w:val="0"/>
        </w:rPr>
        <w:t xml:space="preserve">portfolio school district </w:t>
      </w:r>
      <w:r w:rsidDel="00000000" w:rsidR="00000000" w:rsidRPr="00000000">
        <w:rPr>
          <w:sz w:val="24"/>
          <w:szCs w:val="24"/>
          <w:rtl w:val="0"/>
        </w:rPr>
        <w:t xml:space="preserve">A collection of diverse charter schools managed as together.</w:t>
      </w:r>
    </w:p>
    <w:p w:rsidR="00000000" w:rsidDel="00000000" w:rsidP="00000000" w:rsidRDefault="00000000" w:rsidRPr="00000000" w14:paraId="000000D4">
      <w:pPr>
        <w:spacing w:before="147" w:lineRule="auto"/>
        <w:ind w:left="828" w:right="0" w:firstLine="0"/>
        <w:jc w:val="left"/>
        <w:rPr>
          <w:sz w:val="24"/>
          <w:szCs w:val="24"/>
        </w:rPr>
      </w:pPr>
      <w:r w:rsidDel="00000000" w:rsidR="00000000" w:rsidRPr="00000000">
        <w:rPr>
          <w:b w:val="1"/>
          <w:sz w:val="24"/>
          <w:szCs w:val="24"/>
          <w:rtl w:val="0"/>
        </w:rPr>
        <w:t xml:space="preserve">property tax </w:t>
      </w:r>
      <w:r w:rsidDel="00000000" w:rsidR="00000000" w:rsidRPr="00000000">
        <w:rPr>
          <w:sz w:val="24"/>
          <w:szCs w:val="24"/>
          <w:rtl w:val="0"/>
        </w:rPr>
        <w:t xml:space="preserve">A tax based on the assessed value of a property.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4" w:lineRule="auto"/>
        <w:ind w:left="1188" w:right="76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Proposition 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Passed by California voters in 2000 as a constitutional amendment, Prop. 13 devastated funding to local governments, including school districts by limiting the property tax to 1% of assess value and requiring a two-thirds majority to increase non-property taxes.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4" w:lineRule="auto"/>
        <w:ind w:left="1188" w:right="871"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Proposition 39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Passed by California voters in 2000 as a constitutional amendment and state statute, Prop. 39 mandates that public school districts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must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provide reasonably equivalent facilities to charter schools if requested.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4" w:lineRule="auto"/>
        <w:ind w:left="1188" w:right="888" w:hanging="360"/>
        <w:jc w:val="both"/>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Proposition 98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Passed by California voters 1988 as a constitutional amendment and state statute, Prop. 98 mandated a minimum percentage of the state budget to be spent on K-14 education. The exact formula is complicated…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4" w:lineRule="auto"/>
        <w:ind w:left="1188" w:right="981"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public school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are funded by taxpayers and are governed by a publicly elected Board of Trustees. Unlike charter schools, public schools accept any and all students who wish to enroll, at any time of year, regardless of race, national origin, sexual orientation, gender, religion, citizenship, ability, disability, or language proficiency.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4" w:lineRule="auto"/>
        <w:ind w:left="1188" w:right="760" w:hanging="360"/>
        <w:jc w:val="left"/>
        <w:rPr>
          <w:rFonts w:ascii="Alegreya" w:cs="Alegreya" w:eastAsia="Alegreya" w:hAnsi="Alegreya"/>
          <w:b w:val="0"/>
          <w:i w:val="0"/>
          <w:smallCaps w:val="0"/>
          <w:strike w:val="0"/>
          <w:color w:val="000000"/>
          <w:sz w:val="24"/>
          <w:szCs w:val="24"/>
          <w:u w:val="none"/>
          <w:shd w:fill="auto" w:val="clear"/>
          <w:vertAlign w:val="baseline"/>
        </w:rPr>
        <w:sectPr>
          <w:footerReference r:id="rId22" w:type="default"/>
          <w:type w:val="nextPage"/>
          <w:pgSz w:h="15840" w:w="12240" w:orient="portrait"/>
          <w:pgMar w:bottom="1740" w:top="1720" w:left="1000" w:right="1300" w:header="0" w:footer="1554"/>
        </w:sect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related party transaction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transaction, usually financial, where all parties are not independent or are self-interested, i.e. when the transaction is not an “arm’s length transaction”. A synonym for “self-dealing”.</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4" w:lineRule="auto"/>
        <w:ind w:left="1880" w:right="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revenue bonds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Tax-exempt bonds guaranteed by a schools revenue instead of by an LEA’s property tax revenue.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school choice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umbrella term used by “education reformers” to put positive spin on the privatization of public education. Charter schools, school vouchers, and educational savings accounts are the most common forms of school choice.</w:t>
      </w:r>
    </w:p>
    <w:p w:rsidR="00000000" w:rsidDel="00000000" w:rsidP="00000000" w:rsidRDefault="00000000" w:rsidRPr="00000000" w14:paraId="000000DC">
      <w:pPr>
        <w:spacing w:before="117" w:lineRule="auto"/>
        <w:ind w:left="1520" w:right="0" w:firstLine="0"/>
        <w:jc w:val="left"/>
        <w:rPr>
          <w:sz w:val="24"/>
          <w:szCs w:val="24"/>
        </w:rPr>
      </w:pPr>
      <w:r w:rsidDel="00000000" w:rsidR="00000000" w:rsidRPr="00000000">
        <w:rPr>
          <w:b w:val="1"/>
          <w:sz w:val="24"/>
          <w:szCs w:val="24"/>
          <w:rtl w:val="0"/>
        </w:rPr>
        <w:t xml:space="preserve">socio-economic status </w:t>
      </w:r>
      <w:r w:rsidDel="00000000" w:rsidR="00000000" w:rsidRPr="00000000">
        <w:rPr>
          <w:sz w:val="24"/>
          <w:szCs w:val="24"/>
          <w:rtl w:val="0"/>
        </w:rPr>
        <w:t xml:space="preserve">A euphemism for wealth.</w:t>
      </w:r>
    </w:p>
    <w:p w:rsidR="00000000" w:rsidDel="00000000" w:rsidP="00000000" w:rsidRDefault="00000000" w:rsidRPr="00000000" w14:paraId="000000DD">
      <w:pPr>
        <w:spacing w:before="126" w:lineRule="auto"/>
        <w:ind w:left="1520" w:right="0" w:firstLine="0"/>
        <w:jc w:val="left"/>
        <w:rPr>
          <w:sz w:val="24"/>
          <w:szCs w:val="24"/>
        </w:rPr>
      </w:pPr>
      <w:r w:rsidDel="00000000" w:rsidR="00000000" w:rsidRPr="00000000">
        <w:rPr>
          <w:b w:val="1"/>
          <w:sz w:val="24"/>
          <w:szCs w:val="24"/>
          <w:rtl w:val="0"/>
        </w:rPr>
        <w:t xml:space="preserve">student pushout </w:t>
      </w:r>
      <w:r w:rsidDel="00000000" w:rsidR="00000000" w:rsidRPr="00000000">
        <w:rPr>
          <w:sz w:val="24"/>
          <w:szCs w:val="24"/>
          <w:rtl w:val="0"/>
        </w:rPr>
        <w:t xml:space="preserve">When charter schools push their lowest performing students out.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4" w:lineRule="auto"/>
        <w:ind w:left="1880" w:right="166"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tax-exempt conduit bonds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Bonds issued to make loans to entities other than state or local governments are known as “conduit bonds” or “conduit issues” and state or local governments that issue these bonds are known as “conduit issuers.” Conduit issuers (usually) ensure that the revenues of the charter school are sufficient to pay off the conduit bond with interest.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theory of action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logical chain of reasoning that explains what needs to happen to go from a particular (current) social state to another (future) social state.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4" w:lineRule="auto"/>
        <w:ind w:left="1880" w:right="0"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trailer bills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Legislative bills which implement and fund elements of California’s enacted budget.</w:t>
      </w:r>
    </w:p>
    <w:p w:rsidR="00000000" w:rsidDel="00000000" w:rsidP="00000000" w:rsidRDefault="00000000" w:rsidRPr="00000000" w14:paraId="000000E1">
      <w:pPr>
        <w:spacing w:before="118" w:lineRule="auto"/>
        <w:ind w:left="1520" w:right="0" w:firstLine="0"/>
        <w:jc w:val="left"/>
        <w:rPr>
          <w:sz w:val="24"/>
          <w:szCs w:val="24"/>
        </w:rPr>
      </w:pPr>
      <w:r w:rsidDel="00000000" w:rsidR="00000000" w:rsidRPr="00000000">
        <w:rPr>
          <w:b w:val="1"/>
          <w:sz w:val="24"/>
          <w:szCs w:val="24"/>
          <w:rtl w:val="0"/>
        </w:rPr>
        <w:t xml:space="preserve">typical or neuro-typical children </w:t>
      </w:r>
      <w:r w:rsidDel="00000000" w:rsidR="00000000" w:rsidRPr="00000000">
        <w:rPr>
          <w:sz w:val="24"/>
          <w:szCs w:val="24"/>
          <w:rtl w:val="0"/>
        </w:rPr>
        <w:t xml:space="preserve">Children without special needs.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4" w:lineRule="auto"/>
        <w:ind w:left="1880" w:right="222" w:hanging="36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unduplicated pupils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State of California augments school district revenue on a per pupil basis for every pupil that qualifies for free or reduced price lunch, or is an English language learner, or is a foster youth, but only an unduplicated basis. Notably, children with special needs are not considered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unduplicated pupils</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 w:lineRule="auto"/>
        <w:ind w:left="188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23" w:type="default"/>
          <w:type w:val="nextPage"/>
          <w:pgSz w:h="15840" w:w="12240" w:orient="portrait"/>
          <w:pgMar w:bottom="1740" w:top="1720" w:left="1000" w:right="1300" w:header="0" w:footer="1554"/>
        </w:sect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Neither are homeless children.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24"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36"/>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17dp8vu" w:id="10"/>
      <w:bookmarkEnd w:id="1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If, in Harold Lasswell’s words, politics is about who gets what, when, and how</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(Lasswell, </w:t>
      </w:r>
      <w:hyperlink w:anchor="_heading=h.1yib0w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1936),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then education is surely one of the most consequential — and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fascinating — of public policy issues. At stake is the future well-being of 56.4 million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students on whose behalf federal, state, and local governments spend upwards of three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quarters of a trillion dollars annually.</w:t>
      </w:r>
      <w:hyperlink w:anchor="_heading=h.26in1rg">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number of stakeholders is huge: every parent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every child is a stakeholder, as are teachers, administrators, legislators, employees of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fifty state departments of education, the federal Department of Education, the President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the United States, the U.S. Supreme Court, and state and local courts. Stakeholders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exist throughout the United States, in states, counties, cities, towns, villages, and in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almost 100 thousand schools in thousands of school districts. The COVID-19 pandemic of</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last 2+ years has revealed just how important public education 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3"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is the arena in which parents, legislators, unions, political parties,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billionaires, technologists, scholars and educators clash, all vying for influence and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reward. Education is where religion, politics, free market neoliberalism, and social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justice intersect. One topic in particular has, in the last fifty years, generated 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disproportionate share of discord: the privatization of public education, i.e. school</w:t>
      </w:r>
    </w:p>
    <w:p w:rsidR="00000000" w:rsidDel="00000000" w:rsidP="00000000" w:rsidRDefault="00000000" w:rsidRPr="00000000" w14:paraId="000000F7">
      <w:pPr>
        <w:spacing w:before="126" w:lineRule="auto"/>
        <w:ind w:left="830" w:right="0" w:firstLine="0"/>
        <w:jc w:val="left"/>
        <w:rPr>
          <w:sz w:val="16"/>
          <w:szCs w:val="16"/>
        </w:rPr>
      </w:pPr>
      <w:r w:rsidDel="00000000" w:rsidR="00000000" w:rsidRPr="00000000">
        <w:rPr>
          <w:rFonts w:ascii="Alegreya Sans" w:cs="Alegreya Sans" w:eastAsia="Alegreya Sans" w:hAnsi="Alegreya Sans"/>
          <w:sz w:val="16"/>
          <w:szCs w:val="16"/>
          <w:rtl w:val="0"/>
        </w:rPr>
        <w:t xml:space="preserve">18  </w:t>
      </w:r>
      <w:r w:rsidDel="00000000" w:rsidR="00000000" w:rsidRPr="00000000">
        <w:rPr>
          <w:sz w:val="24"/>
          <w:szCs w:val="24"/>
          <w:rtl w:val="0"/>
        </w:rPr>
        <w:t xml:space="preserve">choice.</w:t>
      </w:r>
      <w:hyperlink w:anchor="_heading=h.lnxbz9">
        <w:r w:rsidDel="00000000" w:rsidR="00000000" w:rsidRPr="00000000">
          <w:rPr>
            <w:sz w:val="26.666666666666668"/>
            <w:szCs w:val="26.666666666666668"/>
            <w:vertAlign w:val="superscript"/>
            <w:rtl w:val="0"/>
          </w:rPr>
          <w:t xml:space="preserve">2</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3"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Formerly sleepy school board elections have attracted national interest, and with that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interest, a flood of money. The 2020 Los Angeles school board election cost over $14M for</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just four seats and generated articles in the national press. Likewise, a November 2016</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152400</wp:posOffset>
                </wp:positionV>
                <wp:extent cx="1270" cy="12700"/>
                <wp:effectExtent b="0" l="0" r="0" t="0"/>
                <wp:wrapTopAndBottom distB="0" distT="0"/>
                <wp:docPr id="23" name=""/>
                <a:graphic>
                  <a:graphicData uri="http://schemas.microsoft.com/office/word/2010/wordprocessingShape">
                    <wps:wsp>
                      <wps:cNvSpPr/>
                      <wps:cNvPr id="13" name="Shape 13"/>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152400</wp:posOffset>
                </wp:positionV>
                <wp:extent cx="1270" cy="12700"/>
                <wp:effectExtent b="0" l="0" r="0" t="0"/>
                <wp:wrapTopAndBottom distB="0" distT="0"/>
                <wp:docPr id="23"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FC">
      <w:pPr>
        <w:spacing w:before="156" w:line="194" w:lineRule="auto"/>
        <w:ind w:left="1160" w:right="0" w:firstLine="371.9999999999999"/>
        <w:jc w:val="left"/>
        <w:rPr>
          <w:sz w:val="20"/>
          <w:szCs w:val="20"/>
        </w:rPr>
      </w:pPr>
      <w:bookmarkStart w:colFirst="0" w:colLast="0" w:name="_heading=h.26in1rg" w:id="12"/>
      <w:bookmarkEnd w:id="12"/>
      <w:r w:rsidDel="00000000" w:rsidR="00000000" w:rsidRPr="00000000">
        <w:rPr>
          <w:sz w:val="23.333333333333336"/>
          <w:szCs w:val="23.333333333333336"/>
          <w:vertAlign w:val="superscript"/>
          <w:rtl w:val="0"/>
        </w:rPr>
        <w:t xml:space="preserve">1</w:t>
      </w:r>
      <w:r w:rsidDel="00000000" w:rsidR="00000000" w:rsidRPr="00000000">
        <w:rPr>
          <w:sz w:val="20"/>
          <w:szCs w:val="20"/>
          <w:rtl w:val="0"/>
        </w:rPr>
        <w:t xml:space="preserve">The 50 states and the federal government spent $734.9B in 2017–18. Using an inflation rate of 2%, spending for 2021–22 would be just shy of $800B. (Author’s estimate using data from “Revenues and Expenditures for Public Elementary and Secondary Education: FY 18”, NCES, 2020)</w:t>
      </w:r>
    </w:p>
    <w:p w:rsidR="00000000" w:rsidDel="00000000" w:rsidP="00000000" w:rsidRDefault="00000000" w:rsidRPr="00000000" w14:paraId="000000FD">
      <w:pPr>
        <w:spacing w:before="123" w:line="194" w:lineRule="auto"/>
        <w:ind w:left="1160" w:right="166" w:firstLine="354.00000000000006"/>
        <w:jc w:val="left"/>
        <w:rPr>
          <w:sz w:val="20"/>
          <w:szCs w:val="20"/>
        </w:rPr>
        <w:sectPr>
          <w:footerReference r:id="rId26" w:type="default"/>
          <w:type w:val="nextPage"/>
          <w:pgSz w:h="15840" w:w="12240" w:orient="portrait"/>
          <w:pgMar w:bottom="1640" w:top="1720" w:left="1000" w:right="1300" w:header="0" w:footer="1451"/>
        </w:sectPr>
      </w:pPr>
      <w:bookmarkStart w:colFirst="0" w:colLast="0" w:name="_heading=h.lnxbz9" w:id="13"/>
      <w:bookmarkEnd w:id="13"/>
      <w:r w:rsidDel="00000000" w:rsidR="00000000" w:rsidRPr="00000000">
        <w:rPr>
          <w:sz w:val="23.333333333333336"/>
          <w:szCs w:val="23.333333333333336"/>
          <w:vertAlign w:val="superscript"/>
          <w:rtl w:val="0"/>
        </w:rPr>
        <w:t xml:space="preserve">2</w:t>
      </w:r>
      <w:r w:rsidDel="00000000" w:rsidR="00000000" w:rsidRPr="00000000">
        <w:rPr>
          <w:sz w:val="20"/>
          <w:szCs w:val="20"/>
          <w:rtl w:val="0"/>
        </w:rPr>
        <w:t xml:space="preserve">“School choice” is an Orwellian name designed to mislead, to dress up an otherwise unpalatable reality: privatization takes something that used to be available to all and restricts it exclusively to those who can afford to pay.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statewide proposition in Massachusetts that sought to expand charter schools was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covered extensively by national newspapers with one advocacy group spending more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than $15M (not including a $425,000 fine for violating campaign law).</w:t>
      </w:r>
      <w:hyperlink w:anchor="_heading=h.44sinio">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3</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Betsy DeVos, U.S.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Secretary of Education under the former President Donald Trump, drew fierce criticism</w:t>
      </w:r>
    </w:p>
    <w:sdt>
      <w:sdtPr>
        <w:tag w:val="goog_rdk_1"/>
      </w:sdtPr>
      <w:sdtContent>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2"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the start of her tenure, criticism which was endlessly reported on. </w:t>
          </w:r>
          <w:sdt>
            <w:sdtPr>
              <w:tag w:val="goog_rdk_0"/>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t xml:space="preserve">What caused</w:t>
              </w:r>
            </w:sdtContent>
          </w:sdt>
        </w:p>
      </w:sdtContent>
    </w:sdt>
    <w:sdt>
      <w:sdtPr>
        <w:tag w:val="goog_rdk_5"/>
      </w:sdtPr>
      <w:sdtContent>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pPr>
          <w:sdt>
            <w:sdtPr>
              <w:tag w:val="goog_rdk_2"/>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0" w:date="2022-08-05T18:28:24Z">
                    <w:rPr>
                      <w:rFonts w:ascii="Alegreya Sans" w:cs="Alegreya Sans" w:eastAsia="Alegreya Sans" w:hAnsi="Alegreya Sans"/>
                      <w:b w:val="0"/>
                      <w:i w:val="0"/>
                      <w:smallCaps w:val="0"/>
                      <w:strike w:val="0"/>
                      <w:color w:val="000000"/>
                      <w:sz w:val="16"/>
                      <w:szCs w:val="16"/>
                      <w:u w:val="none"/>
                      <w:shd w:fill="fce5cd" w:val="clear"/>
                      <w:vertAlign w:val="baseline"/>
                    </w:rPr>
                  </w:rPrChange>
                </w:rPr>
                <w:t xml:space="preserve">6  </w:t>
              </w:r>
            </w:sdtContent>
          </w:sdt>
          <w:sdt>
            <w:sdtPr>
              <w:tag w:val="goog_rdk_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t xml:space="preserve">these</w:t>
              </w:r>
            </w:sdtContent>
          </w:sdt>
          <w:sdt>
            <w:sdtPr>
              <w:tag w:val="goog_rdk_4"/>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t xml:space="preserve"> uproars? Why was so much money spent on these and other elections? The answer</w:t>
              </w:r>
            </w:sdtContent>
          </w:sdt>
        </w:p>
      </w:sdtContent>
    </w:sdt>
    <w:sdt>
      <w:sdtPr>
        <w:tag w:val="goog_rdk_8"/>
      </w:sdtPr>
      <w:sdtContent>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pPr>
          <w:sdt>
            <w:sdtPr>
              <w:tag w:val="goog_rdk_6"/>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0" w:date="2022-08-05T18:28:24Z">
                    <w:rPr>
                      <w:rFonts w:ascii="Alegreya Sans" w:cs="Alegreya Sans" w:eastAsia="Alegreya Sans" w:hAnsi="Alegreya Sans"/>
                      <w:b w:val="0"/>
                      <w:i w:val="0"/>
                      <w:smallCaps w:val="0"/>
                      <w:strike w:val="0"/>
                      <w:color w:val="000000"/>
                      <w:sz w:val="16"/>
                      <w:szCs w:val="16"/>
                      <w:u w:val="none"/>
                      <w:shd w:fill="fce5cd" w:val="clear"/>
                      <w:vertAlign w:val="baseline"/>
                    </w:rPr>
                  </w:rPrChange>
                </w:rPr>
                <w:t xml:space="preserve">7  </w:t>
              </w:r>
            </w:sdtContent>
          </w:sdt>
          <w:sdt>
            <w:sdtPr>
              <w:tag w:val="goog_rdk_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0" w:date="2022-08-05T18:28:24Z">
                    <w:rPr>
                      <w:rFonts w:ascii="Alegreya" w:cs="Alegreya" w:eastAsia="Alegreya" w:hAnsi="Alegreya"/>
                      <w:b w:val="0"/>
                      <w:i w:val="0"/>
                      <w:smallCaps w:val="0"/>
                      <w:strike w:val="0"/>
                      <w:color w:val="000000"/>
                      <w:sz w:val="24"/>
                      <w:szCs w:val="24"/>
                      <w:u w:val="none"/>
                      <w:shd w:fill="fce5cd" w:val="clear"/>
                      <w:vertAlign w:val="baseline"/>
                    </w:rPr>
                  </w:rPrChange>
                </w:rPr>
                <w:t xml:space="preserve">is charter schools.</w:t>
              </w:r>
            </w:sdtContent>
          </w:sdt>
        </w:p>
      </w:sdtContent>
    </w:sdt>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bookmarkStart w:colFirst="0" w:colLast="0" w:name="bookmark=id.35nkun2" w:id="14"/>
      <w:bookmarkEnd w:id="1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and Charter Schools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Most schools in the United States are either traditional public school (TPS), charter</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or private schools, with one catchall category: alternative schools. Only two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states, Nebraska and North Dakota, have resisted all forms of school choice; all states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have private schools and an extensive public school system. By definition, school choice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encompasses charter, private, magnet, and homeschooling, i.e. every kind of school</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traditional except public schools. But, because school vouchers in particular are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becoming more common, school choice now increasingly refers to school vouchers in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addition to charter schools (Enlow, </w:t>
      </w:r>
      <w:hyperlink w:anchor="_heading=h.3pp52g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2022).</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7"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under this definition of school choice, take a number of forms: they can, like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TPSs be in-person, but unlike TPSs, they can also be completely online (virtual), or even a</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blend of virtual and in-person. How school choice is financed varies as well. School</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vouchers, various types of tax-credits, savings accounts, and tax deductions, have all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been used, often augmented by tax dollars. The phrase “school choice” is also associated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529 savings accounts, student income loans, social impact bonds, and</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wp:posOffset>
                </wp:positionV>
                <wp:extent cx="1270" cy="12700"/>
                <wp:effectExtent b="0" l="0" r="0" t="0"/>
                <wp:wrapTopAndBottom distB="0" distT="0"/>
                <wp:docPr id="112" name=""/>
                <a:graphic>
                  <a:graphicData uri="http://schemas.microsoft.com/office/word/2010/wordprocessingShape">
                    <wps:wsp>
                      <wps:cNvSpPr/>
                      <wps:cNvPr id="104" name="Shape 10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wp:posOffset>
                </wp:positionV>
                <wp:extent cx="1270" cy="12700"/>
                <wp:effectExtent b="0" l="0" r="0" t="0"/>
                <wp:wrapTopAndBottom distB="0" distT="0"/>
                <wp:docPr id="112" name="image103.png"/>
                <a:graphic>
                  <a:graphicData uri="http://schemas.openxmlformats.org/drawingml/2006/picture">
                    <pic:pic>
                      <pic:nvPicPr>
                        <pic:cNvPr id="0" name="image103.png"/>
                        <pic:cNvPicPr preferRelativeResize="0"/>
                      </pic:nvPicPr>
                      <pic:blipFill>
                        <a:blip r:embed="rId2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18">
      <w:pPr>
        <w:spacing w:before="156" w:line="194" w:lineRule="auto"/>
        <w:ind w:left="468" w:right="871" w:firstLine="362"/>
        <w:jc w:val="left"/>
        <w:rPr>
          <w:sz w:val="20"/>
          <w:szCs w:val="20"/>
        </w:rPr>
        <w:sectPr>
          <w:footerReference r:id="rId28" w:type="default"/>
          <w:type w:val="nextPage"/>
          <w:pgSz w:h="15840" w:w="12240" w:orient="portrait"/>
          <w:pgMar w:bottom="1640" w:top="1720" w:left="1000" w:right="1300" w:header="0" w:footer="1451"/>
        </w:sectPr>
      </w:pPr>
      <w:bookmarkStart w:colFirst="0" w:colLast="0" w:name="_heading=h.44sinio" w:id="16"/>
      <w:bookmarkEnd w:id="16"/>
      <w:r w:rsidDel="00000000" w:rsidR="00000000" w:rsidRPr="00000000">
        <w:rPr>
          <w:sz w:val="23.333333333333336"/>
          <w:szCs w:val="23.333333333333336"/>
          <w:vertAlign w:val="superscript"/>
          <w:rtl w:val="0"/>
        </w:rPr>
        <w:t xml:space="preserve">3 </w:t>
      </w:r>
      <w:r w:rsidDel="00000000" w:rsidR="00000000" w:rsidRPr="00000000">
        <w:rPr>
          <w:sz w:val="20"/>
          <w:szCs w:val="20"/>
          <w:rtl w:val="0"/>
        </w:rPr>
        <w:t xml:space="preserve">Details of the financing of the Great Schools Massachusetts 2016 ballot committee are spelled out in Cunningham </w:t>
      </w:r>
      <w:hyperlink w:anchor="_heading=h.sabnu4">
        <w:r w:rsidDel="00000000" w:rsidR="00000000" w:rsidRPr="00000000">
          <w:rPr>
            <w:sz w:val="20"/>
            <w:szCs w:val="20"/>
            <w:rtl w:val="0"/>
          </w:rPr>
          <w:t xml:space="preserve">(2021).</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philanthrocapitalism</w:t>
      </w:r>
      <w:hyperlink w:anchor="_heading=h.2jxsxqh">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8"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Regardless of how school choice is financed, school choice complicates what used to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 a system of mostly public schools plus a few private schools that had been in place for</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over 150 years. This new kind of financing has raised some fundamental questions: Who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benefits from this new financing? Do the children for whom education is the difference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between being poor and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flourishing benefit</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Is education is being turned into a low-risk,</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profitable investment for hedge funds, private equity firms, investment banks, and the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one percent?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8"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various forms of school choice have waxed and waned, but charter schools were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present at the creation of the privatization movement in education and have continued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enroll more and more students, diverting more and more dollars out of the public</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system (Lafer, </w:t>
      </w:r>
      <w:hyperlink w:anchor="_heading=h.1l354x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2017a;</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Lafer, </w:t>
      </w:r>
      <w:hyperlink w:anchor="_heading=h.2k82xt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Lafer et al., </w:t>
      </w:r>
      <w:hyperlink w:anchor="_heading=h.zdd8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School choice has spawned an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entire industry devoted to marketing school choice: academic departments and</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institutions, educational associations, think tanks, astroturf</w:t>
      </w:r>
      <w:hyperlink w:anchor="_heading=h.z337ya">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5</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advocacy groups, and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political action committees, all of which are examples of the marketing of the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privatization of public education.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8"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According to the National Center of Education Statistics in the U.S. Department of</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there were 7,547 elementary and secondary charter schools in the United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States enrolling 3,431,230 students in 2019–20 school year (de Brey et al., </w:t>
      </w:r>
      <w:hyperlink w:anchor="_heading=h.4bewzdj">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Table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216.90, p.144). This represents 7.7% of the total number of elementary and secondary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and 6.8% of the total number of students in the United States. The state with the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greatest charter school presence was California which had 1,321 schools (12.7% of the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total) and 674,652 students (11.0%). Within California, in the 2019–20 school year, charter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190500</wp:posOffset>
                </wp:positionV>
                <wp:extent cx="1270" cy="12700"/>
                <wp:effectExtent b="0" l="0" r="0" t="0"/>
                <wp:wrapTopAndBottom distB="0" distT="0"/>
                <wp:docPr id="166" name=""/>
                <a:graphic>
                  <a:graphicData uri="http://schemas.microsoft.com/office/word/2010/wordprocessingShape">
                    <wps:wsp>
                      <wps:cNvSpPr/>
                      <wps:cNvPr id="295" name="Shape 295"/>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190500</wp:posOffset>
                </wp:positionV>
                <wp:extent cx="1270" cy="12700"/>
                <wp:effectExtent b="0" l="0" r="0" t="0"/>
                <wp:wrapTopAndBottom distB="0" distT="0"/>
                <wp:docPr id="166" name="image161.png"/>
                <a:graphic>
                  <a:graphicData uri="http://schemas.openxmlformats.org/drawingml/2006/picture">
                    <pic:pic>
                      <pic:nvPicPr>
                        <pic:cNvPr id="0" name="image161.png"/>
                        <pic:cNvPicPr preferRelativeResize="0"/>
                      </pic:nvPicPr>
                      <pic:blipFill>
                        <a:blip r:embed="rId2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31">
      <w:pPr>
        <w:spacing w:before="113" w:lineRule="auto"/>
        <w:ind w:left="1517" w:right="0" w:firstLine="0"/>
        <w:jc w:val="left"/>
        <w:rPr>
          <w:sz w:val="20"/>
          <w:szCs w:val="20"/>
        </w:rPr>
      </w:pPr>
      <w:bookmarkStart w:colFirst="0" w:colLast="0" w:name="_heading=h.2jxsxqh" w:id="17"/>
      <w:bookmarkEnd w:id="17"/>
      <w:r w:rsidDel="00000000" w:rsidR="00000000" w:rsidRPr="00000000">
        <w:rPr>
          <w:sz w:val="23.333333333333336"/>
          <w:szCs w:val="23.333333333333336"/>
          <w:vertAlign w:val="superscript"/>
          <w:rtl w:val="0"/>
        </w:rPr>
        <w:t xml:space="preserve">4</w:t>
      </w:r>
      <w:r w:rsidDel="00000000" w:rsidR="00000000" w:rsidRPr="00000000">
        <w:rPr>
          <w:sz w:val="20"/>
          <w:szCs w:val="20"/>
          <w:rtl w:val="0"/>
        </w:rPr>
        <w:t xml:space="preserve">The use of a market-based approach in philanthropy</w:t>
      </w:r>
    </w:p>
    <w:p w:rsidR="00000000" w:rsidDel="00000000" w:rsidP="00000000" w:rsidRDefault="00000000" w:rsidRPr="00000000" w14:paraId="00000132">
      <w:pPr>
        <w:spacing w:before="107" w:line="194" w:lineRule="auto"/>
        <w:ind w:left="1160" w:right="0" w:firstLine="360"/>
        <w:jc w:val="left"/>
        <w:rPr>
          <w:sz w:val="20"/>
          <w:szCs w:val="20"/>
        </w:rPr>
        <w:sectPr>
          <w:footerReference r:id="rId30" w:type="default"/>
          <w:type w:val="nextPage"/>
          <w:pgSz w:h="15840" w:w="12240" w:orient="portrait"/>
          <w:pgMar w:bottom="1640" w:top="1720" w:left="1000" w:right="1300" w:header="0" w:footer="1451"/>
        </w:sectPr>
      </w:pPr>
      <w:bookmarkStart w:colFirst="0" w:colLast="0" w:name="_heading=h.z337ya" w:id="18"/>
      <w:bookmarkEnd w:id="18"/>
      <w:r w:rsidDel="00000000" w:rsidR="00000000" w:rsidRPr="00000000">
        <w:rPr>
          <w:sz w:val="23.333333333333336"/>
          <w:szCs w:val="23.333333333333336"/>
          <w:vertAlign w:val="superscript"/>
          <w:rtl w:val="0"/>
        </w:rPr>
        <w:t xml:space="preserve">5</w:t>
      </w:r>
      <w:r w:rsidDel="00000000" w:rsidR="00000000" w:rsidRPr="00000000">
        <w:rPr>
          <w:sz w:val="20"/>
          <w:szCs w:val="20"/>
          <w:rtl w:val="0"/>
        </w:rPr>
        <w:t xml:space="preserve">Wordnik definition: “The disguising of an orchestrated campaign as a “grass-roots” event – i.e., a spontaneous upwelling of public opinion.”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in Santa Clara County enrolled 31,584 students (13.6% out of 231,865) (California</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Department of Education, </w:t>
      </w:r>
      <w:hyperlink w:anchor="_heading=h.3sv78d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3"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are notable patterns, and the COVID-19 pandemic has accelerated the growth</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charter schools, in contrast to the small decline of recent years. However, this recent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growth appears to be almost completely due to the expansion of virtual charter schools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(Strauss, </w:t>
      </w:r>
      <w:hyperlink w:anchor="_heading=h.3yqobt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Despite continued growth, charter schools remain controversial and have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generated heated debate. Reports and studies from charter school opponents have been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answered by reports and studies from charter school advocates. Both sides claim their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methodology to be superior and consider the other side’s fatally flawed.</w:t>
      </w:r>
      <w:hyperlink w:anchor="_heading=h.3j2qqm3">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6</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3"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the research indicates – again and again – is that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some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under</w:t>
      </w:r>
    </w:p>
    <w:p w:rsidR="00000000" w:rsidDel="00000000" w:rsidP="00000000" w:rsidRDefault="00000000" w:rsidRPr="00000000" w14:paraId="0000013D">
      <w:pPr>
        <w:spacing w:before="125" w:lineRule="auto"/>
        <w:ind w:left="159" w:right="0" w:firstLine="0"/>
        <w:jc w:val="left"/>
        <w:rPr>
          <w:sz w:val="24"/>
          <w:szCs w:val="24"/>
        </w:rPr>
      </w:pPr>
      <w:r w:rsidDel="00000000" w:rsidR="00000000" w:rsidRPr="00000000">
        <w:rPr>
          <w:rFonts w:ascii="Alegreya Sans" w:cs="Alegreya Sans" w:eastAsia="Alegreya Sans" w:hAnsi="Alegreya Sans"/>
          <w:sz w:val="16"/>
          <w:szCs w:val="16"/>
          <w:rtl w:val="0"/>
        </w:rPr>
        <w:t xml:space="preserve">11  </w:t>
      </w:r>
      <w:r w:rsidDel="00000000" w:rsidR="00000000" w:rsidRPr="00000000">
        <w:rPr>
          <w:i w:val="1"/>
          <w:sz w:val="24"/>
          <w:szCs w:val="24"/>
          <w:rtl w:val="0"/>
        </w:rPr>
        <w:t xml:space="preserve">some </w:t>
      </w:r>
      <w:r w:rsidDel="00000000" w:rsidR="00000000" w:rsidRPr="00000000">
        <w:rPr>
          <w:sz w:val="24"/>
          <w:szCs w:val="24"/>
          <w:rtl w:val="0"/>
        </w:rPr>
        <w:t xml:space="preserve">circumstances, for </w:t>
      </w:r>
      <w:r w:rsidDel="00000000" w:rsidR="00000000" w:rsidRPr="00000000">
        <w:rPr>
          <w:i w:val="1"/>
          <w:sz w:val="24"/>
          <w:szCs w:val="24"/>
          <w:rtl w:val="0"/>
        </w:rPr>
        <w:t xml:space="preserve">some </w:t>
      </w:r>
      <w:r w:rsidDel="00000000" w:rsidR="00000000" w:rsidRPr="00000000">
        <w:rPr>
          <w:sz w:val="24"/>
          <w:szCs w:val="24"/>
          <w:rtl w:val="0"/>
        </w:rPr>
        <w:t xml:space="preserve">students, seem to do </w:t>
      </w:r>
      <w:r w:rsidDel="00000000" w:rsidR="00000000" w:rsidRPr="00000000">
        <w:rPr>
          <w:i w:val="1"/>
          <w:sz w:val="24"/>
          <w:szCs w:val="24"/>
          <w:rtl w:val="0"/>
        </w:rPr>
        <w:t xml:space="preserve">somewhat </w:t>
      </w:r>
      <w:r w:rsidDel="00000000" w:rsidR="00000000" w:rsidRPr="00000000">
        <w:rPr>
          <w:sz w:val="24"/>
          <w:szCs w:val="24"/>
          <w:rtl w:val="0"/>
        </w:rPr>
        <w:t xml:space="preserve">better than traditional</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Garcia notes that charter schools start out doing somewhat worse than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but improve over time, with “no discernible difference”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 119) after about five years of operation.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3" w:line="240" w:lineRule="auto"/>
        <w:ind w:left="148" w:right="0" w:firstLine="0"/>
        <w:jc w:val="left"/>
        <w:rPr>
          <w:rFonts w:ascii="Alegreya" w:cs="Alegreya" w:eastAsia="Alegreya" w:hAnsi="Alegreya"/>
          <w:b w:val="0"/>
          <w:i w:val="0"/>
          <w:smallCaps w:val="0"/>
          <w:strike w:val="0"/>
          <w:color w:val="000000"/>
          <w:sz w:val="24"/>
          <w:szCs w:val="24"/>
          <w:highlight w:val="yellow"/>
          <w:u w:val="none"/>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the other hand, </w: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the </w: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Lubienskis</w: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 show</w:t>
      </w:r>
      <w:sdt>
        <w:sdtPr>
          <w:tag w:val="goog_rdk_9"/>
        </w:sdtPr>
        <w:sdtContent>
          <w:ins w:author="Roxana Marachi" w:id="1" w:date="2022-08-05T19:08:07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ed</w:t>
            </w:r>
          </w:ins>
        </w:sdtContent>
      </w:sd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 </w:t>
      </w:r>
      <w:sdt>
        <w:sdtPr>
          <w:tag w:val="goog_rdk_10"/>
        </w:sdtPr>
        <w:sdtContent>
          <w:ins w:author="Roxana Marachi" w:id="2" w:date="2022-08-05T19:08:1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after </w: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careful and thorough statistical analyses with multiple studies,</w:t>
            </w:r>
            <w:sdt>
              <w:sdtPr>
                <w:tag w:val="goog_rdk_11"/>
              </w:sdtPr>
              <w:sdtContent>
                <w:del w:author="Roxana Marachi" w:id="2" w:date="2022-08-05T19:08:1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delText xml:space="preserve"> that </w:delText>
                  </w:r>
                </w:del>
              </w:sdtContent>
            </w:sdt>
          </w:ins>
        </w:sdtContent>
      </w:sdt>
      <w:sdt>
        <w:sdtPr>
          <w:tag w:val="goog_rdk_12"/>
        </w:sdtPr>
        <w:sdtContent>
          <w:del w:author="Roxana Marachi" w:id="2" w:date="2022-08-05T19:08:1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delText xml:space="preserve">in (Lubienski &amp; Lubienski, </w:delText>
            </w:r>
            <w:r w:rsidDel="00000000" w:rsidR="00000000" w:rsidRPr="00000000">
              <w:fldChar w:fldCharType="begin"/>
            </w:r>
            <w:r w:rsidDel="00000000" w:rsidR="00000000" w:rsidRPr="00000000">
              <w:delInstrText xml:space="preserve">HYPERLINK \l "_heading=h.1csj400"</w:delInstrText>
            </w:r>
            <w:r w:rsidDel="00000000" w:rsidR="00000000" w:rsidRPr="00000000">
              <w:fldChar w:fldCharType="separate"/>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delText xml:space="preserve">2014)</w:delText>
            </w:r>
            <w:r w:rsidDel="00000000" w:rsidR="00000000" w:rsidRPr="00000000">
              <w:fldChar w:fldCharType="end"/>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delText xml:space="preserve"> that, after</w:delText>
            </w:r>
          </w:del>
        </w:sdtContent>
      </w:sdt>
      <w:r w:rsidDel="00000000" w:rsidR="00000000" w:rsidRPr="00000000">
        <w:rPr>
          <w:rtl w:val="0"/>
        </w:rPr>
      </w:r>
    </w:p>
    <w:sdt>
      <w:sdtPr>
        <w:tag w:val="goog_rdk_16"/>
      </w:sdtPr>
      <w:sdtContent>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ins w:author="Roxana Marachi" w:id="5" w:date="2022-08-05T19:08:26Z"/>
              <w:rFonts w:ascii="Alegreya" w:cs="Alegreya" w:eastAsia="Alegreya" w:hAnsi="Alegreya"/>
              <w:b w:val="0"/>
              <w:i w:val="0"/>
              <w:smallCaps w:val="0"/>
              <w:strike w:val="0"/>
              <w:color w:val="000000"/>
              <w:sz w:val="24"/>
              <w:szCs w:val="24"/>
              <w:highlight w:val="yellow"/>
              <w:u w:val="none"/>
              <w:vertAlign w:val="baseline"/>
            </w:rPr>
          </w:pPr>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
            <w:t xml:space="preserve">16 </w:t>
          </w:r>
          <w:sdt>
            <w:sdtPr>
              <w:tag w:val="goog_rdk_13"/>
            </w:sdtPr>
            <w:sdtContent>
              <w:del w:author="Roxana Marachi" w:id="3" w:date="2022-08-05T19:08:52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
                  <w:delText xml:space="preserve"> </w:delTex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delText xml:space="preserve">carefully analysis</w:delText>
                </w:r>
              </w:del>
            </w:sdtContent>
          </w:sd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 </w:t>
          </w:r>
          <w:sdt>
            <w:sdtPr>
              <w:tag w:val="goog_rdk_14"/>
            </w:sdtPr>
            <w:sdtContent>
              <w:ins w:author="Roxana Marachi" w:id="4" w:date="2022-08-05T19:08:57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that </w:t>
                </w:r>
              </w:ins>
            </w:sdtContent>
          </w:sd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public schools outperform charter schools</w:t>
          </w:r>
          <w:sdt>
            <w:sdtPr>
              <w:tag w:val="goog_rdk_15"/>
            </w:sdtPr>
            <w:sdtContent>
              <w:ins w:author="Roxana Marachi" w:id="5" w:date="2022-08-05T19:08:26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(Lubienski &amp; Lubienski, </w:t>
                </w:r>
                <w:r w:rsidDel="00000000" w:rsidR="00000000" w:rsidRPr="00000000">
                  <w:fldChar w:fldCharType="begin"/>
                </w:r>
                <w:r w:rsidDel="00000000" w:rsidR="00000000" w:rsidRPr="00000000">
                  <w:instrText xml:space="preserve">HYPERLINK \l "_heading=h.1csj400"</w:instrText>
                </w:r>
                <w:r w:rsidDel="00000000" w:rsidR="00000000" w:rsidRPr="00000000">
                  <w:fldChar w:fldCharType="separate"/>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2014)</w:t>
                </w:r>
                <w:r w:rsidDel="00000000" w:rsidR="00000000" w:rsidRPr="00000000">
                  <w:fldChar w:fldCharType="end"/>
                </w:r>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
                  <w:t xml:space="preserve"> </w:t>
                </w:r>
              </w:ins>
            </w:sdtContent>
          </w:sdt>
        </w:p>
      </w:sdtContent>
    </w:sdt>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Lubienskis used 2003</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restricted-access NAEP data from just shy of 300,000 students in 4</w:t>
      </w:r>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th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8</w:t>
      </w:r>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th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6041</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throughout the United States, plus data from the Early Childhood Longitudinal</w:t>
      </w:r>
    </w:p>
    <w:sdt>
      <w:sdtPr>
        <w:tag w:val="goog_rdk_23"/>
      </w:sdtPr>
      <w:sdtContent>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del w:author="Roxana Marachi" w:id="8" w:date="2022-08-05T19:11:47Z"/>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Study, Kindergarten (ECLS-K 98) class of 1998-99. </w:t>
          </w:r>
          <w:hyperlink w:anchor="_heading=h.1y810tw">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7</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 </w:t>
          </w:r>
          <w:sdt>
            <w:sdtPr>
              <w:tag w:val="goog_rdk_17"/>
            </w:sdtPr>
            <w:sdtContent>
              <w:ins w:author="Roxana Marachi" w:id="6" w:date="2022-08-05T19:10:5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based 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Lubienski’s analyses, there is no evidence that on the whole, charter schools are superior to traditional public schools in academic performance. Rather, </w:t>
                </w:r>
                <w:sdt>
                  <w:sdtPr>
                    <w:tag w:val="goog_rdk_18"/>
                  </w:sdtPr>
                  <w:sdtContent>
                    <w:del w:author="Roxana Marachi" w:id="6" w:date="2022-08-05T19:10:5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and that </w:delText>
                      </w:r>
                    </w:del>
                  </w:sdtContent>
                </w:sdt>
              </w:ins>
            </w:sdtContent>
          </w:sdt>
          <w:sdt>
            <w:sdtPr>
              <w:tag w:val="goog_rdk_19"/>
            </w:sdtPr>
            <w:sdtContent>
              <w:del w:author="Roxana Marachi" w:id="6" w:date="2022-08-05T19:10:5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a</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 best</w:t>
          </w:r>
          <w:sdt>
            <w:sdtPr>
              <w:tag w:val="goog_rdk_20"/>
            </w:sdtPr>
            <w:sdtContent>
              <w:ins w:author="Roxana Marachi" w:id="7" w:date="2022-08-05T19:10:2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sdt>
            <w:sdtPr>
              <w:tag w:val="goog_rdk_21"/>
            </w:sdtPr>
            <w:sdtContent>
              <w:ins w:author="Roxana Marachi" w:id="8" w:date="2022-08-05T19:11:4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perform on average, the same. </w:t>
                </w:r>
              </w:ins>
            </w:sdtContent>
          </w:sdt>
          <w:sdt>
            <w:sdtPr>
              <w:tag w:val="goog_rdk_22"/>
            </w:sdtPr>
            <w:sdtContent>
              <w:del w:author="Roxana Marachi" w:id="8" w:date="2022-08-05T19:11:4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one may conclude that</w:delText>
                </w:r>
              </w:del>
            </w:sdtContent>
          </w:sdt>
        </w:p>
      </w:sdtContent>
    </w:sdt>
    <w:sdt>
      <w:sdtPr>
        <w:tag w:val="goog_rdk_25"/>
      </w:sdtPr>
      <w:sdtContent>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del w:author="Roxana Marachi" w:id="8" w:date="2022-08-05T19:11:47Z"/>
              <w:rFonts w:ascii="Alegreya" w:cs="Alegreya" w:eastAsia="Alegreya" w:hAnsi="Alegreya"/>
              <w:b w:val="0"/>
              <w:i w:val="0"/>
              <w:smallCaps w:val="0"/>
              <w:strike w:val="0"/>
              <w:color w:val="000000"/>
              <w:sz w:val="24"/>
              <w:szCs w:val="24"/>
              <w:u w:val="none"/>
              <w:shd w:fill="auto" w:val="clear"/>
              <w:vertAlign w:val="baseline"/>
            </w:rPr>
          </w:pPr>
          <w:sdt>
            <w:sdtPr>
              <w:tag w:val="goog_rdk_24"/>
            </w:sdtPr>
            <w:sdtContent>
              <w:del w:author="Roxana Marachi" w:id="8" w:date="2022-08-05T19:11:47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delText xml:space="preserve">20  </w:delTex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charter schools are, on average, unsurprisingly, just average.</w:delText>
                </w:r>
              </w:del>
            </w:sdtContent>
          </w:sdt>
        </w:p>
      </w:sdtContent>
    </w:sdt>
    <w:sdt>
      <w:sdtPr>
        <w:tag w:val="goog_rdk_27"/>
      </w:sdtPr>
      <w:sdtContent>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Change w:author="Roxana Marachi" w:id="0" w:date="2022-08-05T19:11:47Z">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2" w:line="240" w:lineRule="auto"/>
                <w:ind w:left="142" w:right="0" w:firstLine="0"/>
                <w:jc w:val="left"/>
              </w:pPr>
            </w:pPrChange>
          </w:pPr>
          <w:sdt>
            <w:sdtPr>
              <w:tag w:val="goog_rdk_26"/>
            </w:sdtPr>
            <w:sdtContent>
              <w:del w:author="Roxana Marachi" w:id="8" w:date="2022-08-05T19:11:47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delText xml:space="preserve">21</w:delText>
                  <w:tab/>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If charter schools are on average not better than public schools, why are they so</w:t>
          </w:r>
        </w:p>
      </w:sdtContent>
    </w:sdt>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151" name=""/>
                <a:graphic>
                  <a:graphicData uri="http://schemas.microsoft.com/office/word/2010/wordprocessingShape">
                    <wps:wsp>
                      <wps:cNvSpPr/>
                      <wps:cNvPr id="280" name="Shape 280"/>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151" name="image145.png"/>
                <a:graphic>
                  <a:graphicData uri="http://schemas.openxmlformats.org/drawingml/2006/picture">
                    <pic:pic>
                      <pic:nvPicPr>
                        <pic:cNvPr id="0" name="image145.png"/>
                        <pic:cNvPicPr preferRelativeResize="0"/>
                      </pic:nvPicPr>
                      <pic:blipFill>
                        <a:blip r:embed="rId3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4A">
      <w:pPr>
        <w:spacing w:before="156" w:line="194" w:lineRule="auto"/>
        <w:ind w:left="468" w:right="981" w:firstLine="355"/>
        <w:jc w:val="left"/>
        <w:rPr>
          <w:sz w:val="20"/>
          <w:szCs w:val="20"/>
        </w:rPr>
      </w:pPr>
      <w:bookmarkStart w:colFirst="0" w:colLast="0" w:name="_heading=h.3j2qqm3" w:id="19"/>
      <w:bookmarkEnd w:id="19"/>
      <w:r w:rsidDel="00000000" w:rsidR="00000000" w:rsidRPr="00000000">
        <w:rPr>
          <w:sz w:val="23.333333333333336"/>
          <w:szCs w:val="23.333333333333336"/>
          <w:vertAlign w:val="superscript"/>
          <w:rtl w:val="0"/>
        </w:rPr>
        <w:t xml:space="preserve">6</w:t>
      </w:r>
      <w:r w:rsidDel="00000000" w:rsidR="00000000" w:rsidRPr="00000000">
        <w:rPr>
          <w:sz w:val="20"/>
          <w:szCs w:val="20"/>
          <w:rtl w:val="0"/>
        </w:rPr>
        <w:t xml:space="preserve">Jeffery Henig in his book </w:t>
      </w:r>
      <w:r w:rsidDel="00000000" w:rsidR="00000000" w:rsidRPr="00000000">
        <w:rPr>
          <w:i w:val="1"/>
          <w:sz w:val="20"/>
          <w:szCs w:val="20"/>
          <w:rtl w:val="0"/>
        </w:rPr>
        <w:t xml:space="preserve">Spin Cycle: How Research is Used in Policy Debates: The Case of Charter Schools </w:t>
      </w:r>
      <w:r w:rsidDel="00000000" w:rsidR="00000000" w:rsidRPr="00000000">
        <w:rPr>
          <w:sz w:val="20"/>
          <w:szCs w:val="20"/>
          <w:rtl w:val="0"/>
        </w:rPr>
        <w:t xml:space="preserve">(J. Henig, </w:t>
      </w:r>
      <w:hyperlink w:anchor="_heading=h.3mj2wkv">
        <w:r w:rsidDel="00000000" w:rsidR="00000000" w:rsidRPr="00000000">
          <w:rPr>
            <w:sz w:val="20"/>
            <w:szCs w:val="20"/>
            <w:rtl w:val="0"/>
          </w:rPr>
          <w:t xml:space="preserve">2009),</w:t>
        </w:r>
      </w:hyperlink>
      <w:r w:rsidDel="00000000" w:rsidR="00000000" w:rsidRPr="00000000">
        <w:rPr>
          <w:sz w:val="20"/>
          <w:szCs w:val="20"/>
          <w:rtl w:val="0"/>
        </w:rPr>
        <w:t xml:space="preserve"> offers a detailed examination of the war of words that resulted from just one report and one newspaper article.</w:t>
      </w:r>
    </w:p>
    <w:p w:rsidR="00000000" w:rsidDel="00000000" w:rsidP="00000000" w:rsidRDefault="00000000" w:rsidRPr="00000000" w14:paraId="0000014B">
      <w:pPr>
        <w:spacing w:before="123" w:line="194" w:lineRule="auto"/>
        <w:ind w:left="468" w:right="957" w:firstLine="361.0000000000001"/>
        <w:jc w:val="left"/>
        <w:rPr>
          <w:sz w:val="20"/>
          <w:szCs w:val="20"/>
        </w:rPr>
        <w:sectPr>
          <w:footerReference r:id="rId32" w:type="default"/>
          <w:type w:val="nextPage"/>
          <w:pgSz w:h="15840" w:w="12240" w:orient="portrait"/>
          <w:pgMar w:bottom="1640" w:top="1720" w:left="1000" w:right="1300" w:header="0" w:footer="1451"/>
        </w:sectPr>
      </w:pPr>
      <w:bookmarkStart w:colFirst="0" w:colLast="0" w:name="_heading=h.1y810tw" w:id="20"/>
      <w:bookmarkEnd w:id="20"/>
      <w:r w:rsidDel="00000000" w:rsidR="00000000" w:rsidRPr="00000000">
        <w:rPr>
          <w:sz w:val="23.333333333333336"/>
          <w:szCs w:val="23.333333333333336"/>
          <w:vertAlign w:val="superscript"/>
          <w:rtl w:val="0"/>
        </w:rPr>
        <w:t xml:space="preserve">7</w:t>
      </w:r>
      <w:r w:rsidDel="00000000" w:rsidR="00000000" w:rsidRPr="00000000">
        <w:rPr>
          <w:sz w:val="20"/>
          <w:szCs w:val="20"/>
          <w:rtl w:val="0"/>
        </w:rPr>
        <w:t xml:space="preserve">The Lubienskis were exceedingly thorough in their statistical analysis and devote over 80 pages in Lubienski and Lubienski </w:t>
      </w:r>
      <w:hyperlink w:anchor="_heading=h.1csj400">
        <w:r w:rsidDel="00000000" w:rsidR="00000000" w:rsidRPr="00000000">
          <w:rPr>
            <w:sz w:val="20"/>
            <w:szCs w:val="20"/>
            <w:rtl w:val="0"/>
          </w:rPr>
          <w:t xml:space="preserve">(2014)</w:t>
        </w:r>
      </w:hyperlink>
      <w:r w:rsidDel="00000000" w:rsidR="00000000" w:rsidRPr="00000000">
        <w:rPr>
          <w:sz w:val="20"/>
          <w:szCs w:val="20"/>
          <w:rtl w:val="0"/>
        </w:rPr>
        <w:t xml:space="preserve"> to the details of their two-level hierarchical linear mode (three level for the ECLS-K 98 data). Their data is available from the National Center for Educational Statistics to qualified researchers, so their analysis can be replicated.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fervently touted as the answer to the perceived ills of American public education? Why</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eye-popping sums (10× the usual amounts) spent supporting public school board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candidates who favor charter schools? Why are charter schools still growing in both</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enrollment and in number? Is the profit motive the overriding goal of charter schools,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are they instead driven by a genuine desire to improve the educational outcomes of the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very children who could most benefit from a quality education? My goal in this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dissertation is to offer some answers to questions like these by examining in detail the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finances and financial structure of a single charter school chain, Rocketship Education,</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entities associated with it.</w:t>
      </w:r>
    </w:p>
    <w:p w:rsidR="00000000" w:rsidDel="00000000" w:rsidP="00000000" w:rsidRDefault="00000000" w:rsidRPr="00000000" w14:paraId="00000155">
      <w:pPr>
        <w:tabs>
          <w:tab w:val="left" w:pos="1519"/>
        </w:tabs>
        <w:spacing w:before="149" w:lineRule="auto"/>
        <w:ind w:left="821" w:right="0" w:firstLine="0"/>
        <w:jc w:val="left"/>
        <w:rPr>
          <w:sz w:val="24"/>
          <w:szCs w:val="24"/>
        </w:rPr>
      </w:pPr>
      <w:r w:rsidDel="00000000" w:rsidR="00000000" w:rsidRPr="00000000">
        <w:rPr>
          <w:rFonts w:ascii="Alegreya Sans" w:cs="Alegreya Sans" w:eastAsia="Alegreya Sans" w:hAnsi="Alegreya Sans"/>
          <w:sz w:val="16"/>
          <w:szCs w:val="16"/>
          <w:rtl w:val="0"/>
        </w:rPr>
        <w:t xml:space="preserve">10</w:t>
        <w:tab/>
      </w:r>
      <w:r w:rsidDel="00000000" w:rsidR="00000000" w:rsidRPr="00000000">
        <w:rPr>
          <w:sz w:val="24"/>
          <w:szCs w:val="24"/>
          <w:rtl w:val="0"/>
        </w:rPr>
        <w:t xml:space="preserve">I will use the term </w:t>
      </w:r>
      <w:r w:rsidDel="00000000" w:rsidR="00000000" w:rsidRPr="00000000">
        <w:rPr>
          <w:i w:val="1"/>
          <w:sz w:val="24"/>
          <w:szCs w:val="24"/>
          <w:rtl w:val="0"/>
        </w:rPr>
        <w:t xml:space="preserve">charter school chain </w:t>
      </w:r>
      <w:r w:rsidDel="00000000" w:rsidR="00000000" w:rsidRPr="00000000">
        <w:rPr>
          <w:sz w:val="24"/>
          <w:szCs w:val="24"/>
          <w:rtl w:val="0"/>
        </w:rPr>
        <w:t xml:space="preserve">to refer both to for-profit and non-profit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organizations that manage more than one charter school since both take both financial</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operational control away from schools and centralize it outside of schools, much like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are part of a public school district. Charter school chains are essentially</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franchise operations like McDonald’s or Hertz, but in education instead of hamburgers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9"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rental cars. For-profit charter school chains have traditionally been called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educational</w:t>
      </w:r>
    </w:p>
    <w:p w:rsidR="00000000" w:rsidDel="00000000" w:rsidP="00000000" w:rsidRDefault="00000000" w:rsidRPr="00000000" w14:paraId="0000015B">
      <w:pPr>
        <w:spacing w:before="126" w:lineRule="auto"/>
        <w:ind w:left="83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16  </w:t>
      </w:r>
      <w:r w:rsidDel="00000000" w:rsidR="00000000" w:rsidRPr="00000000">
        <w:rPr>
          <w:i w:val="1"/>
          <w:sz w:val="24"/>
          <w:szCs w:val="24"/>
          <w:rtl w:val="0"/>
        </w:rPr>
        <w:t xml:space="preserve">management organizations (EMOs) </w:t>
      </w:r>
      <w:r w:rsidDel="00000000" w:rsidR="00000000" w:rsidRPr="00000000">
        <w:rPr>
          <w:sz w:val="24"/>
          <w:szCs w:val="24"/>
          <w:rtl w:val="0"/>
        </w:rPr>
        <w:t xml:space="preserve">and non-profit charter school chains </w:t>
      </w:r>
      <w:r w:rsidDel="00000000" w:rsidR="00000000" w:rsidRPr="00000000">
        <w:rPr>
          <w:i w:val="1"/>
          <w:sz w:val="24"/>
          <w:szCs w:val="24"/>
          <w:rtl w:val="0"/>
        </w:rPr>
        <w:t xml:space="preserve">charter management</w:t>
      </w:r>
    </w:p>
    <w:p w:rsidR="00000000" w:rsidDel="00000000" w:rsidP="00000000" w:rsidRDefault="00000000" w:rsidRPr="00000000" w14:paraId="0000015C">
      <w:pPr>
        <w:spacing w:before="126" w:lineRule="auto"/>
        <w:ind w:left="839"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17  </w:t>
      </w:r>
      <w:r w:rsidDel="00000000" w:rsidR="00000000" w:rsidRPr="00000000">
        <w:rPr>
          <w:i w:val="1"/>
          <w:sz w:val="24"/>
          <w:szCs w:val="24"/>
          <w:rtl w:val="0"/>
        </w:rPr>
        <w:t xml:space="preserve">organizations</w:t>
      </w:r>
      <w:r w:rsidDel="00000000" w:rsidR="00000000" w:rsidRPr="00000000">
        <w:rPr>
          <w:sz w:val="24"/>
          <w:szCs w:val="24"/>
          <w:rtl w:val="0"/>
        </w:rPr>
        <w:t xml:space="preserve">, but since there is little difference between the two, I will use </w:t>
      </w:r>
      <w:r w:rsidDel="00000000" w:rsidR="00000000" w:rsidRPr="00000000">
        <w:rPr>
          <w:i w:val="1"/>
          <w:sz w:val="24"/>
          <w:szCs w:val="24"/>
          <w:rtl w:val="0"/>
        </w:rPr>
        <w:t xml:space="preserve">charter school</w:t>
      </w:r>
    </w:p>
    <w:p w:rsidR="00000000" w:rsidDel="00000000" w:rsidP="00000000" w:rsidRDefault="00000000" w:rsidRPr="00000000" w14:paraId="0000015D">
      <w:pPr>
        <w:spacing w:before="126" w:lineRule="auto"/>
        <w:ind w:left="8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18  </w:t>
      </w:r>
      <w:r w:rsidDel="00000000" w:rsidR="00000000" w:rsidRPr="00000000">
        <w:rPr>
          <w:i w:val="1"/>
          <w:sz w:val="24"/>
          <w:szCs w:val="24"/>
          <w:rtl w:val="0"/>
        </w:rPr>
        <w:t xml:space="preserve">chains </w:t>
      </w:r>
      <w:r w:rsidDel="00000000" w:rsidR="00000000" w:rsidRPr="00000000">
        <w:rPr>
          <w:sz w:val="24"/>
          <w:szCs w:val="24"/>
          <w:rtl w:val="0"/>
        </w:rPr>
        <w:t xml:space="preserve">when the distinction is unimportant.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9"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remainder of this chapter provides some context for why I conducted this study.</w:t>
      </w:r>
    </w:p>
    <w:p w:rsidR="00000000" w:rsidDel="00000000" w:rsidP="00000000" w:rsidRDefault="00000000" w:rsidRPr="00000000" w14:paraId="0000015F">
      <w:pPr>
        <w:spacing w:before="12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The chapter </w:t>
      </w:r>
      <w:hyperlink w:anchor="_heading=h.1hmsyys">
        <w:r w:rsidDel="00000000" w:rsidR="00000000" w:rsidRPr="00000000">
          <w:rPr>
            <w:i w:val="1"/>
            <w:sz w:val="24"/>
            <w:szCs w:val="24"/>
            <w:rtl w:val="0"/>
          </w:rPr>
          <w:t xml:space="preserve">A Review of the Literature</w:t>
        </w:r>
      </w:hyperlink>
      <w:r w:rsidDel="00000000" w:rsidR="00000000" w:rsidRPr="00000000">
        <w:rPr>
          <w:i w:val="1"/>
          <w:sz w:val="24"/>
          <w:szCs w:val="24"/>
          <w:rtl w:val="0"/>
        </w:rPr>
        <w:t xml:space="preserve"> </w:t>
      </w:r>
      <w:r w:rsidDel="00000000" w:rsidR="00000000" w:rsidRPr="00000000">
        <w:rPr>
          <w:sz w:val="24"/>
          <w:szCs w:val="24"/>
          <w:rtl w:val="0"/>
        </w:rPr>
        <w:t xml:space="preserve">discusses the extensive literature on charter schools.</w:t>
      </w:r>
    </w:p>
    <w:p w:rsidR="00000000" w:rsidDel="00000000" w:rsidP="00000000" w:rsidRDefault="00000000" w:rsidRPr="00000000" w14:paraId="00000160">
      <w:pPr>
        <w:spacing w:before="12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The following chapter, </w:t>
      </w:r>
      <w:hyperlink w:anchor="_heading=h.36ei31r">
        <w:r w:rsidDel="00000000" w:rsidR="00000000" w:rsidRPr="00000000">
          <w:rPr>
            <w:i w:val="1"/>
            <w:sz w:val="24"/>
            <w:szCs w:val="24"/>
            <w:rtl w:val="0"/>
          </w:rPr>
          <w:t xml:space="preserve">Research Design and Methodology</w:t>
        </w:r>
      </w:hyperlink>
      <w:r w:rsidDel="00000000" w:rsidR="00000000" w:rsidRPr="00000000">
        <w:rPr>
          <w:sz w:val="24"/>
          <w:szCs w:val="24"/>
          <w:rtl w:val="0"/>
        </w:rPr>
        <w:t xml:space="preserve">, details what data will be collected,</w:t>
      </w:r>
    </w:p>
    <w:p w:rsidR="00000000" w:rsidDel="00000000" w:rsidP="00000000" w:rsidRDefault="00000000" w:rsidRPr="00000000" w14:paraId="00000161">
      <w:pPr>
        <w:spacing w:before="126" w:lineRule="auto"/>
        <w:ind w:left="815"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how it will be collected, and how it will be analyzed. The chapter </w:t>
      </w:r>
      <w:hyperlink w:anchor="_heading=h.356xmb2">
        <w:r w:rsidDel="00000000" w:rsidR="00000000" w:rsidRPr="00000000">
          <w:rPr>
            <w:i w:val="1"/>
            <w:sz w:val="24"/>
            <w:szCs w:val="24"/>
            <w:rtl w:val="0"/>
          </w:rPr>
          <w:t xml:space="preserve">Findings and Results</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provides the results of analyzing that data in context of this study’s research questions.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last chapter, </w:t>
      </w:r>
      <w:hyperlink w:anchor="_heading=h.44bvf6o">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Discussion</w:t>
        </w:r>
      </w:hyperlink>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considers the limitations and public policy implications of my</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study and its conclusions. Finally, it makes some suggestions for how current public</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33"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policy should be changed to achieve some of the seven goals that the California</w:t>
      </w:r>
    </w:p>
    <w:p w:rsidR="00000000" w:rsidDel="00000000" w:rsidP="00000000" w:rsidRDefault="00000000" w:rsidRPr="00000000" w14:paraId="00000166">
      <w:pPr>
        <w:spacing w:before="49" w:lineRule="auto"/>
        <w:ind w:left="214" w:right="0" w:firstLine="0"/>
        <w:jc w:val="left"/>
        <w:rPr>
          <w:sz w:val="24"/>
          <w:szCs w:val="24"/>
        </w:rPr>
      </w:pPr>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Legislature set out in </w:t>
      </w:r>
      <w:r w:rsidDel="00000000" w:rsidR="00000000" w:rsidRPr="00000000">
        <w:rPr>
          <w:i w:val="1"/>
          <w:sz w:val="24"/>
          <w:szCs w:val="24"/>
          <w:rtl w:val="0"/>
        </w:rPr>
        <w:t xml:space="preserve">The Charter School Act of 1992</w:t>
      </w:r>
      <w:r w:rsidDel="00000000" w:rsidR="00000000" w:rsidRPr="00000000">
        <w:rPr>
          <w:sz w:val="24"/>
          <w:szCs w:val="24"/>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bookmarkStart w:colFirst="0" w:colLast="0" w:name="bookmark=id.4i7ojhp" w:id="21"/>
      <w:bookmarkEnd w:id="2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is the Purpose of this Study?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goal of this case study is to analyze as carefully and fully as possible the finances of</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 and associated entities, concentrating on its real estate dealings.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Why real estate? The non-real estate finances of charter schools — at least in California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are similar to public schools. Both use the same state mandated accounting structure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because both have very similar needs. Although a charter school can pay more for this or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less for that, fundamentally their revenues and expenses are similar to that of TPSs. Real</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estate, however, is different because hundreds of millions of dollars </w:t>
      </w:r>
      <w:sdt>
        <w:sdtPr>
          <w:tag w:val="goog_rdk_28"/>
        </w:sdtPr>
        <w:sdtContent>
          <w:ins w:author="Roxana Marachi" w:id="10" w:date="2022-08-05T19:12:4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potentially at sta</w:t>
      </w:r>
      <w:sdt>
        <w:sdtPr>
          <w:tag w:val="goog_rdk_29"/>
        </w:sdtPr>
        <w:sdtContent>
          <w:ins w:author="Roxana Marachi" w:id="11" w:date="2022-08-05T17:31:2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k</w:t>
            </w:r>
          </w:ins>
        </w:sdtContent>
      </w:sdt>
      <w:sdt>
        <w:sdtPr>
          <w:tag w:val="goog_rdk_30"/>
        </w:sdtPr>
        <w:sdtContent>
          <w:del w:author="Roxana Marachi" w:id="11" w:date="2022-08-05T17:31:2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w:t>
      </w:r>
    </w:p>
    <w:sdt>
      <w:sdtPr>
        <w:tag w:val="goog_rdk_32"/>
      </w:sdtPr>
      <w:sdtContent>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7" w:line="240" w:lineRule="auto"/>
            <w:ind w:left="130" w:right="0" w:firstLine="0"/>
            <w:jc w:val="left"/>
            <w:rPr>
              <w:ins w:author="Roxana Marachi" w:id="12" w:date="2022-08-05T19:13:08Z"/>
              <w:rFonts w:ascii="Alegreya Sans" w:cs="Alegreya Sans" w:eastAsia="Alegreya Sans" w:hAnsi="Alegreya Sans"/>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sdt>
            <w:sdtPr>
              <w:tag w:val="goog_rdk_31"/>
            </w:sdtPr>
            <w:sdtContent>
              <w:ins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This study concentrates on Rocketship Education</w:t>
                </w:r>
                <w:r w:rsidDel="00000000" w:rsidR="00000000" w:rsidRPr="00000000">
                  <w:fldChar w:fldCharType="begin"/>
                </w:r>
                <w:r w:rsidDel="00000000" w:rsidR="00000000" w:rsidRPr="00000000">
                  <w:instrText xml:space="preserve">HYPERLINK \l "_heading=h.1ci93xb"</w:instrText>
                </w:r>
                <w:r w:rsidDel="00000000" w:rsidR="00000000" w:rsidRPr="00000000">
                  <w:fldChar w:fldCharType="separate"/>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 </w:t>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to study because its popularity has</w:t>
                </w:r>
              </w:ins>
            </w:sdtContent>
          </w:sdt>
        </w:p>
      </w:sdtContent>
    </w:sdt>
    <w:sdt>
      <w:sdtPr>
        <w:tag w:val="goog_rdk_34"/>
      </w:sdtPr>
      <w:sdtContent>
        <w:p w:rsidR="00000000" w:rsidDel="00000000" w:rsidP="00000000" w:rsidRDefault="00000000" w:rsidRPr="00000000" w14:paraId="00000173">
          <w:pPr>
            <w:tabs>
              <w:tab w:val="left" w:pos="828"/>
            </w:tabs>
            <w:spacing w:before="126" w:lineRule="auto"/>
            <w:ind w:left="139" w:firstLine="0"/>
            <w:rPr>
              <w:ins w:author="Roxana Marachi" w:id="12" w:date="2022-08-05T19:13:08Z"/>
              <w:rFonts w:ascii="Alegreya Sans" w:cs="Alegreya Sans" w:eastAsia="Alegreya Sans" w:hAnsi="Alegreya Sans"/>
              <w:b w:val="0"/>
              <w:i w:val="0"/>
              <w:smallCaps w:val="0"/>
              <w:strike w:val="0"/>
              <w:color w:val="000000"/>
              <w:sz w:val="16"/>
              <w:szCs w:val="16"/>
              <w:u w:val="none"/>
              <w:shd w:fill="auto" w:val="clear"/>
              <w:vertAlign w:val="baseline"/>
            </w:rPr>
          </w:pPr>
          <w:sdt>
            <w:sdtPr>
              <w:tag w:val="goog_rdk_33"/>
            </w:sdtPr>
            <w:sdtContent>
              <w:ins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led to core aspects of its model being adopted by other charter school chains such as the</w:t>
                </w:r>
              </w:ins>
            </w:sdtContent>
          </w:sdt>
        </w:p>
      </w:sdtContent>
    </w:sdt>
    <w:sdt>
      <w:sdtPr>
        <w:tag w:val="goog_rdk_36"/>
      </w:sdtPr>
      <w:sdtContent>
        <w:p w:rsidR="00000000" w:rsidDel="00000000" w:rsidP="00000000" w:rsidRDefault="00000000" w:rsidRPr="00000000" w14:paraId="00000174">
          <w:pPr>
            <w:tabs>
              <w:tab w:val="left" w:pos="828"/>
            </w:tabs>
            <w:spacing w:before="125" w:lineRule="auto"/>
            <w:ind w:left="148" w:firstLine="0"/>
            <w:rPr>
              <w:ins w:author="Roxana Marachi" w:id="12" w:date="2022-08-05T19:13:08Z"/>
              <w:rFonts w:ascii="Alegreya Sans" w:cs="Alegreya Sans" w:eastAsia="Alegreya Sans" w:hAnsi="Alegreya Sans"/>
              <w:b w:val="0"/>
              <w:i w:val="0"/>
              <w:smallCaps w:val="0"/>
              <w:strike w:val="0"/>
              <w:color w:val="000000"/>
              <w:sz w:val="16"/>
              <w:szCs w:val="16"/>
              <w:u w:val="none"/>
              <w:shd w:fill="auto" w:val="clear"/>
              <w:vertAlign w:val="baseline"/>
            </w:rPr>
          </w:pPr>
          <w:sdt>
            <w:sdtPr>
              <w:tag w:val="goog_rdk_35"/>
            </w:sdtPr>
            <w:sdtContent>
              <w:ins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Caliber Public Schools or the Navigator Schools, both in California. It is an exemplar of a</w:t>
                </w:r>
              </w:ins>
            </w:sdtContent>
          </w:sdt>
        </w:p>
      </w:sdtContent>
    </w:sdt>
    <w:sdt>
      <w:sdtPr>
        <w:tag w:val="goog_rdk_38"/>
      </w:sdtPr>
      <w:sdtContent>
        <w:p w:rsidR="00000000" w:rsidDel="00000000" w:rsidP="00000000" w:rsidRDefault="00000000" w:rsidRPr="00000000" w14:paraId="00000175">
          <w:pPr>
            <w:tabs>
              <w:tab w:val="left" w:pos="828"/>
            </w:tabs>
            <w:spacing w:before="126" w:lineRule="auto"/>
            <w:ind w:left="139" w:firstLine="0"/>
            <w:rPr>
              <w:ins w:author="Roxana Marachi" w:id="12" w:date="2022-08-05T19:13:08Z"/>
              <w:rFonts w:ascii="Alegreya Sans" w:cs="Alegreya Sans" w:eastAsia="Alegreya Sans" w:hAnsi="Alegreya Sans"/>
              <w:b w:val="0"/>
              <w:i w:val="0"/>
              <w:smallCaps w:val="0"/>
              <w:strike w:val="0"/>
              <w:color w:val="000000"/>
              <w:sz w:val="16"/>
              <w:szCs w:val="16"/>
              <w:u w:val="none"/>
              <w:shd w:fill="auto" w:val="clear"/>
              <w:vertAlign w:val="baseline"/>
            </w:rPr>
          </w:pPr>
          <w:sdt>
            <w:sdtPr>
              <w:tag w:val="goog_rdk_37"/>
            </w:sdtPr>
            <w:sdtContent>
              <w:ins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popular charter school and has had an outsized influence on public education in Santa</w:t>
                </w:r>
              </w:ins>
            </w:sdtContent>
          </w:sdt>
        </w:p>
      </w:sdtContent>
    </w:sdt>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7"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sdt>
        <w:sdtPr>
          <w:tag w:val="goog_rdk_39"/>
        </w:sdtPr>
        <w:sdtContent>
          <w:ins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Clara County, and has actively attempted to open schools in many other states across the country (cite)..</w:t>
            </w:r>
          </w:ins>
        </w:sdtContent>
      </w:sdt>
      <w:sdt>
        <w:sdtPr>
          <w:tag w:val="goog_rdk_40"/>
        </w:sdtPr>
        <w:sdtContent>
          <w:ins w:author="Roxana Marachi" w:id="13" w:date="2022-08-05T18:28:54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T</w:t>
            </w:r>
          </w:ins>
        </w:sdtContent>
      </w:sdt>
      <w:sdt>
        <w:sdtPr>
          <w:tag w:val="goog_rdk_41"/>
        </w:sdtPr>
        <w:sdtContent>
          <w:del w:author="Roxana Marachi" w:id="13" w:date="2022-08-05T18:28:5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So, 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his study seeks to determine if Rocketship Education is profitable</w:t>
      </w:r>
      <w:sdt>
        <w:sdtPr>
          <w:tag w:val="goog_rdk_42"/>
        </w:sdtPr>
        <w:sdtContent>
          <w:ins w:author="Roxana Marachi" w:id="14" w:date="2022-08-05T17:32:03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w:t>
            </w:r>
          </w:ins>
        </w:sdtContent>
      </w:sdt>
      <w:sdt>
        <w:sdtPr>
          <w:tag w:val="goog_rdk_43"/>
        </w:sdtPr>
        <w:sdtContent>
          <w:del w:author="Roxana Marachi" w:id="14" w:date="2022-08-05T17:32:03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A</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nd if it is,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w:t>
      </w:r>
      <w:sdt>
        <w:sdtPr>
          <w:tag w:val="goog_rdk_44"/>
        </w:sdtPr>
        <w:sdtContent>
          <w:ins w:author="Roxana Marachi" w:id="15" w:date="2022-08-05T17:32:1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its profits are generated.</w:t>
            </w:r>
          </w:ins>
        </w:sdtContent>
      </w:sdt>
      <w:sdt>
        <w:sdtPr>
          <w:tag w:val="goog_rdk_45"/>
        </w:sdtPr>
        <w:sdtContent>
          <w:del w:author="Roxana Marachi" w:id="15" w:date="2022-08-05T17:32:1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does it generate those profits</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Are the entities related to Rocketship Education the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generators of profit, or is Rocketship Education itself the primary source of profit?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Furthermore, if the model that Rocketship Education uses does generate profits, can that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model be used </w:t>
      </w:r>
      <w:sdt>
        <w:sdtPr>
          <w:tag w:val="goog_rdk_46"/>
        </w:sdtPr>
        <w:sdtContent>
          <w:ins w:author="Roxana Marachi" w:id="16" w:date="2022-08-05T17:32:5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other charter operat</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ors within and outside of </w:t>
            </w:r>
          </w:ins>
        </w:sdtContent>
      </w:sdt>
      <w:sdt>
        <w:sdtPr>
          <w:tag w:val="goog_rdk_47"/>
        </w:sdtPr>
        <w:sdtContent>
          <w:del w:author="Roxana Marachi" w:id="16" w:date="2022-08-05T17:32:5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in other states besides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w:t>
      </w:r>
    </w:p>
    <w:sdt>
      <w:sdtPr>
        <w:tag w:val="goog_rdk_54"/>
      </w:sdtPr>
      <w:sdtContent>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7" w:line="240" w:lineRule="auto"/>
            <w:ind w:left="148" w:right="0" w:firstLine="0"/>
            <w:jc w:val="left"/>
            <w:rPr>
              <w:del w:author="Roxana Marachi" w:id="12" w:date="2022-08-05T19:13:08Z"/>
              <w:rFonts w:ascii="Alegreya" w:cs="Alegreya" w:eastAsia="Alegreya" w:hAnsi="Alegreya"/>
              <w:b w:val="0"/>
              <w:i w:val="0"/>
              <w:smallCaps w:val="0"/>
              <w:strike w:val="0"/>
              <w:color w:val="000000"/>
              <w:sz w:val="24"/>
              <w:szCs w:val="24"/>
              <w:highlight w:val="yellow"/>
              <w:u w:val="none"/>
              <w:vertAlign w:val="baseline"/>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sdt>
            <w:sdtPr>
              <w:tag w:val="goog_rdk_48"/>
            </w:sdtPr>
            <w:sdtContent>
              <w:del w:author="Roxana Marachi" w:id="12" w:date="2022-08-05T19:13:08Z"/>
              <w:sdt>
                <w:sdtPr>
                  <w:tag w:val="goog_rdk_49"/>
                </w:sdtPr>
                <w:sdtContent>
                  <w:del w:author="Roxana Marachi" w:id="12" w:date="2022-08-05T19:13:08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This study concentrates on Rocketship Education</w:delText>
                    </w:r>
                  </w:del>
                </w:sdtContent>
              </w:sdt>
              <w:del w:author="Roxana Marachi" w:id="12" w:date="2022-08-05T19:13:08Z">
                <w:r w:rsidDel="00000000" w:rsidR="00000000" w:rsidRPr="00000000">
                  <w:fldChar w:fldCharType="begin"/>
                </w:r>
                <w:r w:rsidDel="00000000" w:rsidR="00000000" w:rsidRPr="00000000">
                  <w:delInstrText xml:space="preserve">HYPERLINK \l "_heading=h.1ci93xb"</w:delInstrText>
                </w:r>
                <w:r w:rsidDel="00000000" w:rsidR="00000000" w:rsidRPr="00000000">
                  <w:fldChar w:fldCharType="separate"/>
                </w:r>
                <w:sdt>
                  <w:sdtPr>
                    <w:tag w:val="goog_rdk_50"/>
                  </w:sdtPr>
                  <w:sdtContent>
                    <w:r w:rsidDel="00000000" w:rsidR="00000000" w:rsidRPr="00000000">
                      <w:rPr>
                        <w:rFonts w:ascii="Alegreya" w:cs="Alegreya" w:eastAsia="Alegreya" w:hAnsi="Alegreya"/>
                        <w:b w:val="0"/>
                        <w:i w:val="0"/>
                        <w:smallCaps w:val="0"/>
                        <w:strike w:val="0"/>
                        <w:color w:val="000000"/>
                        <w:sz w:val="26.666666666666668"/>
                        <w:szCs w:val="26.666666666666668"/>
                        <w:highlight w:val="yellow"/>
                        <w:u w:val="none"/>
                        <w:vertAlign w:val="superscript"/>
                        <w:rtl w:val="0"/>
                        <w:rPrChange w:author="Roxana Marachi" w:id="17" w:date="2022-08-05T18:29:40Z">
                          <w:rPr>
                            <w:rFonts w:ascii="Alegreya" w:cs="Alegreya" w:eastAsia="Alegreya" w:hAnsi="Alegreya"/>
                            <w:b w:val="0"/>
                            <w:i w:val="0"/>
                            <w:smallCaps w:val="0"/>
                            <w:strike w:val="0"/>
                            <w:color w:val="000000"/>
                            <w:sz w:val="26.666666666666668"/>
                            <w:szCs w:val="26.666666666666668"/>
                            <w:u w:val="none"/>
                            <w:shd w:fill="auto" w:val="clear"/>
                            <w:vertAlign w:val="superscript"/>
                          </w:rPr>
                        </w:rPrChange>
                      </w:rPr>
                      <w:delText xml:space="preserve">8</w:delText>
                    </w:r>
                  </w:sdtContent>
                </w:sdt>
                <w:r w:rsidDel="00000000" w:rsidR="00000000" w:rsidRPr="00000000">
                  <w:fldChar w:fldCharType="end"/>
                </w:r>
                <w:sdt>
                  <w:sdtPr>
                    <w:tag w:val="goog_rdk_51"/>
                  </w:sdtPr>
                  <w:sdtContent>
                    <w:r w:rsidDel="00000000" w:rsidR="00000000" w:rsidRPr="00000000">
                      <w:rPr>
                        <w:rFonts w:ascii="Alegreya" w:cs="Alegreya" w:eastAsia="Alegreya" w:hAnsi="Alegreya"/>
                        <w:b w:val="0"/>
                        <w:i w:val="0"/>
                        <w:smallCaps w:val="0"/>
                        <w:strike w:val="0"/>
                        <w:color w:val="000000"/>
                        <w:sz w:val="26.666666666666668"/>
                        <w:szCs w:val="26.666666666666668"/>
                        <w:highlight w:val="yellow"/>
                        <w:u w:val="none"/>
                        <w:vertAlign w:val="superscript"/>
                        <w:rtl w:val="0"/>
                        <w:rPrChange w:author="Roxana Marachi" w:id="17" w:date="2022-08-05T18:29:40Z">
                          <w:rPr>
                            <w:rFonts w:ascii="Alegreya" w:cs="Alegreya" w:eastAsia="Alegreya" w:hAnsi="Alegreya"/>
                            <w:b w:val="0"/>
                            <w:i w:val="0"/>
                            <w:smallCaps w:val="0"/>
                            <w:strike w:val="0"/>
                            <w:color w:val="000000"/>
                            <w:sz w:val="26.666666666666668"/>
                            <w:szCs w:val="26.666666666666668"/>
                            <w:u w:val="none"/>
                            <w:shd w:fill="auto" w:val="clear"/>
                            <w:vertAlign w:val="superscript"/>
                          </w:rPr>
                        </w:rPrChange>
                      </w:rPr>
                      <w:delText xml:space="preserve"> </w:delText>
                    </w:r>
                  </w:sdtContent>
                </w:sdt>
                <w:sdt>
                  <w:sdtPr>
                    <w:tag w:val="goog_rdk_52"/>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to study </w:delText>
                    </w:r>
                  </w:sdtContent>
                </w:sdt>
                <w:sdt>
                  <w:sdtPr>
                    <w:tag w:val="goog_rdk_5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because its popularity has</w:delText>
                    </w:r>
                  </w:sdtContent>
                </w:sdt>
              </w:del>
            </w:sdtContent>
          </w:sdt>
        </w:p>
      </w:sdtContent>
    </w:sdt>
    <w:sdt>
      <w:sdtPr>
        <w:tag w:val="goog_rdk_58"/>
      </w:sdtPr>
      <w:sdtContent>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del w:author="Roxana Marachi" w:id="12" w:date="2022-08-05T19:13:08Z"/>
              <w:rFonts w:ascii="Alegreya" w:cs="Alegreya" w:eastAsia="Alegreya" w:hAnsi="Alegreya"/>
              <w:b w:val="0"/>
              <w:i w:val="0"/>
              <w:smallCaps w:val="0"/>
              <w:strike w:val="0"/>
              <w:color w:val="000000"/>
              <w:sz w:val="24"/>
              <w:szCs w:val="24"/>
              <w:highlight w:val="yellow"/>
              <w:u w:val="none"/>
              <w:vertAlign w:val="baseline"/>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55"/>
            </w:sdtPr>
            <w:sdtContent>
              <w:del w:author="Roxana Marachi" w:id="12" w:date="2022-08-05T19:13:08Z"/>
              <w:sdt>
                <w:sdtPr>
                  <w:tag w:val="goog_rdk_56"/>
                </w:sdtPr>
                <w:sdtContent>
                  <w:del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7" w:date="2022-08-05T18:29:40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16  </w:delText>
                    </w:r>
                  </w:del>
                </w:sdtContent>
              </w:sdt>
              <w:del w:author="Roxana Marachi" w:id="12" w:date="2022-08-05T19:13:08Z">
                <w:sdt>
                  <w:sdtPr>
                    <w:tag w:val="goog_rdk_5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led to core aspects of its model being adopted by other charter school chains such as the</w:delText>
                    </w:r>
                  </w:sdtContent>
                </w:sdt>
              </w:del>
            </w:sdtContent>
          </w:sdt>
        </w:p>
      </w:sdtContent>
    </w:sdt>
    <w:sdt>
      <w:sdtPr>
        <w:tag w:val="goog_rdk_62"/>
      </w:sdtPr>
      <w:sdtContent>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del w:author="Roxana Marachi" w:id="12" w:date="2022-08-05T19:13:08Z"/>
              <w:rFonts w:ascii="Alegreya" w:cs="Alegreya" w:eastAsia="Alegreya" w:hAnsi="Alegreya"/>
              <w:b w:val="0"/>
              <w:i w:val="0"/>
              <w:smallCaps w:val="0"/>
              <w:strike w:val="0"/>
              <w:color w:val="000000"/>
              <w:sz w:val="24"/>
              <w:szCs w:val="24"/>
              <w:highlight w:val="yellow"/>
              <w:u w:val="none"/>
              <w:vertAlign w:val="baseline"/>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59"/>
            </w:sdtPr>
            <w:sdtContent>
              <w:del w:author="Roxana Marachi" w:id="12" w:date="2022-08-05T19:13:08Z"/>
              <w:sdt>
                <w:sdtPr>
                  <w:tag w:val="goog_rdk_60"/>
                </w:sdtPr>
                <w:sdtContent>
                  <w:del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7" w:date="2022-08-05T18:29:40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17  </w:delText>
                    </w:r>
                  </w:del>
                </w:sdtContent>
              </w:sdt>
              <w:del w:author="Roxana Marachi" w:id="12" w:date="2022-08-05T19:13:08Z">
                <w:sdt>
                  <w:sdtPr>
                    <w:tag w:val="goog_rdk_6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Caliber Public Schools or the Navigator Schools, both in California. It is an exemplar of a</w:delText>
                    </w:r>
                  </w:sdtContent>
                </w:sdt>
              </w:del>
            </w:sdtContent>
          </w:sdt>
        </w:p>
      </w:sdtContent>
    </w:sdt>
    <w:sdt>
      <w:sdtPr>
        <w:tag w:val="goog_rdk_66"/>
      </w:sdtPr>
      <w:sdtContent>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del w:author="Roxana Marachi" w:id="12" w:date="2022-08-05T19:13:08Z"/>
              <w:rFonts w:ascii="Alegreya" w:cs="Alegreya" w:eastAsia="Alegreya" w:hAnsi="Alegreya"/>
              <w:b w:val="0"/>
              <w:i w:val="0"/>
              <w:smallCaps w:val="0"/>
              <w:strike w:val="0"/>
              <w:color w:val="000000"/>
              <w:sz w:val="24"/>
              <w:szCs w:val="24"/>
              <w:highlight w:val="yellow"/>
              <w:u w:val="none"/>
              <w:vertAlign w:val="baseline"/>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63"/>
            </w:sdtPr>
            <w:sdtContent>
              <w:del w:author="Roxana Marachi" w:id="12" w:date="2022-08-05T19:13:08Z"/>
              <w:sdt>
                <w:sdtPr>
                  <w:tag w:val="goog_rdk_64"/>
                </w:sdtPr>
                <w:sdtContent>
                  <w:del w:author="Roxana Marachi" w:id="12" w:date="2022-08-05T19:13:08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7" w:date="2022-08-05T18:29:40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18  </w:delText>
                    </w:r>
                  </w:del>
                </w:sdtContent>
              </w:sdt>
              <w:del w:author="Roxana Marachi" w:id="12" w:date="2022-08-05T19:13:08Z">
                <w:sdt>
                  <w:sdtPr>
                    <w:tag w:val="goog_rdk_65"/>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7" w:date="2022-08-05T18:29:40Z">
                          <w:rPr>
                            <w:rFonts w:ascii="Alegreya" w:cs="Alegreya" w:eastAsia="Alegreya" w:hAnsi="Alegreya"/>
                            <w:b w:val="0"/>
                            <w:i w:val="0"/>
                            <w:smallCaps w:val="0"/>
                            <w:strike w:val="0"/>
                            <w:color w:val="000000"/>
                            <w:sz w:val="24"/>
                            <w:szCs w:val="24"/>
                            <w:u w:val="none"/>
                            <w:shd w:fill="auto" w:val="clear"/>
                            <w:vertAlign w:val="baseline"/>
                          </w:rPr>
                        </w:rPrChange>
                      </w:rPr>
                      <w:delText xml:space="preserve">popular charter school and has had an outsized influence on public education in Santa</w:delText>
                    </w:r>
                  </w:sdtContent>
                </w:sdt>
              </w:del>
            </w:sdtContent>
          </w:sdt>
        </w:p>
      </w:sdtContent>
    </w:sdt>
    <w:sdt>
      <w:sdtPr>
        <w:tag w:val="goog_rdk_76"/>
      </w:sdtPr>
      <w:sdtContent>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48" w:right="0" w:firstLine="0"/>
            <w:jc w:val="left"/>
            <w:rPr>
              <w:sz w:val="24"/>
              <w:szCs w:val="24"/>
              <w:highlight w:val="yellow"/>
              <w:rPrChange w:author="Roxana Marachi" w:id="17" w:date="2022-08-05T18:29:40Z">
                <w:rPr>
                  <w:sz w:val="24"/>
                  <w:szCs w:val="24"/>
                </w:rPr>
              </w:rPrChange>
            </w:rPr>
            <w:pPrChange w:author="Roxana Marachi" w:id="0" w:date="2022-08-05T19:13:08Z">
              <w:pPr>
                <w:spacing w:before="126" w:lineRule="auto"/>
                <w:ind w:left="139" w:right="0" w:firstLine="0"/>
                <w:jc w:val="left"/>
              </w:pPr>
            </w:pPrChange>
          </w:pPr>
          <w:sdt>
            <w:sdtPr>
              <w:tag w:val="goog_rdk_67"/>
            </w:sdtPr>
            <w:sdtContent>
              <w:del w:author="Roxana Marachi" w:id="12" w:date="2022-08-05T19:13:08Z"/>
              <w:sdt>
                <w:sdtPr>
                  <w:tag w:val="goog_rdk_68"/>
                </w:sdtPr>
                <w:sdtContent>
                  <w:del w:author="Roxana Marachi" w:id="12" w:date="2022-08-05T19:13:08Z">
                    <w:r w:rsidDel="00000000" w:rsidR="00000000" w:rsidRPr="00000000">
                      <w:rPr>
                        <w:rFonts w:ascii="Alegreya Sans" w:cs="Alegreya Sans" w:eastAsia="Alegreya Sans" w:hAnsi="Alegreya Sans"/>
                        <w:sz w:val="16"/>
                        <w:szCs w:val="16"/>
                        <w:highlight w:val="yellow"/>
                        <w:rtl w:val="0"/>
                        <w:rPrChange w:author="Roxana Marachi" w:id="17" w:date="2022-08-05T18:29:40Z">
                          <w:rPr>
                            <w:rFonts w:ascii="Alegreya Sans" w:cs="Alegreya Sans" w:eastAsia="Alegreya Sans" w:hAnsi="Alegreya Sans"/>
                            <w:sz w:val="16"/>
                            <w:szCs w:val="16"/>
                          </w:rPr>
                        </w:rPrChange>
                      </w:rPr>
                      <w:delText xml:space="preserve">19  </w:delText>
                    </w:r>
                  </w:del>
                </w:sdtContent>
              </w:sdt>
              <w:del w:author="Roxana Marachi" w:id="12" w:date="2022-08-05T19:13:08Z">
                <w:sdt>
                  <w:sdtPr>
                    <w:tag w:val="goog_rdk_69"/>
                  </w:sdtPr>
                  <w:sdtContent>
                    <w:r w:rsidDel="00000000" w:rsidR="00000000" w:rsidRPr="00000000">
                      <w:rPr>
                        <w:sz w:val="24"/>
                        <w:szCs w:val="24"/>
                        <w:highlight w:val="yellow"/>
                        <w:rtl w:val="0"/>
                        <w:rPrChange w:author="Roxana Marachi" w:id="17" w:date="2022-08-05T18:29:40Z">
                          <w:rPr>
                            <w:sz w:val="24"/>
                            <w:szCs w:val="24"/>
                          </w:rPr>
                        </w:rPrChange>
                      </w:rPr>
                      <w:delText xml:space="preserve">Clara County</w:delText>
                    </w:r>
                  </w:sdtContent>
                </w:sdt>
              </w:del>
            </w:sdtContent>
          </w:sdt>
          <w:sdt>
            <w:sdtPr>
              <w:tag w:val="goog_rdk_70"/>
            </w:sdtPr>
            <w:sdtContent>
              <w:ins w:author="Roxana Marachi" w:id="18" w:date="2022-08-05T17:33:49Z">
                <w:sdt>
                  <w:sdtPr>
                    <w:tag w:val="goog_rdk_71"/>
                  </w:sdtPr>
                  <w:sdtContent>
                    <w:del w:author="Roxana Marachi" w:id="12" w:date="2022-08-05T19:13:08Z"/>
                  </w:sdtContent>
                </w:sdt>
              </w:ins>
              <w:sdt>
                <w:sdtPr>
                  <w:tag w:val="goog_rdk_72"/>
                </w:sdtPr>
                <w:sdtContent>
                  <w:ins w:author="Roxana Marachi" w:id="18" w:date="2022-08-05T17:33:49Z">
                    <w:del w:author="Roxana Marachi" w:id="12" w:date="2022-08-05T19:13:08Z">
                      <w:r w:rsidDel="00000000" w:rsidR="00000000" w:rsidRPr="00000000">
                        <w:rPr>
                          <w:sz w:val="24"/>
                          <w:szCs w:val="24"/>
                          <w:highlight w:val="yellow"/>
                          <w:rtl w:val="0"/>
                          <w:rPrChange w:author="Roxana Marachi" w:id="17" w:date="2022-08-05T18:29:40Z">
                            <w:rPr>
                              <w:sz w:val="24"/>
                              <w:szCs w:val="24"/>
                            </w:rPr>
                          </w:rPrChange>
                        </w:rPr>
                        <w:delText xml:space="preserve">, and has actively attempted to open schools in many other states across the country (cite).</w:delText>
                      </w:r>
                    </w:del>
                  </w:ins>
                </w:sdtContent>
              </w:sdt>
              <w:ins w:author="Roxana Marachi" w:id="18" w:date="2022-08-05T17:33:49Z">
                <w:del w:author="Roxana Marachi" w:id="12" w:date="2022-08-05T19:13:08Z"/>
              </w:ins>
            </w:sdtContent>
          </w:sdt>
          <w:sdt>
            <w:sdtPr>
              <w:tag w:val="goog_rdk_73"/>
            </w:sdtPr>
            <w:sdtContent>
              <w:del w:author="Roxana Marachi" w:id="12" w:date="2022-08-05T19:13:08Z"/>
              <w:sdt>
                <w:sdtPr>
                  <w:tag w:val="goog_rdk_74"/>
                </w:sdtPr>
                <w:sdtContent>
                  <w:del w:author="Roxana Marachi" w:id="12" w:date="2022-08-05T19:13:08Z">
                    <w:r w:rsidDel="00000000" w:rsidR="00000000" w:rsidRPr="00000000">
                      <w:rPr>
                        <w:sz w:val="24"/>
                        <w:szCs w:val="24"/>
                        <w:highlight w:val="yellow"/>
                        <w:rtl w:val="0"/>
                        <w:rPrChange w:author="Roxana Marachi" w:id="17" w:date="2022-08-05T18:29:40Z">
                          <w:rPr>
                            <w:sz w:val="24"/>
                            <w:szCs w:val="24"/>
                          </w:rPr>
                        </w:rPrChange>
                      </w:rPr>
                      <w:delText xml:space="preserve">.</w:delText>
                    </w:r>
                  </w:del>
                </w:sdtContent>
              </w:sdt>
              <w:del w:author="Roxana Marachi" w:id="12" w:date="2022-08-05T19:13:08Z"/>
            </w:sdtContent>
          </w:sdt>
          <w:sdt>
            <w:sdtPr>
              <w:tag w:val="goog_rdk_75"/>
            </w:sdtPr>
            <w:sdtContent>
              <w:r w:rsidDel="00000000" w:rsidR="00000000" w:rsidRPr="00000000">
                <w:rPr>
                  <w:rtl w:val="0"/>
                </w:rPr>
              </w:r>
            </w:sdtContent>
          </w:sdt>
        </w:p>
      </w:sdtContent>
    </w:sdt>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7"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Rocketship included, offer themselves as better alternatives to</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traditional public schools. Rocketship claims that its pedagogical model of blended</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30" name=""/>
                <a:graphic>
                  <a:graphicData uri="http://schemas.microsoft.com/office/word/2010/wordprocessingShape">
                    <wps:wsp>
                      <wps:cNvSpPr/>
                      <wps:cNvPr id="20" name="Shape 20"/>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30"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83">
      <w:pPr>
        <w:spacing w:before="156" w:line="194" w:lineRule="auto"/>
        <w:ind w:left="468" w:right="871" w:firstLine="352"/>
        <w:jc w:val="left"/>
        <w:rPr>
          <w:sz w:val="20"/>
          <w:szCs w:val="20"/>
        </w:rPr>
        <w:sectPr>
          <w:footerReference r:id="rId35" w:type="default"/>
          <w:type w:val="nextPage"/>
          <w:pgSz w:h="15840" w:w="12240" w:orient="portrait"/>
          <w:pgMar w:bottom="1640" w:top="1720" w:left="1000" w:right="1300" w:header="0" w:footer="1451"/>
        </w:sectPr>
      </w:pPr>
      <w:bookmarkStart w:colFirst="0" w:colLast="0" w:name="_heading=h.1ci93xb" w:id="23"/>
      <w:bookmarkEnd w:id="23"/>
      <w:r w:rsidDel="00000000" w:rsidR="00000000" w:rsidRPr="00000000">
        <w:rPr>
          <w:sz w:val="23.333333333333336"/>
          <w:szCs w:val="23.333333333333336"/>
          <w:vertAlign w:val="superscript"/>
          <w:rtl w:val="0"/>
        </w:rPr>
        <w:t xml:space="preserve">8</w:t>
      </w:r>
      <w:r w:rsidDel="00000000" w:rsidR="00000000" w:rsidRPr="00000000">
        <w:rPr>
          <w:sz w:val="20"/>
          <w:szCs w:val="20"/>
          <w:rtl w:val="0"/>
        </w:rPr>
        <w:t xml:space="preserve">A note on names: Rocketship Public Schools is name that Rocketship Education is doing business as starting in June 2020, but since it has been known as Rocketship Education for much longer than it has been as Rocketship Public Schools, this study uses (mostly) the former name. Also, this study uses just Rocketship to refer to Rocketship Education and related entities, such as the various Launchpad Development LLCs that are associated with individual schools.</w:t>
      </w:r>
    </w:p>
    <w:p w:rsidR="00000000" w:rsidDel="00000000" w:rsidP="00000000" w:rsidRDefault="00000000" w:rsidRPr="00000000" w14:paraId="00000184">
      <w:pPr>
        <w:spacing w:before="49" w:lineRule="auto"/>
        <w:ind w:left="905" w:right="0" w:firstLine="0"/>
        <w:jc w:val="left"/>
        <w:rPr>
          <w:sz w:val="24"/>
          <w:szCs w:val="24"/>
        </w:rPr>
      </w:pPr>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learning</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is more efficient than that of traditional public schools,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4"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offers personalized </w:t>
      </w:r>
      <w:sdt>
        <w:sdtPr>
          <w:tag w:val="goog_rdk_77"/>
        </w:sdtPr>
        <w:sdtConten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Change w:author="Roxana Marachi" w:id="20" w:date="2022-08-05T17:34:44Z">
                <w:rPr>
                  <w:rFonts w:ascii="Alegreya" w:cs="Alegreya" w:eastAsia="Alegreya" w:hAnsi="Alegreya"/>
                  <w:b w:val="0"/>
                  <w:i w:val="0"/>
                  <w:smallCaps w:val="0"/>
                  <w:strike w:val="0"/>
                  <w:color w:val="000000"/>
                  <w:sz w:val="24"/>
                  <w:szCs w:val="24"/>
                  <w:u w:val="none"/>
                  <w:shd w:fill="auto" w:val="clear"/>
                  <w:vertAlign w:val="baseline"/>
                </w:rPr>
              </w:rPrChange>
            </w:rPr>
            <w:t xml:space="preserve">learning</w:t>
          </w:r>
        </w:sdtContent>
      </w:sdt>
      <w:hyperlink w:anchor="_heading=h.qsh70q">
        <w:sdt>
          <w:sdtPr>
            <w:tag w:val="goog_rdk_78"/>
          </w:sdtPr>
          <w:sdtContent>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Change w:author="Roxana Marachi" w:id="20" w:date="2022-08-05T17:34:44Z">
                  <w:rPr>
                    <w:rFonts w:ascii="Alegreya" w:cs="Alegreya" w:eastAsia="Alegreya" w:hAnsi="Alegreya"/>
                    <w:b w:val="0"/>
                    <w:i w:val="0"/>
                    <w:smallCaps w:val="0"/>
                    <w:strike w:val="0"/>
                    <w:color w:val="000000"/>
                    <w:sz w:val="26.666666666666668"/>
                    <w:szCs w:val="26.666666666666668"/>
                    <w:u w:val="none"/>
                    <w:shd w:fill="auto" w:val="clear"/>
                    <w:vertAlign w:val="superscript"/>
                  </w:rPr>
                </w:rPrChange>
              </w:rPr>
              <w:t xml:space="preserve">9</w:t>
            </w:r>
          </w:sdtContent>
        </w:sdt>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through computer-mediated instruction, and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4"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offers a human connection (at least part of the time) that is similar to traditional</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4"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are claims that can be tested in other studies by comparing individual</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schools to independent charter schools and to TPSs in the same district. The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chain can be compared to other charter school management organizations,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portfolios of charter schools, as well as to traditional public school districts, but such</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studies need to be done with care to avoid methodological errors that would reduce the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validity of their conclusions.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sdt>
        <w:sdtPr>
          <w:tag w:val="goog_rdk_79"/>
        </w:sdtPr>
        <w:sdtContent>
          <w:commentRangeStart w:id="0"/>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Many studies have examined the outcomes of charter schools and charter chains,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including one specifically on Rocketship’s effect on Milwaukee’s public schools had</w:t>
      </w:r>
    </w:p>
    <w:sdt>
      <w:sdtPr>
        <w:tag w:val="goog_rdk_84"/>
      </w:sdtPr>
      <w:sdtContent>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del w:author="Roxana Marachi" w:id="22" w:date="2022-08-05T19:15:50Z"/>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proposed legislation passed. </w:t>
          </w:r>
          <w:sdt>
            <w:sdtPr>
              <w:tag w:val="goog_rdk_80"/>
            </w:sdtPr>
            <w:sdtContent>
              <w:ins w:author="Roxana Marachi" w:id="21" w:date="2022-08-05T19:15:4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However, </w:t>
                </w:r>
              </w:ins>
            </w:sdtContent>
          </w:sdt>
          <w:sdt>
            <w:sdtPr>
              <w:tag w:val="goog_rdk_81"/>
            </w:sdtPr>
            <w:sdtContent>
              <w:del w:author="Roxana Marachi" w:id="21" w:date="2022-08-05T19:15:4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But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Rocketship’s finances, as a whole, have not been studied</w:t>
          </w:r>
          <w:sdt>
            <w:sdtPr>
              <w:tag w:val="goog_rdk_82"/>
            </w:sdtPr>
            <w:sdtContent>
              <w:ins w:author="Roxana Marachi" w:id="22" w:date="2022-08-05T19:15:5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sdt>
            <w:sdtPr>
              <w:tag w:val="goog_rdk_83"/>
            </w:sdtPr>
            <w:sdtContent>
              <w:del w:author="Roxana Marachi" w:id="22" w:date="2022-08-05T19:15:50Z">
                <w:r w:rsidDel="00000000" w:rsidR="00000000" w:rsidRPr="00000000">
                  <w:rPr>
                    <w:rtl w:val="0"/>
                  </w:rPr>
                </w:r>
              </w:del>
            </w:sdtContent>
          </w:sdt>
        </w:p>
      </w:sdtContent>
    </w:sdt>
    <w:sdt>
      <w:sdtPr>
        <w:tag w:val="goog_rdk_86"/>
      </w:sdtPr>
      <w:sdtContent>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sz w:val="24"/>
              <w:szCs w:val="24"/>
            </w:rPr>
            <w:pPrChange w:author="Roxana Marachi" w:id="0" w:date="2022-08-05T19:15:55Z">
              <w:pPr>
                <w:spacing w:before="126" w:lineRule="auto"/>
                <w:ind w:left="839" w:right="0" w:firstLine="0"/>
                <w:jc w:val="left"/>
              </w:pPr>
            </w:pPrChange>
          </w:pPr>
          <w:sdt>
            <w:sdtPr>
              <w:tag w:val="goog_rdk_85"/>
            </w:sdtPr>
            <w:sdtContent>
              <w:del w:author="Roxana Marachi" w:id="22" w:date="2022-08-05T19:15:50Z">
                <w:r w:rsidDel="00000000" w:rsidR="00000000" w:rsidRPr="00000000">
                  <w:rPr>
                    <w:rFonts w:ascii="Alegreya Sans" w:cs="Alegreya Sans" w:eastAsia="Alegreya Sans" w:hAnsi="Alegreya Sans"/>
                    <w:sz w:val="16"/>
                    <w:szCs w:val="16"/>
                    <w:rtl w:val="0"/>
                  </w:rPr>
                  <w:delText xml:space="preserve">15 </w:delText>
                </w:r>
              </w:del>
            </w:sdtContent>
          </w:sdt>
          <w:r w:rsidDel="00000000" w:rsidR="00000000" w:rsidRPr="00000000">
            <w:rPr>
              <w:rFonts w:ascii="Alegreya Sans" w:cs="Alegreya Sans" w:eastAsia="Alegreya Sans" w:hAnsi="Alegreya Sans"/>
              <w:sz w:val="16"/>
              <w:szCs w:val="16"/>
              <w:rtl w:val="0"/>
            </w:rPr>
            <w:t xml:space="preserve"> </w:t>
          </w:r>
          <w:r w:rsidDel="00000000" w:rsidR="00000000" w:rsidRPr="00000000">
            <w:rPr>
              <w:sz w:val="24"/>
              <w:szCs w:val="24"/>
              <w:rtl w:val="0"/>
            </w:rPr>
            <w:t xml:space="preserve">in detail.</w:t>
          </w:r>
          <w:commentRangeEnd w:id="0"/>
          <w:r w:rsidDel="00000000" w:rsidR="00000000" w:rsidRPr="00000000">
            <w:commentReference w:id="0"/>
          </w:r>
          <w:r w:rsidDel="00000000" w:rsidR="00000000" w:rsidRPr="00000000">
            <w:rPr>
              <w:rtl w:val="0"/>
            </w:rPr>
          </w:r>
        </w:p>
      </w:sdtContent>
    </w:sdt>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95">
      <w:pPr>
        <w:spacing w:before="74" w:lineRule="auto"/>
        <w:ind w:left="831" w:right="0" w:firstLine="0"/>
        <w:jc w:val="left"/>
        <w:rPr>
          <w:i w:val="1"/>
          <w:sz w:val="24"/>
          <w:szCs w:val="24"/>
        </w:rPr>
      </w:pPr>
      <w:bookmarkStart w:colFirst="0" w:colLast="0" w:name="_heading=h.2bn6wsx" w:id="25"/>
      <w:bookmarkEnd w:id="25"/>
      <w:r w:rsidDel="00000000" w:rsidR="00000000" w:rsidRPr="00000000">
        <w:rPr>
          <w:rFonts w:ascii="Alegreya Sans" w:cs="Alegreya Sans" w:eastAsia="Alegreya Sans" w:hAnsi="Alegreya Sans"/>
          <w:sz w:val="16"/>
          <w:szCs w:val="16"/>
          <w:rtl w:val="0"/>
        </w:rPr>
        <w:t xml:space="preserve">16 </w:t>
      </w:r>
      <w:bookmarkStart w:colFirst="0" w:colLast="0" w:name="bookmark=id.3whwml4" w:id="24"/>
      <w:bookmarkEnd w:id="24"/>
      <w:r w:rsidDel="00000000" w:rsidR="00000000" w:rsidRPr="00000000">
        <w:rPr>
          <w:i w:val="1"/>
          <w:sz w:val="24"/>
          <w:szCs w:val="24"/>
          <w:rtl w:val="0"/>
        </w:rPr>
        <w:t xml:space="preserve">Research Question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questions and themes lead to the following research question: Has Rocketship</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structured itself and related entities to earn a return to investors, and if so, how?</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order to answer this research question definitively, this study must be as complete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possible, and that entails understanding the finances of public schools in California,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those of charter schools in California, </w:t>
      </w:r>
      <w:sdt>
        <w:sdtPr>
          <w:tag w:val="goog_rdk_87"/>
        </w:sdtPr>
        <w:sdtContent>
          <w:ins w:author="Roxana Marachi" w:id="24" w:date="2022-08-05T17:36:2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those of Rocketship Education and related entities.</w:t>
      </w:r>
    </w:p>
    <w:sdt>
      <w:sdtPr>
        <w:tag w:val="goog_rdk_90"/>
      </w:sdtPr>
      <w:sdtContent>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del w:author="Roxana Marachi" w:id="25" w:date="2022-08-05T19:19:24Z"/>
              <w:rFonts w:ascii="Alegreya" w:cs="Alegreya" w:eastAsia="Alegreya" w:hAnsi="Alegreya"/>
              <w:b w:val="0"/>
              <w:i w:val="0"/>
              <w:smallCaps w:val="0"/>
              <w:strike w:val="0"/>
              <w:color w:val="000000"/>
              <w:sz w:val="24"/>
              <w:szCs w:val="24"/>
              <w:highlight w:val="yellow"/>
              <w:u w:val="none"/>
              <w:vertAlign w:val="baseline"/>
              <w:rPrChange w:author="Roxana Marachi" w:id="26" w:date="2022-08-05T19:19:20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sdt>
            <w:sdtPr>
              <w:tag w:val="goog_rdk_88"/>
            </w:sdtPr>
            <w:sdtContent>
              <w:del w:author="Roxana Marachi" w:id="25" w:date="2022-08-05T19:19:24Z"/>
              <w:sdt>
                <w:sdtPr>
                  <w:tag w:val="goog_rdk_89"/>
                </w:sdtPr>
                <w:sdtContent>
                  <w:del w:author="Roxana Marachi" w:id="25" w:date="2022-08-05T19:19:24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26" w:date="2022-08-05T19:19:20Z">
                          <w:rPr>
                            <w:rFonts w:ascii="Alegreya" w:cs="Alegreya" w:eastAsia="Alegreya" w:hAnsi="Alegreya"/>
                            <w:b w:val="0"/>
                            <w:i w:val="0"/>
                            <w:smallCaps w:val="0"/>
                            <w:strike w:val="0"/>
                            <w:color w:val="000000"/>
                            <w:sz w:val="24"/>
                            <w:szCs w:val="24"/>
                            <w:u w:val="none"/>
                            <w:shd w:fill="auto" w:val="clear"/>
                            <w:vertAlign w:val="baseline"/>
                          </w:rPr>
                        </w:rPrChange>
                      </w:rPr>
                      <w:delText xml:space="preserve">Only then will one be able to identify how Rocketship’s finances differ overall from those</w:delText>
                    </w:r>
                  </w:del>
                </w:sdtContent>
              </w:sdt>
              <w:del w:author="Roxana Marachi" w:id="25" w:date="2022-08-05T19:19:24Z"/>
            </w:sdtContent>
          </w:sdt>
        </w:p>
      </w:sdtContent>
    </w:sdt>
    <w:sdt>
      <w:sdtPr>
        <w:tag w:val="goog_rdk_93"/>
      </w:sdtPr>
      <w:sdtContent>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del w:author="Roxana Marachi" w:id="25" w:date="2022-08-05T19:19:24Z"/>
              <w:rFonts w:ascii="Alegreya" w:cs="Alegreya" w:eastAsia="Alegreya" w:hAnsi="Alegreya"/>
              <w:b w:val="0"/>
              <w:i w:val="0"/>
              <w:smallCaps w:val="0"/>
              <w:strike w:val="0"/>
              <w:color w:val="000000"/>
              <w:sz w:val="14"/>
              <w:szCs w:val="14"/>
              <w:highlight w:val="yellow"/>
              <w:u w:val="none"/>
              <w:vertAlign w:val="baseline"/>
              <w:rPrChange w:author="Roxana Marachi" w:id="26" w:date="2022-08-05T19:19:20Z">
                <w:rPr>
                  <w:rFonts w:ascii="Alegreya" w:cs="Alegreya" w:eastAsia="Alegreya" w:hAnsi="Alegreya"/>
                  <w:b w:val="0"/>
                  <w:i w:val="0"/>
                  <w:smallCaps w:val="0"/>
                  <w:strike w:val="0"/>
                  <w:color w:val="000000"/>
                  <w:sz w:val="14"/>
                  <w:szCs w:val="14"/>
                  <w:u w:val="none"/>
                  <w:shd w:fill="auto" w:val="clear"/>
                  <w:vertAlign w:val="baseline"/>
                </w:rPr>
              </w:rPrChange>
            </w:rPr>
          </w:pPr>
          <w:sdt>
            <w:sdtPr>
              <w:tag w:val="goog_rdk_91"/>
            </w:sdtPr>
            <w:sdtContent>
              <w:del w:author="Roxana Marachi" w:id="25" w:date="2022-08-05T19:19:24Z"/>
              <w:sdt>
                <w:sdtPr>
                  <w:tag w:val="goog_rdk_92"/>
                </w:sdtPr>
                <w:sdtContent>
                  <w:del w:author="Roxana Marachi" w:id="25" w:date="2022-08-05T19:19:24Z">
                    <w:r w:rsidDel="00000000" w:rsidR="00000000" w:rsidRPr="00000000">
                      <w:rPr>
                        <w:rtl w:val="0"/>
                      </w:rPr>
                    </w:r>
                  </w:del>
                </w:sdtContent>
              </w:sdt>
              <w:del w:author="Roxana Marachi" w:id="25" w:date="2022-08-05T19:19:24Z">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45" name=""/>
                          <a:graphic>
                            <a:graphicData uri="http://schemas.microsoft.com/office/word/2010/wordprocessingShape">
                              <wps:wsp>
                                <wps:cNvSpPr/>
                                <wps:cNvPr id="35" name="Shape 35"/>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45"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1270" cy="12700"/>
                                  </a:xfrm>
                                  <a:prstGeom prst="rect"/>
                                  <a:ln/>
                                </pic:spPr>
                              </pic:pic>
                            </a:graphicData>
                          </a:graphic>
                        </wp:anchor>
                      </w:drawing>
                    </mc:Fallback>
                  </mc:AlternateContent>
                </w:r>
              </w:del>
            </w:sdtContent>
          </w:sdt>
        </w:p>
      </w:sdtContent>
    </w:sdt>
    <w:sdt>
      <w:sdtPr>
        <w:tag w:val="goog_rdk_94"/>
      </w:sdtPr>
      <w:sdtContent>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sz w:val="20"/>
              <w:szCs w:val="20"/>
            </w:rPr>
            <w:sectPr>
              <w:footerReference r:id="rId37" w:type="default"/>
              <w:type w:val="nextPage"/>
              <w:pgSz w:h="15840" w:w="12240" w:orient="portrait"/>
              <w:pgMar w:bottom="1640" w:top="1720" w:left="1000" w:right="1300" w:header="0" w:footer="1451"/>
            </w:sectPr>
            <w:pPrChange w:author="Roxana Marachi" w:id="0" w:date="2022-08-05T19:19:24Z">
              <w:pPr>
                <w:spacing w:before="156" w:line="194" w:lineRule="auto"/>
                <w:ind w:left="1160" w:right="149" w:firstLine="355.99999999999994"/>
                <w:jc w:val="left"/>
              </w:pPr>
            </w:pPrChange>
          </w:pPr>
          <w:bookmarkStart w:colFirst="0" w:colLast="0" w:name="_heading=h.qsh70q" w:id="26"/>
          <w:bookmarkEnd w:id="26"/>
          <w:r w:rsidDel="00000000" w:rsidR="00000000" w:rsidRPr="00000000">
            <w:rPr>
              <w:sz w:val="23.333333333333336"/>
              <w:szCs w:val="23.333333333333336"/>
              <w:vertAlign w:val="superscript"/>
              <w:rtl w:val="0"/>
            </w:rPr>
            <w:t xml:space="preserve">9</w:t>
          </w:r>
          <w:r w:rsidDel="00000000" w:rsidR="00000000" w:rsidRPr="00000000">
            <w:rPr>
              <w:sz w:val="20"/>
              <w:szCs w:val="20"/>
              <w:rtl w:val="0"/>
            </w:rPr>
            <w:t xml:space="preserve">Note that personalized learning is not the same differentiated instruction. All students follow the same path with personalized learning, albeit at different rates, instead of following different paths at different rates, as with properly implemented differentiated instruction.</w:t>
          </w:r>
        </w:p>
      </w:sdtContent>
    </w:sdt>
    <w:sdt>
      <w:sdtPr>
        <w:tag w:val="goog_rdk_96"/>
      </w:sdtPr>
      <w:sdtContent>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del w:author="Roxana Marachi" w:id="28" w:date="2022-08-05T19:19:31Z"/>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sdt>
            <w:sdtPr>
              <w:tag w:val="goog_rdk_95"/>
            </w:sdtPr>
            <w:sdtContent>
              <w:del w:author="Roxana Marachi" w:id="28" w:date="2022-08-05T19:19:3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of traditional public schools (TPSs) and whether those differences represent a profit or</w:delText>
                </w:r>
              </w:del>
            </w:sdtContent>
          </w:sdt>
        </w:p>
      </w:sdtContent>
    </w:sdt>
    <w:sdt>
      <w:sdtPr>
        <w:tag w:val="goog_rdk_98"/>
      </w:sdtPr>
      <w:sdtContent>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sz w:val="24"/>
              <w:szCs w:val="24"/>
            </w:rPr>
            <w:pPrChange w:author="Roxana Marachi" w:id="0" w:date="2022-08-05T19:19:31Z">
              <w:pPr>
                <w:spacing w:before="126" w:lineRule="auto"/>
                <w:ind w:left="197" w:right="0" w:firstLine="0"/>
                <w:jc w:val="left"/>
              </w:pPr>
            </w:pPrChange>
          </w:pPr>
          <w:sdt>
            <w:sdtPr>
              <w:tag w:val="goog_rdk_97"/>
            </w:sdtPr>
            <w:sdtContent>
              <w:del w:author="Roxana Marachi" w:id="28" w:date="2022-08-05T19:19:31Z">
                <w:r w:rsidDel="00000000" w:rsidR="00000000" w:rsidRPr="00000000">
                  <w:rPr>
                    <w:rFonts w:ascii="Alegreya Sans" w:cs="Alegreya Sans" w:eastAsia="Alegreya Sans" w:hAnsi="Alegreya Sans"/>
                    <w:sz w:val="16"/>
                    <w:szCs w:val="16"/>
                    <w:rtl w:val="0"/>
                  </w:rPr>
                  <w:delText xml:space="preserve">2  </w:delText>
                </w:r>
                <w:r w:rsidDel="00000000" w:rsidR="00000000" w:rsidRPr="00000000">
                  <w:rPr>
                    <w:sz w:val="24"/>
                    <w:szCs w:val="24"/>
                    <w:rtl w:val="0"/>
                  </w:rPr>
                  <w:delText xml:space="preserve">not.</w:delText>
                </w:r>
              </w:del>
            </w:sdtContent>
          </w:sdt>
          <w:r w:rsidDel="00000000" w:rsidR="00000000" w:rsidRPr="00000000">
            <w:rPr>
              <w:rtl w:val="0"/>
            </w:rPr>
          </w:r>
        </w:p>
      </w:sdtContent>
    </w:sdt>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10"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More broadly, there are additional reasons for studying charter school finances. Are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 (the states, the federal government) misallocating the money we spend on charter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Could we be spending our tax dollars more wisely? What did taxpayers get for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expenditures? These questions, however interesting and appealing they may be, are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beyond the scope of this study and remain for future researchers to explore.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10"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case study is </w:t>
      </w:r>
      <w:sdt>
        <w:sdtPr>
          <w:tag w:val="goog_rdk_99"/>
        </w:sdtPr>
        <w:sdtContent>
          <w:del w:author="Roxana Marachi" w:id="30" w:date="2022-08-05T17:37:0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believed to be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unique in that it examines in depth the finances of 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single charter school chain. There have been studies of the finances of aggregations of</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chains (e.g.. all known charter school chains in the United States,</w:t>
      </w:r>
      <w:hyperlink w:anchor="_heading=h.3as4poj">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10</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a</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selected group of charter school chains). Other studies have explored the effects of</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on segregation or academic achievement, or the financial impact of</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on their surrounding public school district. But academic studies of the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finances of just a single charter school chain seem to be missing.</w:t>
      </w:r>
      <w:hyperlink w:anchor="_heading=h.1pxezwc">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11</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is hoped that the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lessons learned from this case study will be used by policy makers to strengthen charter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law in California and elsewhere in order to increase desired outcomes and to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minimize cost and unintended consequences.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09"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tempting and as important as it might be, this dissertation will not examine the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academic outcomes of Rocketship or of other charter schools. This dissertation will</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restrict itself to the finances of those schools. Much excellent work has already been done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evaluating charter school outcomes. Section </w:t>
      </w:r>
      <w:hyperlink w:anchor="_heading=h.43ky6r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discusses four surveys of charter school</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and one overview book.</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266700</wp:posOffset>
                </wp:positionV>
                <wp:extent cx="1270" cy="12700"/>
                <wp:effectExtent b="0" l="0" r="0" t="0"/>
                <wp:wrapTopAndBottom distB="0" distT="0"/>
                <wp:docPr id="76" name=""/>
                <a:graphic>
                  <a:graphicData uri="http://schemas.microsoft.com/office/word/2010/wordprocessingShape">
                    <wps:wsp>
                      <wps:cNvSpPr/>
                      <wps:cNvPr id="66" name="Shape 6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266700</wp:posOffset>
                </wp:positionV>
                <wp:extent cx="1270" cy="12700"/>
                <wp:effectExtent b="0" l="0" r="0" t="0"/>
                <wp:wrapTopAndBottom distB="0" distT="0"/>
                <wp:docPr id="76" name="image66.png"/>
                <a:graphic>
                  <a:graphicData uri="http://schemas.openxmlformats.org/drawingml/2006/picture">
                    <pic:pic>
                      <pic:nvPicPr>
                        <pic:cNvPr id="0" name="image66.png"/>
                        <pic:cNvPicPr preferRelativeResize="0"/>
                      </pic:nvPicPr>
                      <pic:blipFill>
                        <a:blip r:embed="rId3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B6">
      <w:pPr>
        <w:spacing w:before="113" w:lineRule="auto"/>
        <w:ind w:left="767" w:right="0" w:firstLine="0"/>
        <w:jc w:val="left"/>
        <w:rPr>
          <w:sz w:val="20"/>
          <w:szCs w:val="20"/>
        </w:rPr>
      </w:pPr>
      <w:bookmarkStart w:colFirst="0" w:colLast="0" w:name="_heading=h.3as4poj" w:id="27"/>
      <w:bookmarkEnd w:id="27"/>
      <w:r w:rsidDel="00000000" w:rsidR="00000000" w:rsidRPr="00000000">
        <w:rPr>
          <w:sz w:val="23.333333333333336"/>
          <w:szCs w:val="23.333333333333336"/>
          <w:vertAlign w:val="superscript"/>
          <w:rtl w:val="0"/>
        </w:rPr>
        <w:t xml:space="preserve">10</w:t>
      </w:r>
      <w:r w:rsidDel="00000000" w:rsidR="00000000" w:rsidRPr="00000000">
        <w:rPr>
          <w:sz w:val="20"/>
          <w:szCs w:val="20"/>
          <w:rtl w:val="0"/>
        </w:rPr>
        <w:t xml:space="preserve">See Miron et al. </w:t>
      </w:r>
      <w:hyperlink w:anchor="_heading=h.2pcmsun">
        <w:r w:rsidDel="00000000" w:rsidR="00000000" w:rsidRPr="00000000">
          <w:rPr>
            <w:sz w:val="20"/>
            <w:szCs w:val="20"/>
            <w:rtl w:val="0"/>
          </w:rPr>
          <w:t xml:space="preserve">(2021)</w:t>
        </w:r>
      </w:hyperlink>
      <w:r w:rsidDel="00000000" w:rsidR="00000000" w:rsidRPr="00000000">
        <w:rPr>
          <w:sz w:val="20"/>
          <w:szCs w:val="20"/>
          <w:rtl w:val="0"/>
        </w:rPr>
        <w:t xml:space="preserve"> for a list of currently known charter school chains.</w:t>
      </w:r>
    </w:p>
    <w:p w:rsidR="00000000" w:rsidDel="00000000" w:rsidP="00000000" w:rsidRDefault="00000000" w:rsidRPr="00000000" w14:paraId="000001B7">
      <w:pPr>
        <w:spacing w:before="107" w:line="194" w:lineRule="auto"/>
        <w:ind w:left="468" w:right="871" w:firstLine="325"/>
        <w:jc w:val="left"/>
        <w:rPr>
          <w:sz w:val="20"/>
          <w:szCs w:val="20"/>
        </w:rPr>
        <w:sectPr>
          <w:footerReference r:id="rId39" w:type="default"/>
          <w:type w:val="nextPage"/>
          <w:pgSz w:h="15840" w:w="12240" w:orient="portrait"/>
          <w:pgMar w:bottom="1640" w:top="1720" w:left="1000" w:right="1300" w:header="0" w:footer="1451"/>
        </w:sectPr>
      </w:pPr>
      <w:bookmarkStart w:colFirst="0" w:colLast="0" w:name="_heading=h.1pxezwc" w:id="28"/>
      <w:bookmarkEnd w:id="28"/>
      <w:r w:rsidDel="00000000" w:rsidR="00000000" w:rsidRPr="00000000">
        <w:rPr>
          <w:sz w:val="23.333333333333336"/>
          <w:szCs w:val="23.333333333333336"/>
          <w:vertAlign w:val="superscript"/>
          <w:rtl w:val="0"/>
        </w:rPr>
        <w:t xml:space="preserve">11</w:t>
      </w:r>
      <w:r w:rsidDel="00000000" w:rsidR="00000000" w:rsidRPr="00000000">
        <w:rPr>
          <w:sz w:val="20"/>
          <w:szCs w:val="20"/>
          <w:rtl w:val="0"/>
        </w:rPr>
        <w:t xml:space="preserve">I distinguish between academic studies and criminal investigations. Clearly, the grand jury indictment of 11 persons associated with A3 Education was a study of a single charter school chain, but it was a criminal investigation, not an academic study.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bookmarkStart w:colFirst="0" w:colLast="0" w:name="bookmark=id.49x2ik5" w:id="29"/>
      <w:bookmarkEnd w:id="2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Theoretical and Conceptual Frameworks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According to Grant and Osanloo </w:t>
      </w:r>
      <w:hyperlink w:anchor="_heading=h.393x0l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creating and understanding the theoretical</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 for one’s dissertation is “one of the most important aspects in the research</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process.” (p.12) They liken the theoretical framework of a dissertation to the blueprints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define a house. That framework both defines the organization and the structure of 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dissertation, as well as what counts as elements and their relationships. A theoretical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 articulates “the researcher’s understanding of how the research problem will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best be explored, the specific direction the research will have to take, and the relationship</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between the different variables in the study.” (Grant &amp; Osanloo, </w:t>
      </w:r>
      <w:hyperlink w:anchor="_heading=h.393x0l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16–17)</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1"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Further, a “conceptual framework offers a logical structure of connected concepts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help provide a picture or visual display of how ideas in a study relate to one another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within the theoretical framework” (Grant &amp; Osanloo, </w:t>
      </w:r>
      <w:hyperlink w:anchor="_heading=h.393x0l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16–17). This dissertation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uses a case study approach as its theoretical framework within a public policy</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 its conceptual framework.</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9">
      <w:pPr>
        <w:spacing w:before="74" w:lineRule="auto"/>
        <w:ind w:left="839" w:right="0" w:firstLine="0"/>
        <w:jc w:val="left"/>
        <w:rPr>
          <w:i w:val="1"/>
          <w:sz w:val="24"/>
          <w:szCs w:val="24"/>
        </w:rPr>
      </w:pPr>
      <w:bookmarkStart w:colFirst="0" w:colLast="0" w:name="_heading=h.3o7alnk" w:id="32"/>
      <w:bookmarkEnd w:id="32"/>
      <w:r w:rsidDel="00000000" w:rsidR="00000000" w:rsidRPr="00000000">
        <w:rPr>
          <w:rFonts w:ascii="Alegreya Sans" w:cs="Alegreya Sans" w:eastAsia="Alegreya Sans" w:hAnsi="Alegreya Sans"/>
          <w:sz w:val="16"/>
          <w:szCs w:val="16"/>
          <w:rtl w:val="0"/>
        </w:rPr>
        <w:t xml:space="preserve">15 </w:t>
      </w:r>
      <w:bookmarkStart w:colFirst="0" w:colLast="0" w:name="bookmark=id.147n2zr" w:id="31"/>
      <w:bookmarkEnd w:id="31"/>
      <w:r w:rsidDel="00000000" w:rsidR="00000000" w:rsidRPr="00000000">
        <w:rPr>
          <w:i w:val="1"/>
          <w:sz w:val="24"/>
          <w:szCs w:val="24"/>
          <w:rtl w:val="0"/>
        </w:rPr>
        <w:t xml:space="preserve">Public Policy as a Theoretical Framework</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public policy framework provides a rich set of tools and techniques with which to</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analyze Rocketship’s finances. Three factors support using a public policy framework to</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guide understanding and evaluating Rocketship’s finances. First, charter school finance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constrained primarily by public policies set by state legislatures, the creators of charter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These laws regulate taxes, grants, borrowing capacity, and reporting</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requirements of charter schools and charter school chains (Aguinaldo et al., </w:t>
      </w:r>
      <w:hyperlink w:anchor="_heading=h.ymfzm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definition, whatever falls within the purview of legislators is public policy. Second,</w:t>
      </w:r>
    </w:p>
    <w:p w:rsidR="00000000" w:rsidDel="00000000" w:rsidP="00000000" w:rsidRDefault="00000000" w:rsidRPr="00000000" w14:paraId="000001D2">
      <w:pPr>
        <w:spacing w:before="126" w:lineRule="auto"/>
        <w:ind w:left="822" w:right="0" w:firstLine="0"/>
        <w:jc w:val="left"/>
        <w:rPr>
          <w:sz w:val="24"/>
          <w:szCs w:val="24"/>
        </w:rPr>
      </w:pPr>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Brighouse et al. </w:t>
      </w:r>
      <w:hyperlink w:anchor="_heading=h.415t9al">
        <w:r w:rsidDel="00000000" w:rsidR="00000000" w:rsidRPr="00000000">
          <w:rPr>
            <w:sz w:val="24"/>
            <w:szCs w:val="24"/>
            <w:rtl w:val="0"/>
          </w:rPr>
          <w:t xml:space="preserve">(2018),</w:t>
        </w:r>
      </w:hyperlink>
      <w:r w:rsidDel="00000000" w:rsidR="00000000" w:rsidRPr="00000000">
        <w:rPr>
          <w:sz w:val="24"/>
          <w:szCs w:val="24"/>
          <w:rtl w:val="0"/>
        </w:rPr>
        <w:t xml:space="preserve"> in </w:t>
      </w:r>
      <w:r w:rsidDel="00000000" w:rsidR="00000000" w:rsidRPr="00000000">
        <w:rPr>
          <w:i w:val="1"/>
          <w:sz w:val="24"/>
          <w:szCs w:val="24"/>
          <w:rtl w:val="0"/>
        </w:rPr>
        <w:t xml:space="preserve">Educational Goods</w:t>
      </w:r>
      <w:r w:rsidDel="00000000" w:rsidR="00000000" w:rsidRPr="00000000">
        <w:rPr>
          <w:sz w:val="24"/>
          <w:szCs w:val="24"/>
          <w:rtl w:val="0"/>
        </w:rPr>
        <w:t xml:space="preserve">, provide a succinct definition of what public</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4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policy analysis is which matches the purpose of undertaking this case study. They use a</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values, evidence, and decision-making framework “to make judgments about how well</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specific policies are likely to realize valued outcomes” (Brighouse et al., </w:t>
      </w:r>
      <w:hyperlink w:anchor="_heading=h.415t9a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p.1). Last,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three concerns — values, evidence, decision-making — are considered the key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concerns by academics and researchers in the public policy field (Bueno de Mesquita,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hyperlink w:anchor="_heading=h.vgdtq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Clemons &amp; McBeth, </w:t>
      </w:r>
      <w:hyperlink w:anchor="_heading=h.4jpj0b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Fowler, </w:t>
      </w:r>
      <w:hyperlink w:anchor="_heading=h.33zd5k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2013;</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Gupta, </w:t>
      </w:r>
      <w:hyperlink w:anchor="_heading=h.1o97atn">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Using a public policy</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 is appropriate when examining charter school finances.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discipline of public policy sanctions a wide variety of tools and techniques when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analyzing issues. (These tools and techniques will be discussed more fully in Chapter </w:t>
      </w:r>
      <w:hyperlink w:anchor="_heading=h.36ei31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Chapter ch:results if and when they are used.) Public policy has been studied for years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(there are public policy departments in many universities) and it is a mature area of</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academic research. As in most academic fields, there are fierce debates about the merits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robustness of a particular approach compared to alternatives, but at a high level,</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to do is generally agreed upon. Most identify the following five steps (or variants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thereof) that are used when creating public policy:</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74"/>
        </w:tabs>
        <w:spacing w:after="0" w:before="21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 Define the issues and set the agenda.</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2"/>
        </w:tabs>
        <w:spacing w:after="0" w:before="88"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 Formulate one or more policies that address the issues identified.</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6"/>
        </w:tabs>
        <w:spacing w:after="0" w:before="89"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 Evaluate those policies using tools and techniques like cost-benefit analysis, value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48"/>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analysis, political feasibility, game theory, and economic analysis.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7"/>
        </w:tabs>
        <w:spacing w:after="0" w:before="88"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 Implement those policies by passing legislation, changing practices, or by using</w:t>
      </w:r>
    </w:p>
    <w:p w:rsidR="00000000" w:rsidDel="00000000" w:rsidP="00000000" w:rsidRDefault="00000000" w:rsidRPr="00000000" w14:paraId="000001E7">
      <w:pPr>
        <w:tabs>
          <w:tab w:val="left" w:pos="1148"/>
        </w:tabs>
        <w:spacing w:before="126"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the courts.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3"/>
        </w:tabs>
        <w:spacing w:after="0" w:before="89"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5. Evaluate the effectiveness of the policy changes.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33"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Two keys to identifying alternatives during policy formation and later when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evaluating consequences are choosing or creating a model, and forecasting. Models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identify what is going to be studied and their relationships, and forecasting is a</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prediction of the future whose consequences are (hopefully) identified in a model. Page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2"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41"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hyperlink w:anchor="_heading=h.w7b24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lists 26 major models that have been used in science, business, and medicine.</w:t>
      </w:r>
    </w:p>
    <w:sdt>
      <w:sdtPr>
        <w:tag w:val="goog_rdk_112"/>
      </w:sdtPr>
      <w:sdtContent>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ff9900" w:val="clear"/>
              <w:vertAlign w:val="baseline"/>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sdt>
            <w:sdtPr>
              <w:tag w:val="goog_rdk_100"/>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Th</w:t>
              </w:r>
            </w:sdtContent>
          </w:sdt>
          <w:sdt>
            <w:sdtPr>
              <w:tag w:val="goog_rdk_101"/>
            </w:sdtPr>
            <w:sdtContent>
              <w:ins w:author="Roxana Marachi" w:id="32" w:date="2022-08-05T19:22:15Z"/>
              <w:sdt>
                <w:sdtPr>
                  <w:tag w:val="goog_rdk_102"/>
                </w:sdtPr>
                <w:sdtContent>
                  <w:ins w:author="Roxana Marachi" w:id="32" w:date="2022-08-05T19:22:15Z">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e methodology of this </w:t>
                    </w:r>
                  </w:ins>
                </w:sdtContent>
              </w:sdt>
              <w:ins w:author="Roxana Marachi" w:id="32" w:date="2022-08-05T19:22:15Z"/>
            </w:sdtContent>
          </w:sdt>
          <w:sdt>
            <w:sdtPr>
              <w:tag w:val="goog_rdk_103"/>
            </w:sdtPr>
            <w:sdtContent>
              <w:del w:author="Roxana Marachi" w:id="32" w:date="2022-08-05T19:22:15Z"/>
              <w:sdt>
                <w:sdtPr>
                  <w:tag w:val="goog_rdk_104"/>
                </w:sdtPr>
                <w:sdtContent>
                  <w:del w:author="Roxana Marachi" w:id="32" w:date="2022-08-05T19:22:15Z">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delText xml:space="preserve">is</w:delText>
                    </w:r>
                  </w:del>
                </w:sdtContent>
              </w:sdt>
              <w:del w:author="Roxana Marachi" w:id="32" w:date="2022-08-05T19:22:15Z"/>
            </w:sdtContent>
          </w:sdt>
          <w:sdt>
            <w:sdtPr>
              <w:tag w:val="goog_rdk_105"/>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 dissertation </w:t>
              </w:r>
            </w:sdtContent>
          </w:sdt>
          <w:sdt>
            <w:sdtPr>
              <w:tag w:val="goog_rdk_106"/>
            </w:sdtPr>
            <w:sdtContent>
              <w:ins w:author="Roxana Marachi" w:id="33" w:date="2022-08-05T19:21:59Z"/>
              <w:sdt>
                <w:sdtPr>
                  <w:tag w:val="goog_rdk_107"/>
                </w:sdtPr>
                <w:sdtContent>
                  <w:ins w:author="Roxana Marachi" w:id="33" w:date="2022-08-05T19:21:59Z">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draws upon </w:t>
                    </w:r>
                  </w:ins>
                </w:sdtContent>
              </w:sdt>
              <w:ins w:author="Roxana Marachi" w:id="33" w:date="2022-08-05T19:21:59Z"/>
            </w:sdtContent>
          </w:sdt>
          <w:sdt>
            <w:sdtPr>
              <w:tag w:val="goog_rdk_108"/>
            </w:sdtPr>
            <w:sdtContent>
              <w:del w:author="Roxana Marachi" w:id="33" w:date="2022-08-05T19:21:59Z"/>
              <w:sdt>
                <w:sdtPr>
                  <w:tag w:val="goog_rdk_109"/>
                </w:sdtPr>
                <w:sdtContent>
                  <w:del w:author="Roxana Marachi" w:id="33" w:date="2022-08-05T19:21:59Z">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delText xml:space="preserve">uses </w:delText>
                    </w:r>
                  </w:del>
                </w:sdtContent>
              </w:sdt>
              <w:del w:author="Roxana Marachi" w:id="33" w:date="2022-08-05T19:21:59Z">
                <w:sdt>
                  <w:sdtPr>
                    <w:tag w:val="goog_rdk_110"/>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delText xml:space="preserve">on </w:delText>
                    </w:r>
                  </w:sdtContent>
                </w:sdt>
              </w:del>
            </w:sdtContent>
          </w:sdt>
          <w:sdt>
            <w:sdtPr>
              <w:tag w:val="goog_rdk_111"/>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two excellent guides to public policy, Clemons and McBeth</w:t>
              </w:r>
            </w:sdtContent>
          </w:sdt>
        </w:p>
      </w:sdtContent>
    </w:sdt>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sdt>
        <w:sdtPr>
          <w:tag w:val="goog_rdk_113"/>
        </w:sdtPr>
        <w:sdtContent>
          <w:r w:rsidDel="00000000" w:rsidR="00000000" w:rsidRPr="00000000">
            <w:rPr>
              <w:rFonts w:ascii="Alegreya Sans" w:cs="Alegreya Sans" w:eastAsia="Alegreya Sans" w:hAnsi="Alegreya Sans"/>
              <w:b w:val="0"/>
              <w:i w:val="0"/>
              <w:smallCaps w:val="0"/>
              <w:strike w:val="0"/>
              <w:color w:val="000000"/>
              <w:sz w:val="16"/>
              <w:szCs w:val="16"/>
              <w:u w:val="none"/>
              <w:shd w:fill="ff9900" w:val="clear"/>
              <w:vertAlign w:val="baseline"/>
              <w:rtl w:val="0"/>
              <w:rPrChange w:author="Roxana Marachi" w:id="31" w:date="2022-08-05T17:38:39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2  </w:t>
          </w:r>
        </w:sdtContent>
      </w:sdt>
      <w:hyperlink w:anchor="_heading=h.4jpj0b3">
        <w:sdt>
          <w:sdtPr>
            <w:tag w:val="goog_rdk_114"/>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(2021)</w:t>
            </w:r>
          </w:sdtContent>
        </w:sdt>
      </w:hyperlink>
      <w:sdt>
        <w:sdtPr>
          <w:tag w:val="goog_rdk_115"/>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 and Gupta </w:t>
          </w:r>
        </w:sdtContent>
      </w:sdt>
      <w:hyperlink w:anchor="_heading=h.1o97atn">
        <w:sdt>
          <w:sdtPr>
            <w:tag w:val="goog_rdk_116"/>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(2011).</w:t>
            </w:r>
          </w:sdtContent>
        </w:sdt>
      </w:hyperlink>
      <w:sdt>
        <w:sdtPr>
          <w:tag w:val="goog_rdk_117"/>
        </w:sdtPr>
        <w:sdtContent>
          <w:r w:rsidDel="00000000" w:rsidR="00000000" w:rsidRPr="00000000">
            <w:rPr>
              <w:rFonts w:ascii="Alegreya" w:cs="Alegreya" w:eastAsia="Alegreya" w:hAnsi="Alegreya"/>
              <w:b w:val="0"/>
              <w:i w:val="0"/>
              <w:smallCaps w:val="0"/>
              <w:strike w:val="0"/>
              <w:color w:val="000000"/>
              <w:sz w:val="24"/>
              <w:szCs w:val="24"/>
              <w:u w:val="none"/>
              <w:shd w:fill="ff9900" w:val="clear"/>
              <w:vertAlign w:val="baseline"/>
              <w:rtl w:val="0"/>
              <w:rPrChange w:author="Roxana Marachi" w:id="31" w:date="2022-08-05T17:38:39Z">
                <w:rPr>
                  <w:rFonts w:ascii="Alegreya" w:cs="Alegreya" w:eastAsia="Alegreya" w:hAnsi="Alegreya"/>
                  <w:b w:val="0"/>
                  <w:i w:val="0"/>
                  <w:smallCaps w:val="0"/>
                  <w:strike w:val="0"/>
                  <w:color w:val="000000"/>
                  <w:sz w:val="24"/>
                  <w:szCs w:val="24"/>
                  <w:u w:val="none"/>
                  <w:shd w:fill="auto" w:val="clear"/>
                  <w:vertAlign w:val="baseline"/>
                </w:rPr>
              </w:rPrChange>
            </w:rPr>
            <w:t xml:space="preserve"> </w:t>
          </w:r>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Fowler </w:t>
      </w:r>
      <w:hyperlink w:anchor="_heading=h.33zd5k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(2013)</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treats public policy in the field of education, but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an emphasis on power, politics, policy actors and the messy process of creating and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implementing public policy. Clemons and McBeth concentrate on explicating different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theoretical approaches to public policy, whereas Gupta is the most practically oriented.</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much of the evidence that will be presented </w:t>
      </w:r>
      <w:sdt>
        <w:sdtPr>
          <w:tag w:val="goog_rdk_118"/>
        </w:sdtPr>
        <w:sdtContent>
          <w:ins w:author="Roxana Marachi" w:id="34" w:date="2022-08-05T17:39:0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includes</w:t>
            </w:r>
          </w:ins>
        </w:sdtContent>
      </w:sdt>
      <w:sdt>
        <w:sdtPr>
          <w:tag w:val="goog_rdk_119"/>
        </w:sdtPr>
        <w:sdtContent>
          <w:del w:author="Roxana Marachi" w:id="34" w:date="2022-08-05T17:39:0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is</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(financial) data, tools and</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techniques which manipulate and display data play an important role. First and foremost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statistical analysis. But, as Epple et al. </w:t>
      </w:r>
      <w:hyperlink w:anchor="_heading=h.24ufco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show in Chapter </w:t>
      </w:r>
      <w:hyperlink w:anchor="_heading=h.1hmsyy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being clear on what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exactly is being analyzed and what are the inherent limitations of that data is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fundamental. It makes no sense to analyze brilliantly the wrong data or to stretch the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 beyond its limit.</w:t>
      </w:r>
    </w:p>
    <w:sdt>
      <w:sdtPr>
        <w:tag w:val="goog_rdk_122"/>
      </w:sdtPr>
      <w:sdtContent>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33" w:right="0" w:firstLine="0"/>
            <w:jc w:val="left"/>
            <w:rPr>
              <w:del w:author="Roxana Marachi" w:id="35" w:date="2022-08-05T19:23:27Z"/>
              <w:rFonts w:ascii="Alegreya" w:cs="Alegreya" w:eastAsia="Alegreya" w:hAnsi="Alegreya"/>
              <w:b w:val="0"/>
              <w:i w:val="0"/>
              <w:smallCaps w:val="0"/>
              <w:strike w:val="0"/>
              <w:color w:val="000000"/>
              <w:sz w:val="24"/>
              <w:szCs w:val="24"/>
              <w:highlight w:val="yellow"/>
              <w:u w:val="none"/>
              <w:vertAlign w:val="baseline"/>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sdt>
            <w:sdtPr>
              <w:tag w:val="goog_rdk_120"/>
            </w:sdtPr>
            <w:sdtContent>
              <w:del w:author="Roxana Marachi" w:id="35" w:date="2022-08-05T19:23:27Z"/>
              <w:sdt>
                <w:sdtPr>
                  <w:tag w:val="goog_rdk_121"/>
                </w:sdtPr>
                <w:sdtContent>
                  <w:del w:author="Roxana Marachi" w:id="35" w:date="2022-08-05T19:23:27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delText xml:space="preserve">Statistical analysis in its varied forms is probably the most commonly used form of</w:delText>
                    </w:r>
                  </w:del>
                </w:sdtContent>
              </w:sdt>
              <w:del w:author="Roxana Marachi" w:id="35" w:date="2022-08-05T19:23:27Z"/>
            </w:sdtContent>
          </w:sdt>
        </w:p>
      </w:sdtContent>
    </w:sdt>
    <w:sdt>
      <w:sdtPr>
        <w:tag w:val="goog_rdk_126"/>
      </w:sdtPr>
      <w:sdtContent>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del w:author="Roxana Marachi" w:id="35" w:date="2022-08-05T19:23:27Z"/>
              <w:rFonts w:ascii="Alegreya" w:cs="Alegreya" w:eastAsia="Alegreya" w:hAnsi="Alegreya"/>
              <w:b w:val="0"/>
              <w:i w:val="0"/>
              <w:smallCaps w:val="0"/>
              <w:strike w:val="0"/>
              <w:color w:val="000000"/>
              <w:sz w:val="24"/>
              <w:szCs w:val="24"/>
              <w:highlight w:val="yellow"/>
              <w:u w:val="none"/>
              <w:vertAlign w:val="baseline"/>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123"/>
            </w:sdtPr>
            <w:sdtContent>
              <w:del w:author="Roxana Marachi" w:id="35" w:date="2022-08-05T19:23:27Z"/>
              <w:sdt>
                <w:sdtPr>
                  <w:tag w:val="goog_rdk_124"/>
                </w:sdtPr>
                <w:sdtContent>
                  <w:del w:author="Roxana Marachi" w:id="35" w:date="2022-08-05T19:23:27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36" w:date="2022-08-05T17:42:19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13  </w:delText>
                    </w:r>
                  </w:del>
                </w:sdtContent>
              </w:sdt>
              <w:del w:author="Roxana Marachi" w:id="35" w:date="2022-08-05T19:23:27Z">
                <w:sdt>
                  <w:sdtPr>
                    <w:tag w:val="goog_rdk_125"/>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delText xml:space="preserve">data analysis. Forecasting and the building of models comes in next, with decision</w:delText>
                    </w:r>
                  </w:sdtContent>
                </w:sdt>
              </w:del>
            </w:sdtContent>
          </w:sdt>
        </w:p>
      </w:sdtContent>
    </w:sdt>
    <w:sdt>
      <w:sdtPr>
        <w:tag w:val="goog_rdk_130"/>
      </w:sdtPr>
      <w:sdtContent>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del w:author="Roxana Marachi" w:id="35" w:date="2022-08-05T19:23:27Z"/>
              <w:rFonts w:ascii="Alegreya" w:cs="Alegreya" w:eastAsia="Alegreya" w:hAnsi="Alegreya"/>
              <w:b w:val="0"/>
              <w:i w:val="0"/>
              <w:smallCaps w:val="0"/>
              <w:strike w:val="0"/>
              <w:color w:val="000000"/>
              <w:sz w:val="24"/>
              <w:szCs w:val="24"/>
              <w:highlight w:val="yellow"/>
              <w:u w:val="none"/>
              <w:vertAlign w:val="baseline"/>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127"/>
            </w:sdtPr>
            <w:sdtContent>
              <w:del w:author="Roxana Marachi" w:id="35" w:date="2022-08-05T19:23:27Z"/>
              <w:sdt>
                <w:sdtPr>
                  <w:tag w:val="goog_rdk_128"/>
                </w:sdtPr>
                <w:sdtContent>
                  <w:del w:author="Roxana Marachi" w:id="35" w:date="2022-08-05T19:23:27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36" w:date="2022-08-05T17:42:19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14  </w:delText>
                    </w:r>
                  </w:del>
                </w:sdtContent>
              </w:sdt>
              <w:del w:author="Roxana Marachi" w:id="35" w:date="2022-08-05T19:23:27Z">
                <w:sdt>
                  <w:sdtPr>
                    <w:tag w:val="goog_rdk_12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36" w:date="2022-08-05T17:42:19Z">
                          <w:rPr>
                            <w:rFonts w:ascii="Alegreya" w:cs="Alegreya" w:eastAsia="Alegreya" w:hAnsi="Alegreya"/>
                            <w:b w:val="0"/>
                            <w:i w:val="0"/>
                            <w:smallCaps w:val="0"/>
                            <w:strike w:val="0"/>
                            <w:color w:val="000000"/>
                            <w:sz w:val="24"/>
                            <w:szCs w:val="24"/>
                            <w:u w:val="none"/>
                            <w:shd w:fill="auto" w:val="clear"/>
                            <w:vertAlign w:val="baseline"/>
                          </w:rPr>
                        </w:rPrChange>
                      </w:rPr>
                      <w:delText xml:space="preserve">theory being the least commonly used model or technique.</w:delText>
                    </w:r>
                  </w:sdtContent>
                </w:sdt>
              </w:del>
            </w:sdtContent>
          </w:sdt>
        </w:p>
      </w:sdtContent>
    </w:sdt>
    <w:sdt>
      <w:sdtPr>
        <w:tag w:val="goog_rdk_131"/>
      </w:sdtPr>
      <w:sdtContent>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833" w:right="0" w:firstLine="0"/>
            <w:jc w:val="left"/>
            <w:rPr>
              <w:rFonts w:ascii="Alegreya" w:cs="Alegreya" w:eastAsia="Alegreya" w:hAnsi="Alegreya"/>
              <w:b w:val="0"/>
              <w:i w:val="0"/>
              <w:smallCaps w:val="0"/>
              <w:strike w:val="0"/>
              <w:color w:val="000000"/>
              <w:sz w:val="27"/>
              <w:szCs w:val="27"/>
              <w:u w:val="none"/>
              <w:shd w:fill="auto" w:val="clear"/>
              <w:vertAlign w:val="baseline"/>
            </w:rPr>
            <w:pPrChange w:author="Roxana Marachi" w:id="0" w:date="2022-08-05T19:23:2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pPr>
            </w:pPrChange>
          </w:pPr>
          <w:r w:rsidDel="00000000" w:rsidR="00000000" w:rsidRPr="00000000">
            <w:rPr>
              <w:rtl w:val="0"/>
            </w:rPr>
          </w:r>
        </w:p>
      </w:sdtContent>
    </w:sdt>
    <w:p w:rsidR="00000000" w:rsidDel="00000000" w:rsidP="00000000" w:rsidRDefault="00000000" w:rsidRPr="00000000" w14:paraId="000001FD">
      <w:pPr>
        <w:spacing w:before="74" w:lineRule="auto"/>
        <w:ind w:left="839" w:right="0" w:firstLine="0"/>
        <w:jc w:val="left"/>
        <w:rPr>
          <w:i w:val="1"/>
          <w:sz w:val="24"/>
          <w:szCs w:val="24"/>
        </w:rPr>
      </w:pPr>
      <w:bookmarkStart w:colFirst="0" w:colLast="0" w:name="_heading=h.ihv636" w:id="34"/>
      <w:bookmarkEnd w:id="34"/>
      <w:r w:rsidDel="00000000" w:rsidR="00000000" w:rsidRPr="00000000">
        <w:rPr>
          <w:rFonts w:ascii="Alegreya Sans" w:cs="Alegreya Sans" w:eastAsia="Alegreya Sans" w:hAnsi="Alegreya Sans"/>
          <w:sz w:val="16"/>
          <w:szCs w:val="16"/>
          <w:rtl w:val="0"/>
        </w:rPr>
        <w:t xml:space="preserve">15 </w:t>
      </w:r>
      <w:bookmarkStart w:colFirst="0" w:colLast="0" w:name="bookmark=id.23ckvvd" w:id="33"/>
      <w:bookmarkEnd w:id="33"/>
      <w:r w:rsidDel="00000000" w:rsidR="00000000" w:rsidRPr="00000000">
        <w:rPr>
          <w:i w:val="1"/>
          <w:sz w:val="24"/>
          <w:szCs w:val="24"/>
          <w:rtl w:val="0"/>
        </w:rPr>
        <w:t xml:space="preserve">A Case Study Approach as a Conceptual Framework</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Broadly, social science research falls into one of two categories. The research may</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make many observations with a narrow focus, or may instead adopt a broader focus, but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a correspondingly smaller number of observations. Gerring calls these “large C” or</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“small C” studies, respectively (Gerring, </w:t>
      </w:r>
      <w:hyperlink w:anchor="_heading=h.2vor4m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xvii). Of course, the boundary between</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large C and small C studies is not sharply defined.</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Gerring calls small C studies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case studies</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this dissertation I study only one entity,</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 and only one aspect of that entity, namely Rocketship’s finances.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I consider the topic of Rocketship’s finances look at its finances broadly, examining</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many different kinds of financial transactions as are publicly available for the subset of</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42"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schools that are in Santa Clara County. I discuss the elements of what makes</w:t>
      </w:r>
    </w:p>
    <w:p w:rsidR="00000000" w:rsidDel="00000000" w:rsidP="00000000" w:rsidRDefault="00000000" w:rsidRPr="00000000" w14:paraId="00000208">
      <w:pPr>
        <w:spacing w:before="49" w:lineRule="auto"/>
        <w:ind w:left="214" w:right="0" w:firstLine="0"/>
        <w:jc w:val="left"/>
        <w:rPr>
          <w:sz w:val="24"/>
          <w:szCs w:val="24"/>
        </w:rPr>
      </w:pPr>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a case study a good case study in Chapter </w:t>
      </w:r>
      <w:hyperlink w:anchor="_heading=h.44bvf6o">
        <w:r w:rsidDel="00000000" w:rsidR="00000000" w:rsidRPr="00000000">
          <w:rPr>
            <w:sz w:val="24"/>
            <w:szCs w:val="24"/>
            <w:rtl w:val="0"/>
          </w:rPr>
          <w:t xml:space="preserve">5,</w:t>
        </w:r>
      </w:hyperlink>
      <w:r w:rsidDel="00000000" w:rsidR="00000000" w:rsidRPr="00000000">
        <w:rPr>
          <w:sz w:val="24"/>
          <w:szCs w:val="24"/>
          <w:rtl w:val="0"/>
        </w:rPr>
        <w:t xml:space="preserve"> </w:t>
      </w:r>
      <w:hyperlink w:anchor="_heading=h.44bvf6o">
        <w:r w:rsidDel="00000000" w:rsidR="00000000" w:rsidRPr="00000000">
          <w:rPr>
            <w:i w:val="1"/>
            <w:sz w:val="24"/>
            <w:szCs w:val="24"/>
            <w:rtl w:val="0"/>
          </w:rPr>
          <w:t xml:space="preserve">Discussion</w:t>
        </w:r>
      </w:hyperlink>
      <w:r w:rsidDel="00000000" w:rsidR="00000000" w:rsidRPr="00000000">
        <w:rPr>
          <w:sz w:val="24"/>
          <w:szCs w:val="24"/>
          <w:rtl w:val="0"/>
        </w:rPr>
        <w:t xml:space="preserv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McCombes </w:t>
      </w:r>
      <w:hyperlink w:anchor="_heading=h.1q7ozz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says that case studies are a “detailed study of a specific subject,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such as a person, group, place, event, organization, or phenomenon”. They are ‘good for</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describing, comparing, evaluating and understanding </w:t>
      </w:r>
      <w:sdt>
        <w:sdtPr>
          <w:tag w:val="goog_rdk_132"/>
        </w:sdtPr>
        <w:sdtContent>
          <w:del w:author="Roxana Marachi" w:id="38" w:date="2022-08-05T17:42:3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k</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different aspects of a research</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problem” and are “an appropriate research design when it allows you to explore the key</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characteristics, meanings, and implications of the case.” Two papers go into detail about</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using the case study approach: Crowe et al. </w:t>
      </w:r>
      <w:hyperlink w:anchor="_heading=h.2d51dmb">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Rashid et al. </w:t>
      </w:r>
      <w:hyperlink w:anchor="_heading=h.4fbwdob">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Yin </w:t>
      </w:r>
      <w:hyperlink w:anchor="_heading=h.y5sra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provides a detailed methodology for doing case study research well.</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case study framework for public policy research is ideal because the theory and</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practice of case studies is well-known and has been used both for public policy research</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in public policy analysis for years. A case study framework formalizes an in-depth</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examination of a single topic, in this case, the finances of Rocketship Education and</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related entities.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introduction has made the case that public education is important to many</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stakeholders, but that there is also discord around larger issues like values, ideology, and</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implementation. Charter schools have been offered as way of disrupting American public</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from its hide-bound, archaic, and sclerotic present, driving it, despite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opposition, into a dynamic future where education is tailored to each child’s real needs.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Establishing whether financial gain plays a key or even a primary role in American</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educational reform by carefully examining Rocketship’s finances is both timely and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important: Rocketship Education is growing, and with it, Launchpad Development. They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43"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have served as a model for other charter school chains in the United States.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07"/>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32hioqz" w:id="35"/>
      <w:bookmarkEnd w:id="3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Review of the Literature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chapter reviews what other researchers and scholars have said about the origins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charter schools, their history, and their ostensible goals before characterizing first the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finances of all public schools in California and then the unique aspects of charter school</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 Finally, it reviews the history of Rocketship Education.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2"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American public education has – allegedly – been a failure, at least “[a]ccording to</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highly publicized NAEP results in the mid 1980s” (Gove &amp; Meier, </w:t>
      </w:r>
      <w:hyperlink w:anchor="_heading=h.p49hy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Berliner and</w:t>
      </w:r>
    </w:p>
    <w:p w:rsidR="00000000" w:rsidDel="00000000" w:rsidP="00000000" w:rsidRDefault="00000000" w:rsidRPr="00000000" w14:paraId="00000226">
      <w:pPr>
        <w:spacing w:before="125"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8  </w:t>
      </w:r>
      <w:r w:rsidDel="00000000" w:rsidR="00000000" w:rsidRPr="00000000">
        <w:rPr>
          <w:sz w:val="24"/>
          <w:szCs w:val="24"/>
          <w:rtl w:val="0"/>
        </w:rPr>
        <w:t xml:space="preserve">Glass </w:t>
      </w:r>
      <w:hyperlink w:anchor="_heading=h.13qzunr">
        <w:r w:rsidDel="00000000" w:rsidR="00000000" w:rsidRPr="00000000">
          <w:rPr>
            <w:sz w:val="24"/>
            <w:szCs w:val="24"/>
            <w:rtl w:val="0"/>
          </w:rPr>
          <w:t xml:space="preserve">(2014)</w:t>
        </w:r>
      </w:hyperlink>
      <w:r w:rsidDel="00000000" w:rsidR="00000000" w:rsidRPr="00000000">
        <w:rPr>
          <w:sz w:val="24"/>
          <w:szCs w:val="24"/>
          <w:rtl w:val="0"/>
        </w:rPr>
        <w:t xml:space="preserve"> in </w:t>
      </w:r>
      <w:r w:rsidDel="00000000" w:rsidR="00000000" w:rsidRPr="00000000">
        <w:rPr>
          <w:i w:val="1"/>
          <w:sz w:val="24"/>
          <w:szCs w:val="24"/>
          <w:rtl w:val="0"/>
        </w:rPr>
        <w:t xml:space="preserve">50 Myths &amp; Lies That Threaten America’s Public Schools </w:t>
      </w:r>
      <w:r w:rsidDel="00000000" w:rsidR="00000000" w:rsidRPr="00000000">
        <w:rPr>
          <w:sz w:val="24"/>
          <w:szCs w:val="24"/>
          <w:rtl w:val="0"/>
        </w:rPr>
        <w:t xml:space="preserve">refute those myths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have been advanced to show that America</w:t>
      </w:r>
      <w:sdt>
        <w:sdtPr>
          <w:tag w:val="goog_rdk_133"/>
        </w:sdtPr>
        <w:sdtContent>
          <w:del w:author="Roxana Marachi" w:id="39" w:date="2022-08-05T17:42:5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n</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 schools are in a crisis, and hence, in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desperate need of reform. It turns out, this urge for reform has a long history: America’s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have judged as needing reform ever since the idea of free public education took</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hold in the early 1800s.</w:t>
      </w:r>
      <w:hyperlink w:anchor="_heading=h.vx1227">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then, a succession of educators and reports have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documented the abysmal [sic] state of American education.</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bookmarkStart w:colFirst="0" w:colLast="0" w:name="bookmark=id.41mghml" w:id="37"/>
      <w:bookmarkEnd w:id="3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Birth of American Public Education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Prior to the Civil War, Horace Mann introduced widely copied reforms (Pulliam &amp;</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Van Patten, </w:t>
      </w:r>
      <w:hyperlink w:anchor="_heading=h.1vc8v0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into the existing system of education which was then not free, not open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all, and not compulsory. Those schools had hardly changed since the founding of the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Boston Latin School on April 23, 1635. In the early 1900s, John Dewey, an educational</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leader of the Progressive Era (1896–1916) preached reform, but it was not until the</w:t>
      </w:r>
    </w:p>
    <w:p w:rsidR="00000000" w:rsidDel="00000000" w:rsidP="00000000" w:rsidRDefault="00000000" w:rsidRPr="00000000" w14:paraId="00000235">
      <w:pPr>
        <w:spacing w:before="125"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publication of </w:t>
      </w:r>
      <w:r w:rsidDel="00000000" w:rsidR="00000000" w:rsidRPr="00000000">
        <w:rPr>
          <w:i w:val="1"/>
          <w:sz w:val="24"/>
          <w:szCs w:val="24"/>
          <w:rtl w:val="0"/>
        </w:rPr>
        <w:t xml:space="preserve">Nation at Risk </w:t>
      </w:r>
      <w:r w:rsidDel="00000000" w:rsidR="00000000" w:rsidRPr="00000000">
        <w:rPr>
          <w:sz w:val="24"/>
          <w:szCs w:val="24"/>
          <w:rtl w:val="0"/>
        </w:rPr>
        <w:t xml:space="preserve">in 1983 that the modern zeal for education reform took form.</w:t>
      </w:r>
    </w:p>
    <w:p w:rsidR="00000000" w:rsidDel="00000000" w:rsidP="00000000" w:rsidRDefault="00000000" w:rsidRPr="00000000" w14:paraId="00000236">
      <w:pPr>
        <w:spacing w:before="12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21  </w:t>
      </w:r>
      <w:r w:rsidDel="00000000" w:rsidR="00000000" w:rsidRPr="00000000">
        <w:rPr>
          <w:i w:val="1"/>
          <w:sz w:val="24"/>
          <w:szCs w:val="24"/>
          <w:rtl w:val="0"/>
        </w:rPr>
        <w:t xml:space="preserve">Nation at Risk </w:t>
      </w:r>
      <w:r w:rsidDel="00000000" w:rsidR="00000000" w:rsidRPr="00000000">
        <w:rPr>
          <w:sz w:val="24"/>
          <w:szCs w:val="24"/>
          <w:rtl w:val="0"/>
        </w:rPr>
        <w:t xml:space="preserve">was the most influential of roughly 30 major education reform reports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listed by Pulliam and Van Patten </w:t>
      </w:r>
      <w:hyperlink w:anchor="_heading=h.1vc8v0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starting in 1982 and continuing up until 2005.</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70" cy="12700"/>
                <wp:effectExtent b="0" l="0" r="0" t="0"/>
                <wp:wrapTopAndBottom distB="0" distT="0"/>
                <wp:docPr id="147" name=""/>
                <a:graphic>
                  <a:graphicData uri="http://schemas.microsoft.com/office/word/2010/wordprocessingShape">
                    <wps:wsp>
                      <wps:cNvSpPr/>
                      <wps:cNvPr id="276" name="Shape 27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70" cy="12700"/>
                <wp:effectExtent b="0" l="0" r="0" t="0"/>
                <wp:wrapTopAndBottom distB="0" distT="0"/>
                <wp:docPr id="147" name="image141.png"/>
                <a:graphic>
                  <a:graphicData uri="http://schemas.openxmlformats.org/drawingml/2006/picture">
                    <pic:pic>
                      <pic:nvPicPr>
                        <pic:cNvPr id="0" name="image141.png"/>
                        <pic:cNvPicPr preferRelativeResize="0"/>
                      </pic:nvPicPr>
                      <pic:blipFill>
                        <a:blip r:embed="rId4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39">
      <w:pPr>
        <w:spacing w:before="113" w:line="269" w:lineRule="auto"/>
        <w:ind w:left="700" w:right="572" w:firstLine="0"/>
        <w:jc w:val="center"/>
        <w:rPr>
          <w:sz w:val="20"/>
          <w:szCs w:val="20"/>
        </w:rPr>
      </w:pPr>
      <w:bookmarkStart w:colFirst="0" w:colLast="0" w:name="_heading=h.vx1227" w:id="39"/>
      <w:bookmarkEnd w:id="39"/>
      <w:r w:rsidDel="00000000" w:rsidR="00000000" w:rsidRPr="00000000">
        <w:rPr>
          <w:sz w:val="23.333333333333336"/>
          <w:szCs w:val="23.333333333333336"/>
          <w:vertAlign w:val="superscript"/>
          <w:rtl w:val="0"/>
        </w:rPr>
        <w:t xml:space="preserve">1</w:t>
      </w:r>
      <w:r w:rsidDel="00000000" w:rsidR="00000000" w:rsidRPr="00000000">
        <w:rPr>
          <w:sz w:val="20"/>
          <w:szCs w:val="20"/>
          <w:rtl w:val="0"/>
        </w:rPr>
        <w:t xml:space="preserve">Wikipedia has an excellent summary article on </w:t>
      </w:r>
      <w:r w:rsidDel="00000000" w:rsidR="00000000" w:rsidRPr="00000000">
        <w:rPr>
          <w:i w:val="1"/>
          <w:sz w:val="20"/>
          <w:szCs w:val="20"/>
          <w:rtl w:val="0"/>
        </w:rPr>
        <w:t xml:space="preserve">Education in the United States </w:t>
      </w:r>
      <w:r w:rsidDel="00000000" w:rsidR="00000000" w:rsidRPr="00000000">
        <w:rPr>
          <w:sz w:val="20"/>
          <w:szCs w:val="20"/>
          <w:rtl w:val="0"/>
        </w:rPr>
        <w:t xml:space="preserve">available at</w:t>
      </w:r>
    </w:p>
    <w:p w:rsidR="00000000" w:rsidDel="00000000" w:rsidP="00000000" w:rsidRDefault="00000000" w:rsidRPr="00000000" w14:paraId="0000023A">
      <w:pPr>
        <w:spacing w:before="0" w:line="266" w:lineRule="auto"/>
        <w:ind w:left="1160" w:right="0" w:firstLine="0"/>
        <w:jc w:val="left"/>
        <w:rPr>
          <w:sz w:val="20"/>
          <w:szCs w:val="20"/>
        </w:rPr>
        <w:sectPr>
          <w:footerReference r:id="rId45" w:type="default"/>
          <w:type w:val="nextPage"/>
          <w:pgSz w:h="15840" w:w="12240" w:orient="portrait"/>
          <w:pgMar w:bottom="1640" w:top="1720" w:left="1000" w:right="1300" w:header="0" w:footer="1451"/>
        </w:sectPr>
      </w:pPr>
      <w:hyperlink r:id="rId46">
        <w:r w:rsidDel="00000000" w:rsidR="00000000" w:rsidRPr="00000000">
          <w:rPr>
            <w:rFonts w:ascii="Fira Mono" w:cs="Fira Mono" w:eastAsia="Fira Mono" w:hAnsi="Fira Mono"/>
            <w:sz w:val="17"/>
            <w:szCs w:val="17"/>
            <w:rtl w:val="0"/>
          </w:rPr>
          <w:t xml:space="preserve">https://en.wikipedia.org/wiki/Education_in_the_United_States</w:t>
        </w:r>
      </w:hyperlink>
      <w:r w:rsidDel="00000000" w:rsidR="00000000" w:rsidRPr="00000000">
        <w:rPr>
          <w:sz w:val="20"/>
          <w:szCs w:val="20"/>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American public education needed reform was repeated constantly, mainly by</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conservatives, despite underwhelming evidence of its veracity and substantial evidence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the contrary. Through constant repetition, the need for reform has become accepted</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wisdom. The answer to this need was to take the government’s “monopoly in education”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(Milton Friedman’s characterization) out of the hands of faceless bureaucrats and subject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to the rigors of free markets which would, it was asserted with scant evidence and with</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complete absence of a theory of action, increase efficiency, choice, and quality. Thus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vouchers and charter schools were legitimized.</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2"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 amount of research, it seems, can dispel the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idée fixe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American education is in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dire straits, and further, piecemeal changes were simply not enough to make substantive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changes. No matter what J. R. Henig </w:t>
      </w:r>
      <w:hyperlink w:anchor="_heading=h.21od6s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or Berliner and Biddle </w:t>
      </w:r>
      <w:hyperlink w:anchor="_heading=h.2olpkf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or Nichols et al.</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hyperlink w:anchor="_heading=h.1hx2z1h">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or Glass </w:t>
      </w:r>
      <w:hyperlink w:anchor="_heading=h.3utoxif">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or Berliner and Glass </w:t>
      </w:r>
      <w:hyperlink w:anchor="_heading=h.13qzun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wrote, the idea that American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needed fundamental, pervasive reform persisted; education reform was an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evidence-free endeavor.</w:t>
      </w:r>
    </w:p>
    <w:p w:rsidR="00000000" w:rsidDel="00000000" w:rsidP="00000000" w:rsidRDefault="00000000" w:rsidRPr="00000000" w14:paraId="00000249">
      <w:pPr>
        <w:tabs>
          <w:tab w:val="left" w:pos="828"/>
        </w:tabs>
        <w:spacing w:before="142" w:lineRule="auto"/>
        <w:ind w:left="148"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15</w:t>
        <w:tab/>
      </w:r>
      <w:r w:rsidDel="00000000" w:rsidR="00000000" w:rsidRPr="00000000">
        <w:rPr>
          <w:sz w:val="24"/>
          <w:szCs w:val="24"/>
          <w:rtl w:val="0"/>
        </w:rPr>
        <w:t xml:space="preserve">Garcia writes in </w:t>
      </w:r>
      <w:r w:rsidDel="00000000" w:rsidR="00000000" w:rsidRPr="00000000">
        <w:rPr>
          <w:i w:val="1"/>
          <w:sz w:val="24"/>
          <w:szCs w:val="24"/>
          <w:rtl w:val="0"/>
        </w:rPr>
        <w:t xml:space="preserve">School Choice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39"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four primary arguments put forth in support of school choice are the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elimination of government bureaucracies, the interjection of competition</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into education through market forces, the promotion of parental choice as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most granular form of local control, and school choice as the “new” civil</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 w:val="left" w:pos="5721"/>
        </w:tabs>
        <w:spacing w:after="0" w:before="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rights issue of our time.</w:t>
      </w:r>
      <w:hyperlink w:anchor="_heading=h.3fwokq0">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2</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55)</w:t>
      </w:r>
    </w:p>
    <w:p w:rsidR="00000000" w:rsidDel="00000000" w:rsidP="00000000" w:rsidRDefault="00000000" w:rsidRPr="00000000" w14:paraId="0000024F">
      <w:pPr>
        <w:tabs>
          <w:tab w:val="left" w:pos="1426"/>
        </w:tabs>
        <w:spacing w:before="22"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sz w:val="24"/>
          <w:szCs w:val="24"/>
          <w:rtl w:val="0"/>
        </w:rPr>
        <w:t xml:space="preserv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is noteworthy is that none of the four arguments are about student achievement or</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attainment. A poorly staffed, badly run, charter school located in a dangerous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neighborhood is as capable of satisfying the four requirements as is a high quality</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127000</wp:posOffset>
                </wp:positionV>
                <wp:extent cx="1270" cy="12700"/>
                <wp:effectExtent b="0" l="0" r="0" t="0"/>
                <wp:wrapTopAndBottom distB="0" distT="0"/>
                <wp:docPr id="48" name=""/>
                <a:graphic>
                  <a:graphicData uri="http://schemas.microsoft.com/office/word/2010/wordprocessingShape">
                    <wps:wsp>
                      <wps:cNvSpPr/>
                      <wps:cNvPr id="38" name="Shape 38"/>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127000</wp:posOffset>
                </wp:positionV>
                <wp:extent cx="1270" cy="12700"/>
                <wp:effectExtent b="0" l="0" r="0" t="0"/>
                <wp:wrapTopAndBottom distB="0" distT="0"/>
                <wp:docPr id="48"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54">
      <w:pPr>
        <w:spacing w:before="156" w:line="194" w:lineRule="auto"/>
        <w:ind w:left="468" w:right="871" w:firstLine="353.9999999999999"/>
        <w:jc w:val="left"/>
        <w:rPr>
          <w:sz w:val="20"/>
          <w:szCs w:val="20"/>
        </w:rPr>
        <w:sectPr>
          <w:footerReference r:id="rId48" w:type="default"/>
          <w:type w:val="nextPage"/>
          <w:pgSz w:h="15840" w:w="12240" w:orient="portrait"/>
          <w:pgMar w:bottom="1640" w:top="1720" w:left="1000" w:right="1300" w:header="0" w:footer="1451"/>
        </w:sectPr>
      </w:pPr>
      <w:bookmarkStart w:colFirst="0" w:colLast="0" w:name="_heading=h.3fwokq0" w:id="40"/>
      <w:bookmarkEnd w:id="40"/>
      <w:r w:rsidDel="00000000" w:rsidR="00000000" w:rsidRPr="00000000">
        <w:rPr>
          <w:sz w:val="23.333333333333336"/>
          <w:szCs w:val="23.333333333333336"/>
          <w:vertAlign w:val="superscript"/>
          <w:rtl w:val="0"/>
        </w:rPr>
        <w:t xml:space="preserve">2</w:t>
      </w:r>
      <w:r w:rsidDel="00000000" w:rsidR="00000000" w:rsidRPr="00000000">
        <w:rPr>
          <w:sz w:val="20"/>
          <w:szCs w:val="20"/>
          <w:rtl w:val="0"/>
        </w:rPr>
        <w:t xml:space="preserve">Lest Garcia be tarred as anti-school choice, thereby justifying ignoring his research, Garcia is merely following Anatol Rapoport’s Rules for Constructive Criticism, the first of which is to restate the argument of the person you are criticizing better than they themselves have done. See Daniel Dennett’s succinct summary of “Rapoport’s Rules” on Wikipedia: </w:t>
      </w:r>
      <w:hyperlink r:id="rId49">
        <w:r w:rsidDel="00000000" w:rsidR="00000000" w:rsidRPr="00000000">
          <w:rPr>
            <w:rFonts w:ascii="Fira Mono" w:cs="Fira Mono" w:eastAsia="Fira Mono" w:hAnsi="Fira Mono"/>
            <w:sz w:val="17"/>
            <w:szCs w:val="17"/>
            <w:rtl w:val="0"/>
          </w:rPr>
          <w:t xml:space="preserve">https://en.wikipedia.org/wiki/Rogerian_argument%23Rapoport's_rules</w:t>
        </w:r>
      </w:hyperlink>
      <w:r w:rsidDel="00000000" w:rsidR="00000000" w:rsidRPr="00000000">
        <w:rPr>
          <w:sz w:val="20"/>
          <w:szCs w:val="20"/>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Whatever school choice is about, it’s not about students and how well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are doing.</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be clear, it is not the case that every American school is a model for the rest of the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world: systematic, persistent, pervasive inequities and injustices abound and have been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powerfully written about in Kozol </w:t>
      </w:r>
      <w:hyperlink w:anchor="_heading=h.26sx1u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again in Kozol </w:t>
      </w:r>
      <w:hyperlink w:anchor="_heading=h.ly7c1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Valenzuela </w:t>
      </w:r>
      <w:hyperlink w:anchor="_heading=h.4c5u7s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(1999),</w:t>
        </w:r>
      </w:hyperlink>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Heitzeg </w:t>
      </w:r>
      <w:hyperlink w:anchor="_heading=h.12jfdx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Roithmayr </w:t>
      </w:r>
      <w:hyperlink w:anchor="_heading=h.28reqzj">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sdt>
        <w:sdtPr>
          <w:tag w:val="goog_rdk_134"/>
        </w:sdtPr>
        <w:sdtContent>
          <w:ins w:author="Roxana Marachi" w:id="40" w:date="2022-08-05T19:27:3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w:t>
            </w:r>
          </w:ins>
        </w:sdtContent>
      </w:sdt>
      <w:sdt>
        <w:sdtPr>
          <w:tag w:val="goog_rdk_135"/>
        </w:sdtPr>
        <w:sdtContent>
          <w:del w:author="Roxana Marachi" w:id="40" w:date="2022-08-05T19:27:3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In 1966, 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 Coleman Report was published</w:t>
      </w:r>
    </w:p>
    <w:p w:rsidR="00000000" w:rsidDel="00000000" w:rsidP="00000000" w:rsidRDefault="00000000" w:rsidRPr="00000000" w14:paraId="0000025B">
      <w:pPr>
        <w:spacing w:before="126" w:lineRule="auto"/>
        <w:ind w:left="894" w:right="0" w:firstLine="0"/>
        <w:jc w:val="left"/>
        <w:rPr>
          <w:sz w:val="24"/>
          <w:szCs w:val="24"/>
        </w:rPr>
      </w:pPr>
      <w:r w:rsidDel="00000000" w:rsidR="00000000" w:rsidRPr="00000000">
        <w:rPr>
          <w:rFonts w:ascii="Alegreya Sans" w:cs="Alegreya Sans" w:eastAsia="Alegreya Sans" w:hAnsi="Alegreya Sans"/>
          <w:sz w:val="16"/>
          <w:szCs w:val="16"/>
          <w:rtl w:val="0"/>
        </w:rPr>
        <w:t xml:space="preserve">7  </w:t>
      </w:r>
      <w:sdt>
        <w:sdtPr>
          <w:tag w:val="goog_rdk_136"/>
        </w:sdtPr>
        <w:sdtContent>
          <w:ins w:author="Roxana Marachi" w:id="41" w:date="2022-08-05T19:27:39Z">
            <w:r w:rsidDel="00000000" w:rsidR="00000000" w:rsidRPr="00000000">
              <w:rPr>
                <w:rFonts w:ascii="Alegreya Sans" w:cs="Alegreya Sans" w:eastAsia="Alegreya Sans" w:hAnsi="Alegreya Sans"/>
                <w:sz w:val="16"/>
                <w:szCs w:val="16"/>
                <w:rtl w:val="0"/>
              </w:rPr>
              <w:t xml:space="preserve">in 1966 and </w:t>
            </w:r>
          </w:ins>
        </w:sdtContent>
      </w:sdt>
      <w:sdt>
        <w:sdtPr>
          <w:tag w:val="goog_rdk_137"/>
        </w:sdtPr>
        <w:sdtContent>
          <w:del w:author="Roxana Marachi" w:id="41" w:date="2022-08-05T19:27:39Z">
            <w:r w:rsidDel="00000000" w:rsidR="00000000" w:rsidRPr="00000000">
              <w:rPr>
                <w:sz w:val="24"/>
                <w:szCs w:val="24"/>
                <w:rtl w:val="0"/>
              </w:rPr>
              <w:delText xml:space="preserve">(Coleman, </w:delText>
            </w:r>
            <w:r w:rsidDel="00000000" w:rsidR="00000000" w:rsidRPr="00000000">
              <w:fldChar w:fldCharType="begin"/>
            </w:r>
            <w:r w:rsidDel="00000000" w:rsidR="00000000" w:rsidRPr="00000000">
              <w:delInstrText xml:space="preserve">HYPERLINK \l "_heading=h.1e03kqp"</w:delInstrText>
            </w:r>
            <w:r w:rsidDel="00000000" w:rsidR="00000000" w:rsidRPr="00000000">
              <w:fldChar w:fldCharType="separate"/>
            </w:r>
            <w:r w:rsidDel="00000000" w:rsidR="00000000" w:rsidRPr="00000000">
              <w:rPr>
                <w:sz w:val="24"/>
                <w:szCs w:val="24"/>
                <w:rtl w:val="0"/>
              </w:rPr>
              <w:delText xml:space="preserve">1966)</w:delText>
            </w:r>
            <w:r w:rsidDel="00000000" w:rsidR="00000000" w:rsidRPr="00000000">
              <w:fldChar w:fldCharType="end"/>
            </w:r>
            <w:r w:rsidDel="00000000" w:rsidR="00000000" w:rsidRPr="00000000">
              <w:rPr>
                <w:sz w:val="24"/>
                <w:szCs w:val="24"/>
                <w:rtl w:val="0"/>
              </w:rPr>
              <w:delText xml:space="preserve"> </w:delText>
            </w:r>
          </w:del>
        </w:sdtContent>
      </w:sdt>
      <w:r w:rsidDel="00000000" w:rsidR="00000000" w:rsidRPr="00000000">
        <w:rPr>
          <w:sz w:val="24"/>
          <w:szCs w:val="24"/>
          <w:rtl w:val="0"/>
        </w:rPr>
        <w:t xml:space="preserve">which concluded that ten years after </w:t>
      </w:r>
      <w:r w:rsidDel="00000000" w:rsidR="00000000" w:rsidRPr="00000000">
        <w:rPr>
          <w:i w:val="1"/>
          <w:sz w:val="24"/>
          <w:szCs w:val="24"/>
          <w:rtl w:val="0"/>
        </w:rPr>
        <w:t xml:space="preserve">Brown v. Board of Education</w:t>
      </w:r>
      <w:r w:rsidDel="00000000" w:rsidR="00000000" w:rsidRPr="00000000">
        <w:rPr>
          <w:sz w:val="24"/>
          <w:szCs w:val="24"/>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American schools were still segregated and still unequal. </w:t>
      </w:r>
      <w:sdt>
        <w:sdtPr>
          <w:tag w:val="goog_rdk_13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2" w:date="2022-08-05T19:28:22Z">
                <w:rPr>
                  <w:rFonts w:ascii="Alegreya" w:cs="Alegreya" w:eastAsia="Alegreya" w:hAnsi="Alegreya"/>
                  <w:b w:val="0"/>
                  <w:i w:val="0"/>
                  <w:smallCaps w:val="0"/>
                  <w:strike w:val="0"/>
                  <w:color w:val="000000"/>
                  <w:sz w:val="24"/>
                  <w:szCs w:val="24"/>
                  <w:u w:val="none"/>
                  <w:shd w:fill="auto" w:val="clear"/>
                  <w:vertAlign w:val="baseline"/>
                </w:rPr>
              </w:rPrChange>
            </w:rPr>
            <w:t xml:space="preserve">Surprisingly, </w:t>
          </w:r>
        </w:sdtContent>
      </w:sdt>
      <w:sdt>
        <w:sdtPr>
          <w:tag w:val="goog_rdk_139"/>
        </w:sdtPr>
        <w:sdtContent>
          <w:ins w:author="Roxana Marachi" w:id="43" w:date="2022-08-05T19:29:10Z"/>
          <w:sdt>
            <w:sdtPr>
              <w:tag w:val="goog_rdk_140"/>
            </w:sdtPr>
            <w:sdtContent>
              <w:ins w:author="Roxana Marachi" w:id="43" w:date="2022-08-05T19:29:1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2" w:date="2022-08-05T19:28:22Z">
                      <w:rPr>
                        <w:rFonts w:ascii="Alegreya" w:cs="Alegreya" w:eastAsia="Alegreya" w:hAnsi="Alegreya"/>
                        <w:b w:val="0"/>
                        <w:i w:val="0"/>
                        <w:smallCaps w:val="0"/>
                        <w:strike w:val="0"/>
                        <w:color w:val="000000"/>
                        <w:sz w:val="24"/>
                        <w:szCs w:val="24"/>
                        <w:u w:val="none"/>
                        <w:shd w:fill="auto" w:val="clear"/>
                        <w:vertAlign w:val="baseline"/>
                      </w:rPr>
                    </w:rPrChange>
                  </w:rPr>
                  <w:t xml:space="preserve">Contrary to the expectations of the </w:t>
                </w:r>
              </w:ins>
            </w:sdtContent>
          </w:sdt>
          <w:ins w:author="Roxana Marachi" w:id="43" w:date="2022-08-05T19:29:10Z">
            <w:sdt>
              <w:sdtPr>
                <w:tag w:val="goog_rdk_14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2" w:date="2022-08-05T19:28:22Z">
                      <w:rPr>
                        <w:rFonts w:ascii="Alegreya" w:cs="Alegreya" w:eastAsia="Alegreya" w:hAnsi="Alegreya"/>
                        <w:b w:val="0"/>
                        <w:i w:val="0"/>
                        <w:smallCaps w:val="0"/>
                        <w:strike w:val="0"/>
                        <w:color w:val="000000"/>
                        <w:sz w:val="24"/>
                        <w:szCs w:val="24"/>
                        <w:u w:val="none"/>
                        <w:shd w:fill="auto" w:val="clear"/>
                        <w:vertAlign w:val="baseline"/>
                      </w:rPr>
                    </w:rPrChange>
                  </w:rPr>
                  <w:t xml:space="preserve">groups commissioning the study, </w:t>
                </w:r>
              </w:sdtContent>
            </w:sdt>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laid most of the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blame on systematic, persistent, pervasive inequalities and injustices </w:t>
      </w:r>
      <w:sdt>
        <w:sdtPr>
          <w:tag w:val="goog_rdk_142"/>
        </w:sdtPr>
        <w:sdtContent>
          <w:ins w:author="Roxana Marachi" w:id="44" w:date="2022-08-05T19:30:0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external to the </w:t>
            </w:r>
          </w:ins>
        </w:sdtContent>
      </w:sdt>
      <w:sdt>
        <w:sdtPr>
          <w:tag w:val="goog_rdk_143"/>
        </w:sdtPr>
        <w:sdtContent>
          <w:del w:author="Roxana Marachi" w:id="44" w:date="2022-08-05T19:30:0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in the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delivery of</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w:t>
      </w:r>
      <w:sdt>
        <w:sdtPr>
          <w:tag w:val="goog_rdk_144"/>
        </w:sdtPr>
        <w:sdtContent>
          <w:ins w:author="Roxana Marachi" w:id="45" w:date="2022-08-05T19:30:1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within schools</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report s</w:t>
      </w:r>
      <w:sdt>
        <w:sdtPr>
          <w:tag w:val="goog_rdk_145"/>
        </w:sdtPr>
        <w:sdtContent>
          <w:ins w:author="Roxana Marachi" w:id="46" w:date="2022-08-05T19:30:1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tated</w:t>
            </w:r>
          </w:ins>
        </w:sdtContent>
      </w:sdt>
      <w:sdt>
        <w:sdtPr>
          <w:tag w:val="goog_rdk_146"/>
        </w:sdtPr>
        <w:sdtContent>
          <w:del w:author="Roxana Marachi" w:id="46" w:date="2022-08-05T19:30:1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aid</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149"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Taking all these results together, one implication stands out above all: That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bring little influence to bear on a child’s achievement that is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independent of his background and general social context; and that this very</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lack of an independent effect means that the inequalities imposed on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children by their home, neighborhood, and peer environment are carried</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along to become the inequalities with which they confront adult life at the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end of school. For equality of educational opportunity through the schools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must imply a strong effect of schools that is independent of the child’s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immediate social environment, and that strong independent effect is not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 w:val="left" w:pos="6333"/>
        </w:tabs>
        <w:spacing w:after="0" w:before="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present in American schools.</w:t>
        <w:tab/>
        <w:t xml:space="preserve">(Coleman, </w:t>
      </w:r>
      <w:hyperlink w:anchor="_heading=h.1e03kqp">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1966,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325)</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70"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Downey </w:t>
      </w:r>
      <w:hyperlink w:anchor="_heading=h.2qk79l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using two ECLS-K studies, 1998 and 2011, supports this conclusion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in a slightly different way. He finds that academic inequality is reduced when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children are in school, and increases when children are not in school, i.e. during the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summer, which runs counter to the notion that schools exacerbate the achievement gap.</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None of this should be a surprise because it is also clear that those schools have been</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systematically underfunded for decades; their dismal performance is more likely the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result of the poverty of their neighborhoods and their lack of funding than it is the other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2"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5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way around. For example, the California School Boards Association’s (CSBA) Education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Legal Alliance Adequacy Committee found that there exists a “substantial gap in funding</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between what K-12 education [in California] receives and what K-12 education needs even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meet the standards prescribed by the state (Bray, </w:t>
      </w:r>
      <w:hyperlink w:anchor="_heading=h.320vge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iii</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 D. Baker et al. </w:t>
      </w:r>
      <w:hyperlink w:anchor="_heading=h.qbtyoq">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w:t>
      </w:r>
    </w:p>
    <w:p w:rsidR="00000000" w:rsidDel="00000000" w:rsidP="00000000" w:rsidRDefault="00000000" w:rsidRPr="00000000" w14:paraId="00000274">
      <w:pPr>
        <w:spacing w:before="126" w:lineRule="auto"/>
        <w:ind w:left="192"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their aptly titled report </w:t>
      </w:r>
      <w:r w:rsidDel="00000000" w:rsidR="00000000" w:rsidRPr="00000000">
        <w:rPr>
          <w:i w:val="1"/>
          <w:sz w:val="24"/>
          <w:szCs w:val="24"/>
          <w:rtl w:val="0"/>
        </w:rPr>
        <w:t xml:space="preserve">The Real Shame of the Nation</w:t>
      </w:r>
      <w:r w:rsidDel="00000000" w:rsidR="00000000" w:rsidRPr="00000000">
        <w:rPr>
          <w:sz w:val="24"/>
          <w:szCs w:val="24"/>
          <w:rtl w:val="0"/>
        </w:rPr>
        <w:t xml:space="preserve">, develop a </w:t>
      </w:r>
      <w:r w:rsidDel="00000000" w:rsidR="00000000" w:rsidRPr="00000000">
        <w:rPr>
          <w:i w:val="1"/>
          <w:sz w:val="24"/>
          <w:szCs w:val="24"/>
          <w:rtl w:val="0"/>
        </w:rPr>
        <w:t xml:space="preserve">National Education Cost Model</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 D. Baker et al., </w:t>
      </w:r>
      <w:hyperlink w:anchor="_heading=h.qbtyoq">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which accounts for regional cost differences as well different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funding levels to show that inadequate funding is present throughout the United States.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says in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School Choice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the “existence and importance of the issues that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reformers believe plague public education are based as much on tradition and reputation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they are on tangible research evidence”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54). Finally, and tellingly,</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grossly inadequate funding is a characteristic of communities that are racially</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segregated and which are not white (Darling-Hammond, </w:t>
      </w:r>
      <w:hyperlink w:anchor="_heading=h.1rf9gpq">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Rothstein, </w:t>
      </w:r>
      <w:hyperlink w:anchor="_heading=h.1n1mu2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tl w:val="0"/>
        </w:rPr>
      </w:r>
    </w:p>
    <w:p w:rsidR="00000000" w:rsidDel="00000000" w:rsidP="00000000" w:rsidRDefault="00000000" w:rsidRPr="00000000" w14:paraId="0000027C">
      <w:pPr>
        <w:tabs>
          <w:tab w:val="left" w:pos="828"/>
        </w:tabs>
        <w:spacing w:before="135"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sz w:val="24"/>
          <w:szCs w:val="24"/>
          <w:rtl w:val="0"/>
        </w:rPr>
        <w:t xml:space="preserve">J. R. Henig </w:t>
      </w:r>
      <w:hyperlink w:anchor="_heading=h.21od6so">
        <w:r w:rsidDel="00000000" w:rsidR="00000000" w:rsidRPr="00000000">
          <w:rPr>
            <w:sz w:val="24"/>
            <w:szCs w:val="24"/>
            <w:rtl w:val="0"/>
          </w:rPr>
          <w:t xml:space="preserve">(1994)’s</w:t>
        </w:r>
      </w:hyperlink>
      <w:r w:rsidDel="00000000" w:rsidR="00000000" w:rsidRPr="00000000">
        <w:rPr>
          <w:sz w:val="24"/>
          <w:szCs w:val="24"/>
          <w:rtl w:val="0"/>
        </w:rPr>
        <w:t xml:space="preserve"> book, </w:t>
      </w:r>
      <w:r w:rsidDel="00000000" w:rsidR="00000000" w:rsidRPr="00000000">
        <w:rPr>
          <w:i w:val="1"/>
          <w:sz w:val="24"/>
          <w:szCs w:val="24"/>
          <w:rtl w:val="0"/>
        </w:rPr>
        <w:t xml:space="preserve">Rethinking School Choice</w:t>
      </w:r>
      <w:r w:rsidDel="00000000" w:rsidR="00000000" w:rsidRPr="00000000">
        <w:rPr>
          <w:sz w:val="24"/>
          <w:szCs w:val="24"/>
          <w:rtl w:val="0"/>
        </w:rPr>
        <w:t xml:space="preserve">, which came out a mere three years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after the passage of the nation’s first state charter school law in Minnesota</w:t>
      </w:r>
      <w:hyperlink w:anchor="_heading=h.1v1yuxt">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3</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two years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after the second in California</w:t>
      </w:r>
      <w:hyperlink w:anchor="_heading=h.4f1mdlm">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4</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lays out a key argument against charter schools. Henig</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says, “[T]he real danger in the market-based choice proposals is not that they might allow</w:t>
      </w:r>
    </w:p>
    <w:p w:rsidR="00000000" w:rsidDel="00000000" w:rsidP="00000000" w:rsidRDefault="00000000" w:rsidRPr="00000000" w14:paraId="00000280">
      <w:pPr>
        <w:spacing w:before="126" w:lineRule="auto"/>
        <w:ind w:left="139"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some students to attend privately run schools at public expense, but that </w:t>
      </w:r>
      <w:r w:rsidDel="00000000" w:rsidR="00000000" w:rsidRPr="00000000">
        <w:rPr>
          <w:i w:val="1"/>
          <w:sz w:val="24"/>
          <w:szCs w:val="24"/>
          <w:rtl w:val="0"/>
        </w:rPr>
        <w:t xml:space="preserve">they will erode the</w:t>
      </w:r>
    </w:p>
    <w:p w:rsidR="00000000" w:rsidDel="00000000" w:rsidP="00000000" w:rsidRDefault="00000000" w:rsidRPr="00000000" w14:paraId="00000281">
      <w:pPr>
        <w:spacing w:before="12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17  </w:t>
      </w:r>
      <w:r w:rsidDel="00000000" w:rsidR="00000000" w:rsidRPr="00000000">
        <w:rPr>
          <w:i w:val="1"/>
          <w:sz w:val="24"/>
          <w:szCs w:val="24"/>
          <w:rtl w:val="0"/>
        </w:rPr>
        <w:t xml:space="preserve">public forums in which decisions with societal consequences can democratically be resolved</w:t>
      </w:r>
      <w:r w:rsidDel="00000000" w:rsidR="00000000" w:rsidRPr="00000000">
        <w:rPr>
          <w:sz w:val="24"/>
          <w:szCs w:val="24"/>
          <w:rtl w:val="0"/>
        </w:rPr>
        <w:t xml:space="preserv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(emphasis added) (J. R. Henig, </w:t>
      </w:r>
      <w:hyperlink w:anchor="_heading=h.21od6s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xiii</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Translated, this means that the decisions about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education’s form and content are not going to be made by parents and teachers,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by people who do not have a stake in the outcome. It is now a matter of badly</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misaligned incentives.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5" w:line="240" w:lineRule="auto"/>
        <w:ind w:left="124"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even before that, in 1982, Earl Craig, Jr. attached a minority report to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Rebuilding</w:t>
      </w:r>
    </w:p>
    <w:p w:rsidR="00000000" w:rsidDel="00000000" w:rsidP="00000000" w:rsidRDefault="00000000" w:rsidRPr="00000000" w14:paraId="00000287">
      <w:pPr>
        <w:spacing w:before="126" w:lineRule="auto"/>
        <w:ind w:left="131" w:right="0" w:firstLine="0"/>
        <w:jc w:val="left"/>
        <w:rPr>
          <w:sz w:val="24"/>
          <w:szCs w:val="24"/>
        </w:rPr>
      </w:pPr>
      <w:r w:rsidDel="00000000" w:rsidR="00000000" w:rsidRPr="00000000">
        <w:rPr>
          <w:rFonts w:ascii="Alegreya Sans" w:cs="Alegreya Sans" w:eastAsia="Alegreya Sans" w:hAnsi="Alegreya Sans"/>
          <w:sz w:val="16"/>
          <w:szCs w:val="16"/>
          <w:rtl w:val="0"/>
        </w:rPr>
        <w:t xml:space="preserve">23  </w:t>
      </w:r>
      <w:r w:rsidDel="00000000" w:rsidR="00000000" w:rsidRPr="00000000">
        <w:rPr>
          <w:i w:val="1"/>
          <w:sz w:val="24"/>
          <w:szCs w:val="24"/>
          <w:rtl w:val="0"/>
        </w:rPr>
        <w:t xml:space="preserve">Education to Make It Work </w:t>
      </w:r>
      <w:r w:rsidDel="00000000" w:rsidR="00000000" w:rsidRPr="00000000">
        <w:rPr>
          <w:sz w:val="24"/>
          <w:szCs w:val="24"/>
          <w:rtl w:val="0"/>
        </w:rPr>
        <w:t xml:space="preserve">which advocated for vouchers. He says in a paragraph that is as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accurate today, forty years later, as it was in 1982:</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105" name=""/>
                <a:graphic>
                  <a:graphicData uri="http://schemas.microsoft.com/office/word/2010/wordprocessingShape">
                    <wps:wsp>
                      <wps:cNvSpPr/>
                      <wps:cNvPr id="97" name="Shape 97"/>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105" name="image96.png"/>
                <a:graphic>
                  <a:graphicData uri="http://schemas.openxmlformats.org/drawingml/2006/picture">
                    <pic:pic>
                      <pic:nvPicPr>
                        <pic:cNvPr id="0" name="image96.png"/>
                        <pic:cNvPicPr preferRelativeResize="0"/>
                      </pic:nvPicPr>
                      <pic:blipFill>
                        <a:blip r:embed="rId5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8A">
      <w:pPr>
        <w:spacing w:before="113" w:lineRule="auto"/>
        <w:ind w:left="831" w:right="0" w:firstLine="0"/>
        <w:jc w:val="left"/>
        <w:rPr>
          <w:sz w:val="20"/>
          <w:szCs w:val="20"/>
        </w:rPr>
      </w:pPr>
      <w:bookmarkStart w:colFirst="0" w:colLast="0" w:name="_heading=h.1v1yuxt" w:id="41"/>
      <w:bookmarkEnd w:id="41"/>
      <w:r w:rsidDel="00000000" w:rsidR="00000000" w:rsidRPr="00000000">
        <w:rPr>
          <w:sz w:val="23.333333333333336"/>
          <w:szCs w:val="23.333333333333336"/>
          <w:vertAlign w:val="superscript"/>
          <w:rtl w:val="0"/>
        </w:rPr>
        <w:t xml:space="preserve">3</w:t>
      </w:r>
      <w:r w:rsidDel="00000000" w:rsidR="00000000" w:rsidRPr="00000000">
        <w:rPr>
          <w:sz w:val="20"/>
          <w:szCs w:val="20"/>
          <w:rtl w:val="0"/>
        </w:rPr>
        <w:t xml:space="preserve">Laws of Minnesota 1991, chapter 265, article 9, section 3</w:t>
      </w:r>
    </w:p>
    <w:p w:rsidR="00000000" w:rsidDel="00000000" w:rsidP="00000000" w:rsidRDefault="00000000" w:rsidRPr="00000000" w14:paraId="0000028B">
      <w:pPr>
        <w:spacing w:before="65" w:lineRule="auto"/>
        <w:ind w:left="826" w:right="0" w:firstLine="0"/>
        <w:jc w:val="left"/>
        <w:rPr>
          <w:i w:val="1"/>
          <w:sz w:val="20"/>
          <w:szCs w:val="20"/>
        </w:rPr>
        <w:sectPr>
          <w:footerReference r:id="rId52" w:type="default"/>
          <w:type w:val="nextPage"/>
          <w:pgSz w:h="15840" w:w="12240" w:orient="portrait"/>
          <w:pgMar w:bottom="1640" w:top="1720" w:left="1000" w:right="1300" w:header="0" w:footer="1451"/>
        </w:sectPr>
      </w:pPr>
      <w:bookmarkStart w:colFirst="0" w:colLast="0" w:name="_heading=h.4f1mdlm" w:id="42"/>
      <w:bookmarkEnd w:id="42"/>
      <w:r w:rsidDel="00000000" w:rsidR="00000000" w:rsidRPr="00000000">
        <w:rPr>
          <w:sz w:val="23.333333333333336"/>
          <w:szCs w:val="23.333333333333336"/>
          <w:vertAlign w:val="superscript"/>
          <w:rtl w:val="0"/>
        </w:rPr>
        <w:t xml:space="preserve">4</w:t>
      </w:r>
      <w:r w:rsidDel="00000000" w:rsidR="00000000" w:rsidRPr="00000000">
        <w:rPr>
          <w:sz w:val="20"/>
          <w:szCs w:val="20"/>
          <w:rtl w:val="0"/>
        </w:rPr>
        <w:t xml:space="preserve">Education Code, Title 2, Division 4 Part 26.8, §47600 </w:t>
      </w:r>
      <w:r w:rsidDel="00000000" w:rsidR="00000000" w:rsidRPr="00000000">
        <w:rPr>
          <w:i w:val="1"/>
          <w:sz w:val="20"/>
          <w:szCs w:val="20"/>
          <w:rtl w:val="0"/>
        </w:rPr>
        <w:t xml:space="preserve">et. seq</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conclusion, this report is part of a national movement toward</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privatization of public services and responsibilities. I believe this movement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will have the eventual result of a complete retreat by this society from 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societal responsibility for the powerless who are difficult or expensive to</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educate, house, protect, etc. I believe the committee and board majority</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when they say that they are committed to equal access and equity. They say,</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trust that we will do the right thing. I do trust them, I do not trust the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societal momentum of which vouchers is a part. It is a very destructive wave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 w:val="left" w:pos="8221"/>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has caught up many good people. It scares me to death.</w:t>
        <w:tab/>
        <w:t xml:space="preserve">(Citizens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League, Education Alternatives Committee, </w:t>
      </w:r>
      <w:hyperlink w:anchor="_heading=h.10kxor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1982,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48)</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belief that that American schools were in crisis due to poor academic outcomes,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sclerotic teachers resistant to change, ineffective and bureaucratic administrators more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concerned with job safety than educating children is simply not supported by the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evidence. But the idea that American schools are in crisis has been relentlessly promoted,</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sheer repetition has turned fiction turned into fact, and this “manufactured crisis”,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use David Berliner and Bruce Biddle’s turn of phrase (Berliner &amp; Biddle, </w:t>
      </w:r>
      <w:hyperlink w:anchor="_heading=h.2olpkf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1997),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has been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used to justify school choice in the form of vouchers and charter schools. But charter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didn’t actually take off until “education reformers across party lines realized that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laws could be crafted in ways that made it possible to open nonunion</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or even allow public schools to be managed by for-profit companies”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(Goldstein, </w:t>
      </w:r>
      <w:hyperlink w:anchor="_heading=h.29yz7q8">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172).</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51"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literature review will first examine charter schools, their origins and the early</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before reviewing the types of charters which exist. It then examines the various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models of charter schools such as virtual charter schools, charters which use blended</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learning, and charter management organizations before taking a closer look charter</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in Santa Clara County and in Rocketship in particular. It ends with a</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53"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consideration of the finances and financing of charter schools.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bookmarkStart w:colFirst="0" w:colLast="0" w:name="bookmark=id.2u6wntf" w:id="43"/>
      <w:bookmarkEnd w:id="4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History of Charter Schools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(privately run, but publicly financed schools) have an ugly racist</w:t>
      </w:r>
    </w:p>
    <w:p w:rsidR="00000000" w:rsidDel="00000000" w:rsidP="00000000" w:rsidRDefault="00000000" w:rsidRPr="00000000" w14:paraId="000002AC">
      <w:pPr>
        <w:spacing w:before="125"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3  </w:t>
      </w:r>
      <w:r w:rsidDel="00000000" w:rsidR="00000000" w:rsidRPr="00000000">
        <w:rPr>
          <w:sz w:val="24"/>
          <w:szCs w:val="24"/>
          <w:rtl w:val="0"/>
        </w:rPr>
        <w:t xml:space="preserve">origin in the post-</w:t>
      </w:r>
      <w:r w:rsidDel="00000000" w:rsidR="00000000" w:rsidRPr="00000000">
        <w:rPr>
          <w:i w:val="1"/>
          <w:sz w:val="24"/>
          <w:szCs w:val="24"/>
          <w:rtl w:val="0"/>
        </w:rPr>
        <w:t xml:space="preserve">Brown v Board of Education </w:t>
      </w:r>
      <w:r w:rsidDel="00000000" w:rsidR="00000000" w:rsidRPr="00000000">
        <w:rPr>
          <w:sz w:val="24"/>
          <w:szCs w:val="24"/>
          <w:rtl w:val="0"/>
        </w:rPr>
        <w:t xml:space="preserve">era as a method of evading the U.S. Supreme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Court’s mandate to educate both black and white Americans equally and not separately.</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Fifty years later, charter schools turned segregation academies into the preferred vehicle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privatizing public schools for profit while maintaining segregation.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B2">
      <w:pPr>
        <w:spacing w:before="73" w:lineRule="auto"/>
        <w:ind w:left="203" w:right="0" w:firstLine="0"/>
        <w:jc w:val="left"/>
        <w:rPr>
          <w:i w:val="1"/>
          <w:sz w:val="24"/>
          <w:szCs w:val="24"/>
        </w:rPr>
      </w:pPr>
      <w:bookmarkStart w:colFirst="0" w:colLast="0" w:name="_heading=h.28h4qwu" w:id="46"/>
      <w:bookmarkEnd w:id="46"/>
      <w:r w:rsidDel="00000000" w:rsidR="00000000" w:rsidRPr="00000000">
        <w:rPr>
          <w:rFonts w:ascii="Alegreya Sans" w:cs="Alegreya Sans" w:eastAsia="Alegreya Sans" w:hAnsi="Alegreya Sans"/>
          <w:sz w:val="16"/>
          <w:szCs w:val="16"/>
          <w:rtl w:val="0"/>
        </w:rPr>
        <w:t xml:space="preserve">7 </w:t>
      </w:r>
      <w:bookmarkStart w:colFirst="0" w:colLast="0" w:name="bookmark=id.3tbugp1" w:id="45"/>
      <w:bookmarkEnd w:id="45"/>
      <w:r w:rsidDel="00000000" w:rsidR="00000000" w:rsidRPr="00000000">
        <w:rPr>
          <w:i w:val="1"/>
          <w:sz w:val="24"/>
          <w:szCs w:val="24"/>
          <w:rtl w:val="0"/>
        </w:rPr>
        <w:t xml:space="preserve">The Origins of Charter Schools in Segregation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charter schools were not founded for educational or economic reasons.</w:t>
      </w:r>
    </w:p>
    <w:p w:rsidR="00000000" w:rsidDel="00000000" w:rsidP="00000000" w:rsidRDefault="00000000" w:rsidRPr="00000000" w14:paraId="000002B5">
      <w:pPr>
        <w:spacing w:before="12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9  </w:t>
      </w:r>
      <w:r w:rsidDel="00000000" w:rsidR="00000000" w:rsidRPr="00000000">
        <w:rPr>
          <w:sz w:val="24"/>
          <w:szCs w:val="24"/>
          <w:rtl w:val="0"/>
        </w:rPr>
        <w:t xml:space="preserve">Charter schools had their origin in the aftermath of </w:t>
      </w:r>
      <w:r w:rsidDel="00000000" w:rsidR="00000000" w:rsidRPr="00000000">
        <w:rPr>
          <w:i w:val="1"/>
          <w:sz w:val="24"/>
          <w:szCs w:val="24"/>
          <w:rtl w:val="0"/>
        </w:rPr>
        <w:t xml:space="preserve">“Brown v. Board of Education”</w:t>
      </w:r>
      <w:r w:rsidDel="00000000" w:rsidR="00000000" w:rsidRPr="00000000">
        <w:rPr>
          <w:sz w:val="24"/>
          <w:szCs w:val="24"/>
          <w:rtl w:val="0"/>
        </w:rPr>
        <w:t xml:space="preserve">. “[</w:t>
      </w:r>
      <w:r w:rsidDel="00000000" w:rsidR="00000000" w:rsidRPr="00000000">
        <w:rPr>
          <w:i w:val="1"/>
          <w:sz w:val="24"/>
          <w:szCs w:val="24"/>
          <w:rtl w:val="0"/>
        </w:rPr>
        <w:t xml:space="preserve">Brown</w:t>
      </w:r>
      <w:r w:rsidDel="00000000" w:rsidR="00000000" w:rsidRPr="00000000">
        <w:rPr>
          <w:sz w:val="24"/>
          <w:szCs w:val="24"/>
          <w:rtl w:val="0"/>
        </w:rPr>
        <w:t xml:space="preserv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 the genesis of school choice as a public policy mechanism.”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8) In the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Deep South, academies sprung up as part of the massive resistance to the U.S. Supreme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Court’s unanimous 1954 ruling which answered the question,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253"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Does segregation of children in public schools solely on the basis of race,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even though the physical facilities and other “tangible” factors may be equal,</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deprive children of the minority group of equal educational</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 w:val="left" w:pos="541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opportunities?</w:t>
        <w:tab/>
        <w:t xml:space="preserve">(Warren, </w:t>
      </w:r>
      <w:hyperlink w:anchor="_heading=h.1jvko6v">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1954,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9)</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6"/>
        </w:tabs>
        <w:spacing w:after="0" w:before="74"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“We believe that it does.” (p.9)</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1"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order to circumvent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Brown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white parents in eleven states formed thousands of</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private schools, and until the early 1970’s, these segregation academies received public</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funds (Rooks, </w:t>
      </w:r>
      <w:hyperlink w:anchor="_heading=h.nwp17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These origins of charter schools have been amply documented, in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Frankenberg et al. </w:t>
      </w:r>
      <w:hyperlink w:anchor="_heading=h.1j4nfs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Frankenberg et al. </w:t>
      </w:r>
      <w:hyperlink w:anchor="_heading=h.2i9l8n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especially in Suitts </w:t>
      </w:r>
      <w:hyperlink w:anchor="_heading=h.2dvym1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2C3">
      <w:pPr>
        <w:spacing w:before="126"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Suitts </w:t>
      </w:r>
      <w:hyperlink w:anchor="_heading=h.t18w8t">
        <w:r w:rsidDel="00000000" w:rsidR="00000000" w:rsidRPr="00000000">
          <w:rPr>
            <w:sz w:val="24"/>
            <w:szCs w:val="24"/>
            <w:rtl w:val="0"/>
          </w:rPr>
          <w:t xml:space="preserve">(2020).</w:t>
        </w:r>
      </w:hyperlink>
      <w:r w:rsidDel="00000000" w:rsidR="00000000" w:rsidRPr="00000000">
        <w:rPr>
          <w:sz w:val="24"/>
          <w:szCs w:val="24"/>
          <w:rtl w:val="0"/>
        </w:rPr>
        <w:t xml:space="preserve"> Alexander in </w:t>
      </w:r>
      <w:r w:rsidDel="00000000" w:rsidR="00000000" w:rsidRPr="00000000">
        <w:rPr>
          <w:i w:val="1"/>
          <w:sz w:val="24"/>
          <w:szCs w:val="24"/>
          <w:rtl w:val="0"/>
        </w:rPr>
        <w:t xml:space="preserve">The New Jim Crow </w:t>
      </w:r>
      <w:r w:rsidDel="00000000" w:rsidR="00000000" w:rsidRPr="00000000">
        <w:rPr>
          <w:sz w:val="24"/>
          <w:szCs w:val="24"/>
          <w:rtl w:val="0"/>
        </w:rPr>
        <w:t xml:space="preserve">quotes Rosenberg </w:t>
      </w:r>
      <w:hyperlink w:anchor="_heading=h.37wcjv5">
        <w:r w:rsidDel="00000000" w:rsidR="00000000" w:rsidRPr="00000000">
          <w:rPr>
            <w:sz w:val="24"/>
            <w:szCs w:val="24"/>
            <w:rtl w:val="0"/>
          </w:rPr>
          <w:t xml:space="preserve">(1991,</w:t>
        </w:r>
      </w:hyperlink>
      <w:r w:rsidDel="00000000" w:rsidR="00000000" w:rsidRPr="00000000">
        <w:rPr>
          <w:sz w:val="24"/>
          <w:szCs w:val="24"/>
          <w:rtl w:val="0"/>
        </w:rPr>
        <w:t xml:space="preserve"> p. 52) “The statistics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1"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the Southern states are truly amazing. For ten years, 1954–1964, virtually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nothing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54"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happened</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[emphasis in (Alexander, </w:t>
      </w:r>
      <w:hyperlink w:anchor="_heading=h.1xrdsh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223)] She goes on to say,</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a single black child attended an integrated public grade school in South</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Carolina, Alabama, or Mississippi as of the 1962–1963 school year. Across the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South as a whole, a mere 1 percent of black school children were attending</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with whites in 1964—a full decade after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Brown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 decided.</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0"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the years after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Brown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some localities went further than merely forming</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segregation academies. Prince Edward County in Virginia closed all of its schools for five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years rather than integrate. Other jurisdictions closed pools, parks, zoos, and</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recreational facilities instead of integrating. This deliberate evasion of racial equality</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continued until a 1968 Supreme Court ruling put a stop to the practice of closing public</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to avoid integrating them (Brennan, </w:t>
      </w:r>
      <w:hyperlink w:anchor="_heading=h.1h65qm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1968).</w:t>
        </w:r>
      </w:hyperlink>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3"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irony is that while charter schools started life as 100% white, they now 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intensely segregated students of color. Frankenberg et al. </w:t>
      </w:r>
      <w:hyperlink w:anchor="_heading=h.434ayf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noted that,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182"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Nearly three out of four students in the typical black student’s charter school</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also black. This indicates extremely high levels of isolation, particularly</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given the fact that black students comprise less than one-third of charter</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students. Latino isolation is also high, but not as severe as for blacks or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 w:val="left" w:pos="7526"/>
        </w:tabs>
        <w:spacing w:after="0" w:before="7"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whites across all charter schools.</w:t>
        <w:tab/>
        <w:t xml:space="preserve">(p. 47)</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0"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Unfortunately, these segregation academies still exist, but instead of excluding</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children of color the way segregation academies did, they disproportionately target and</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enroll children of color. While these schools are no longer referred to as segregation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academies, they make up a sizable subset of charter schools and often include the word</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“Academy” in their name. In Santa Clara County, for example, 11 out of 21 charter schools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authorized by the county currently include “Academy” in their name (SCCOE, </w:t>
      </w:r>
      <w:hyperlink w:anchor="_heading=h.2m6kmy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4"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Nikole Hannah-Jones, in her keynote speech at the Network for Public Education’s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Fourth Annual Conference, said that it has never been the case that a majority of</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African-Americans have attended majority white schools (“Keynote at the Network for</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55"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Education’s 4th Annual Conference,” </w:t>
      </w:r>
      <w:hyperlink w:anchor="_heading=h.17nz8yj">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She then added ruefully, that this was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quite a feat considering that African-Americans make up roughly one seventh of the</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population of the United States. Orfield and Frankenberg note that the percent of</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African-Americans in majority white schools rose from 0% in 1954 to a peak of 43.5% in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1988 before steadily declining to 23.2% in 2011. (Table 3: Percent of Black Students in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Majority White Schools, 1954–2011, Orfield &amp; Frankenberg, </w:t>
      </w:r>
      <w:hyperlink w:anchor="_heading=h.2h20rx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10). Hannah-Jones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commented that American public education doesn’t even live up to the Separate but</w:t>
      </w:r>
    </w:p>
    <w:p w:rsidR="00000000" w:rsidDel="00000000" w:rsidP="00000000" w:rsidRDefault="00000000" w:rsidRPr="00000000" w14:paraId="000002E9">
      <w:pPr>
        <w:spacing w:before="126"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7  </w:t>
      </w:r>
      <w:r w:rsidDel="00000000" w:rsidR="00000000" w:rsidRPr="00000000">
        <w:rPr>
          <w:sz w:val="24"/>
          <w:szCs w:val="24"/>
          <w:rtl w:val="0"/>
        </w:rPr>
        <w:t xml:space="preserve">Equal doctrine espoused in </w:t>
      </w:r>
      <w:r w:rsidDel="00000000" w:rsidR="00000000" w:rsidRPr="00000000">
        <w:rPr>
          <w:i w:val="1"/>
          <w:sz w:val="24"/>
          <w:szCs w:val="24"/>
          <w:rtl w:val="0"/>
        </w:rPr>
        <w:t xml:space="preserve">Plessy v Ferguson </w:t>
      </w:r>
      <w:r w:rsidDel="00000000" w:rsidR="00000000" w:rsidRPr="00000000">
        <w:rPr>
          <w:sz w:val="24"/>
          <w:szCs w:val="24"/>
          <w:rtl w:val="0"/>
        </w:rPr>
        <w:t xml:space="preserve">and overturned by </w:t>
      </w:r>
      <w:r w:rsidDel="00000000" w:rsidR="00000000" w:rsidRPr="00000000">
        <w:rPr>
          <w:i w:val="1"/>
          <w:sz w:val="24"/>
          <w:szCs w:val="24"/>
          <w:rtl w:val="0"/>
        </w:rPr>
        <w:t xml:space="preserve">Brown v Board of Education</w:t>
      </w:r>
      <w:r w:rsidDel="00000000" w:rsidR="00000000" w:rsidRPr="00000000">
        <w:rPr>
          <w:sz w:val="24"/>
          <w:szCs w:val="24"/>
          <w:rtl w:val="0"/>
        </w:rPr>
        <w:t xml:space="preserv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More recently, Heilig et al. made the same point using 2015–16 Common Core of Data.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say, “Nationally, we find that higher percentages of charter students of every race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attend intensely segregated schools.” (Heilig et al., </w:t>
      </w:r>
      <w:hyperlink w:anchor="_heading=h.2ne53p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205). This segregation has an</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effect on the achievement of the students thus segregated: it makes the “achievement</w:t>
      </w:r>
    </w:p>
    <w:p w:rsidR="00000000" w:rsidDel="00000000" w:rsidP="00000000" w:rsidRDefault="00000000" w:rsidRPr="00000000" w14:paraId="000002EE">
      <w:pPr>
        <w:spacing w:before="125"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gap” worse.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119"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Racial segregation is strongly associated with racial achievement gaps, and</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racial difference in the proportion of students’ schoolmates who are poor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 w:val="left" w:pos="7472"/>
        </w:tabs>
        <w:spacing w:after="0" w:before="7"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the key dimension of segregation driving this association.</w:t>
        <w:tab/>
        <w:t xml:space="preserve">(Reardon,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hyperlink w:anchor="_heading=h.19mgy3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47)</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bookmarkStart w:colFirst="0" w:colLast="0" w:name="bookmark=id.nmf14n" w:id="47"/>
      <w:bookmarkEnd w:id="4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Free Markets and Privatization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Just a year after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Brown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Friedman </w:t>
      </w:r>
      <w:hyperlink w:anchor="_heading=h.xeviv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(1955)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published his article “The Role of Government</w:t>
      </w:r>
    </w:p>
    <w:p w:rsidR="00000000" w:rsidDel="00000000" w:rsidP="00000000" w:rsidRDefault="00000000" w:rsidRPr="00000000" w14:paraId="000002F7">
      <w:pPr>
        <w:spacing w:before="126"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in Education” in </w:t>
      </w:r>
      <w:r w:rsidDel="00000000" w:rsidR="00000000" w:rsidRPr="00000000">
        <w:rPr>
          <w:i w:val="1"/>
          <w:sz w:val="24"/>
          <w:szCs w:val="24"/>
          <w:rtl w:val="0"/>
        </w:rPr>
        <w:t xml:space="preserve">Economics and the Public Interest </w:t>
      </w:r>
      <w:r w:rsidDel="00000000" w:rsidR="00000000" w:rsidRPr="00000000">
        <w:rPr>
          <w:sz w:val="24"/>
          <w:szCs w:val="24"/>
          <w:rtl w:val="0"/>
        </w:rPr>
        <w:t xml:space="preserve">(Friedman, </w:t>
      </w:r>
      <w:hyperlink w:anchor="_heading=h.xevivl">
        <w:r w:rsidDel="00000000" w:rsidR="00000000" w:rsidRPr="00000000">
          <w:rPr>
            <w:sz w:val="24"/>
            <w:szCs w:val="24"/>
            <w:rtl w:val="0"/>
          </w:rPr>
          <w:t xml:space="preserve">1955)</w:t>
        </w:r>
      </w:hyperlink>
      <w:r w:rsidDel="00000000" w:rsidR="00000000" w:rsidRPr="00000000">
        <w:rPr>
          <w:sz w:val="24"/>
          <w:szCs w:val="24"/>
          <w:rtl w:val="0"/>
        </w:rPr>
        <w:t xml:space="preserve"> that reframed charter</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as an economic problem in education instead as a way of evading court-ordered</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integration. That paper ensured that charter schools would no longer be morally tainted</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their association with virulent racism, but rather would take on the honorable task of</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breaking up what was called a monopoly. Charters, operating in a free market</w:t>
      </w:r>
      <w:hyperlink w:anchor="_heading=h.1mrcu09">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would</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270" cy="12700"/>
                <wp:effectExtent b="0" l="0" r="0" t="0"/>
                <wp:wrapTopAndBottom distB="0" distT="0"/>
                <wp:docPr id="40" name=""/>
                <a:graphic>
                  <a:graphicData uri="http://schemas.microsoft.com/office/word/2010/wordprocessingShape">
                    <wps:wsp>
                      <wps:cNvSpPr/>
                      <wps:cNvPr id="30" name="Shape 30"/>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270" cy="12700"/>
                <wp:effectExtent b="0" l="0" r="0" t="0"/>
                <wp:wrapTopAndBottom distB="0" distT="0"/>
                <wp:docPr id="40" name="image30.png"/>
                <a:graphic>
                  <a:graphicData uri="http://schemas.openxmlformats.org/drawingml/2006/picture">
                    <pic:pic>
                      <pic:nvPicPr>
                        <pic:cNvPr id="0" name="image30.png"/>
                        <pic:cNvPicPr preferRelativeResize="0"/>
                      </pic:nvPicPr>
                      <pic:blipFill>
                        <a:blip r:embed="rId5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FD">
      <w:pPr>
        <w:spacing w:before="156" w:line="194" w:lineRule="auto"/>
        <w:ind w:left="468" w:right="871" w:firstLine="360"/>
        <w:jc w:val="left"/>
        <w:rPr>
          <w:sz w:val="20"/>
          <w:szCs w:val="20"/>
        </w:rPr>
        <w:sectPr>
          <w:footerReference r:id="rId57" w:type="default"/>
          <w:type w:val="nextPage"/>
          <w:pgSz w:h="15840" w:w="12240" w:orient="portrait"/>
          <w:pgMar w:bottom="1640" w:top="1720" w:left="1000" w:right="1300" w:header="0" w:footer="1451"/>
        </w:sectPr>
      </w:pPr>
      <w:bookmarkStart w:colFirst="0" w:colLast="0" w:name="_heading=h.1mrcu09" w:id="49"/>
      <w:bookmarkEnd w:id="49"/>
      <w:r w:rsidDel="00000000" w:rsidR="00000000" w:rsidRPr="00000000">
        <w:rPr>
          <w:sz w:val="23.333333333333336"/>
          <w:szCs w:val="23.333333333333336"/>
          <w:vertAlign w:val="superscript"/>
          <w:rtl w:val="0"/>
        </w:rPr>
        <w:t xml:space="preserve">5</w:t>
      </w:r>
      <w:r w:rsidDel="00000000" w:rsidR="00000000" w:rsidRPr="00000000">
        <w:rPr>
          <w:sz w:val="20"/>
          <w:szCs w:val="20"/>
          <w:rtl w:val="0"/>
        </w:rPr>
        <w:t xml:space="preserve">No one really wants a free market because a market completely free of regulation would have unenforceable contracts, rampant monopolies, and constant and ruinous market failures. What people really want when they use the phrase “free market” is a heavily regulated market which allows them to profit, unfettered, while restraining or excluding others.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allow parents to choose the best alternative from an array of competing choices. Tellingly</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left unspecified was exactly how the free market would ensure that the array of competing</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choices actually offered valuable educational alternatives rather than mere alternatives.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7"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1981, Ronald Reagan ran and became President of the United States based on a</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platform of less government is better government. This platform included eliminating</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U.S. Department of Education (“The Republican Party Platform of 1980,” </w:t>
      </w:r>
      <w:hyperlink w:anchor="_heading=h.3tm4grq">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1980).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True,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eliminating the Department of Education is not the same as shutting down an entire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district the way white parents did in 1964, but the thought is there. Haney-López</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hyperlink w:anchor="_heading=h.488uth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expertly dissects how it’s possible to voice racist thoughts without actually using</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racial words, a practice perfected by President Ronald Reagan (Haney-López, </w:t>
      </w:r>
      <w:hyperlink w:anchor="_heading=h.488uth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 only liberty and freedom matter, in education, as in other fields. It’s school</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choice or bust; school choice is proffered not only as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panacea for all that ails America’s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but it is even touted as the morally right thing to do. Without a trace of irony, the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former President Donald Trump framed school choice as the “civil rights issue of our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time” in a garbled statement at the signing of an executive order on Safe Policing for Safe</w:t>
      </w:r>
    </w:p>
    <w:p w:rsidR="00000000" w:rsidDel="00000000" w:rsidP="00000000" w:rsidRDefault="00000000" w:rsidRPr="00000000" w14:paraId="0000030D">
      <w:pPr>
        <w:spacing w:before="126" w:lineRule="auto"/>
        <w:ind w:left="831" w:right="0" w:firstLine="0"/>
        <w:jc w:val="left"/>
        <w:rPr>
          <w:sz w:val="24"/>
          <w:szCs w:val="24"/>
        </w:rPr>
      </w:pPr>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Communities: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237"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choice is the civil rights statement of the year, the decade and</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probably beyond. Because all children have to have access to quality</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A child’s zip code in America should never determine their future.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95"/>
        </w:tabs>
        <w:spacing w:after="0" w:before="28"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quoted in Lennox, </w:t>
      </w:r>
      <w:hyperlink w:anchor="_heading=h.2xn8ts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reformers have latched on to the notion that schools need to be privatized</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freed from bureaucratic control for reasons of efficiency, increased flexibility, and</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accountability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This claim is made despite educational management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organizations (EMOs) themselves being high overhead, opaque bureaucracies with scant</w:t>
      </w:r>
    </w:p>
    <w:p w:rsidR="00000000" w:rsidDel="00000000" w:rsidP="00000000" w:rsidRDefault="00000000" w:rsidRPr="00000000" w14:paraId="00000317">
      <w:pPr>
        <w:spacing w:before="126" w:lineRule="auto"/>
        <w:ind w:left="821" w:right="0" w:firstLine="0"/>
        <w:jc w:val="left"/>
        <w:rPr>
          <w:sz w:val="24"/>
          <w:szCs w:val="24"/>
        </w:rPr>
      </w:pPr>
      <w:r w:rsidDel="00000000" w:rsidR="00000000" w:rsidRPr="00000000">
        <w:rPr>
          <w:rFonts w:ascii="Alegreya Sans" w:cs="Alegreya Sans" w:eastAsia="Alegreya Sans" w:hAnsi="Alegreya Sans"/>
          <w:sz w:val="16"/>
          <w:szCs w:val="16"/>
          <w:rtl w:val="0"/>
        </w:rPr>
        <w:t xml:space="preserve">25  </w:t>
      </w:r>
      <w:r w:rsidDel="00000000" w:rsidR="00000000" w:rsidRPr="00000000">
        <w:rPr>
          <w:sz w:val="24"/>
          <w:szCs w:val="24"/>
          <w:rtl w:val="0"/>
        </w:rPr>
        <w:t xml:space="preserve">accountability.</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58"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 Baker and Miron identified four major policy concerns with the privatization of</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education: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12"/>
        </w:tabs>
        <w:spacing w:after="0" w:before="173"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 A substantial share of public expenditure intended for the delivery of</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direct educational services to children is being extracted inadvertently or</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intentionally for personal or business financial gain, creating substantial</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7"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inefficiencies;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80"/>
        </w:tabs>
        <w:spacing w:after="0" w:before="6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 Public assets are being unnecessarily transferred to private hands, at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expense, risking the future provision of “public” education;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94"/>
        </w:tabs>
        <w:spacing w:after="0" w:before="6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 Charter school operators are growing highly endogenous, self-serving</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private entities built on funds derived from lucrative management fees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rent extraction which further compromise the future provision of</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education; and</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85"/>
        </w:tabs>
        <w:spacing w:after="0" w:before="6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 Current disclosure requirements make it unlikely that any related legal</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violations, ethical concerns, or merely bad policies and practices are not</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realized until clever investigative reporting, whistleblowers or litigation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86"/>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brings them to light.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17"/>
        </w:tabs>
        <w:spacing w:after="0" w:before="12"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 Baker &amp; 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3)</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87"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California at least, these policy concerns have not been addressed in the six years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B. Baker and Miron wrote about them</w:t>
      </w:r>
      <w:hyperlink w:anchor="_heading=h.46r0co2">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1"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are now just one of the many forms of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privatization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when public</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functions are performed by private parties for profit. Privatization is a manifestation of</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corporate takeover of the world, first documented more than fifty years ago by</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Domhoff and elaborated on in seven subsequent editions. Domhoff argues that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corporations and the corporate elite really run the United States, and by extension, the</w:t>
      </w:r>
    </w:p>
    <w:p w:rsidR="00000000" w:rsidDel="00000000" w:rsidP="00000000" w:rsidRDefault="00000000" w:rsidRPr="00000000" w14:paraId="00000330">
      <w:pPr>
        <w:spacing w:before="126" w:lineRule="auto"/>
        <w:ind w:left="120"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24  </w:t>
      </w:r>
      <w:r w:rsidDel="00000000" w:rsidR="00000000" w:rsidRPr="00000000">
        <w:rPr>
          <w:sz w:val="24"/>
          <w:szCs w:val="24"/>
          <w:rtl w:val="0"/>
        </w:rPr>
        <w:t xml:space="preserve">world. Kahn and Minnich </w:t>
      </w:r>
      <w:hyperlink w:anchor="_heading=h.u8tczi">
        <w:r w:rsidDel="00000000" w:rsidR="00000000" w:rsidRPr="00000000">
          <w:rPr>
            <w:sz w:val="24"/>
            <w:szCs w:val="24"/>
            <w:rtl w:val="0"/>
          </w:rPr>
          <w:t xml:space="preserve">(2005)</w:t>
        </w:r>
      </w:hyperlink>
      <w:r w:rsidDel="00000000" w:rsidR="00000000" w:rsidRPr="00000000">
        <w:rPr>
          <w:sz w:val="24"/>
          <w:szCs w:val="24"/>
          <w:rtl w:val="0"/>
        </w:rPr>
        <w:t xml:space="preserve"> make much the same point in their book </w:t>
      </w:r>
      <w:r w:rsidDel="00000000" w:rsidR="00000000" w:rsidRPr="00000000">
        <w:rPr>
          <w:i w:val="1"/>
          <w:sz w:val="24"/>
          <w:szCs w:val="24"/>
          <w:rtl w:val="0"/>
        </w:rPr>
        <w:t xml:space="preserve">The Fox in the</w:t>
      </w:r>
    </w:p>
    <w:p w:rsidR="00000000" w:rsidDel="00000000" w:rsidP="00000000" w:rsidRDefault="00000000" w:rsidRPr="00000000" w14:paraId="00000331">
      <w:pPr>
        <w:spacing w:before="126" w:lineRule="auto"/>
        <w:ind w:left="130" w:right="0" w:firstLine="0"/>
        <w:jc w:val="left"/>
        <w:rPr>
          <w:sz w:val="24"/>
          <w:szCs w:val="24"/>
        </w:rPr>
      </w:pPr>
      <w:r w:rsidDel="00000000" w:rsidR="00000000" w:rsidRPr="00000000">
        <w:rPr>
          <w:rFonts w:ascii="Alegreya Sans" w:cs="Alegreya Sans" w:eastAsia="Alegreya Sans" w:hAnsi="Alegreya Sans"/>
          <w:sz w:val="16"/>
          <w:szCs w:val="16"/>
          <w:rtl w:val="0"/>
        </w:rPr>
        <w:t xml:space="preserve">25  </w:t>
      </w:r>
      <w:r w:rsidDel="00000000" w:rsidR="00000000" w:rsidRPr="00000000">
        <w:rPr>
          <w:i w:val="1"/>
          <w:sz w:val="24"/>
          <w:szCs w:val="24"/>
          <w:rtl w:val="0"/>
        </w:rPr>
        <w:t xml:space="preserve">Henhouse: How Privatization Threatens Democracy </w:t>
      </w:r>
      <w:r w:rsidDel="00000000" w:rsidR="00000000" w:rsidRPr="00000000">
        <w:rPr>
          <w:sz w:val="24"/>
          <w:szCs w:val="24"/>
          <w:rtl w:val="0"/>
        </w:rPr>
        <w:t xml:space="preserve">(Kahn &amp; Minnich, </w:t>
      </w:r>
      <w:hyperlink w:anchor="_heading=h.u8tczi">
        <w:r w:rsidDel="00000000" w:rsidR="00000000" w:rsidRPr="00000000">
          <w:rPr>
            <w:sz w:val="24"/>
            <w:szCs w:val="24"/>
            <w:rtl w:val="0"/>
          </w:rPr>
          <w:t xml:space="preserve">2005).</w:t>
        </w:r>
      </w:hyperlink>
      <w:r w:rsidDel="00000000" w:rsidR="00000000" w:rsidRPr="00000000">
        <w:rPr>
          <w:sz w:val="24"/>
          <w:szCs w:val="24"/>
          <w:rtl w:val="0"/>
        </w:rPr>
        <w:t xml:space="preserve"> They list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prisons, welfare, Social Security, water and sewer systems, buses, trains,</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1270" cy="12700"/>
                <wp:effectExtent b="0" l="0" r="0" t="0"/>
                <wp:wrapTopAndBottom distB="0" distT="0"/>
                <wp:docPr id="104" name=""/>
                <a:graphic>
                  <a:graphicData uri="http://schemas.microsoft.com/office/word/2010/wordprocessingShape">
                    <wps:wsp>
                      <wps:cNvSpPr/>
                      <wps:cNvPr id="96" name="Shape 9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1270" cy="12700"/>
                <wp:effectExtent b="0" l="0" r="0" t="0"/>
                <wp:wrapTopAndBottom distB="0" distT="0"/>
                <wp:docPr id="104" name="image95.png"/>
                <a:graphic>
                  <a:graphicData uri="http://schemas.openxmlformats.org/drawingml/2006/picture">
                    <pic:pic>
                      <pic:nvPicPr>
                        <pic:cNvPr id="0" name="image95.png"/>
                        <pic:cNvPicPr preferRelativeResize="0"/>
                      </pic:nvPicPr>
                      <pic:blipFill>
                        <a:blip r:embed="rId5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34">
      <w:pPr>
        <w:spacing w:before="156" w:line="194" w:lineRule="auto"/>
        <w:ind w:left="468" w:right="760" w:firstLine="355"/>
        <w:jc w:val="left"/>
        <w:rPr>
          <w:sz w:val="20"/>
          <w:szCs w:val="20"/>
        </w:rPr>
        <w:sectPr>
          <w:footerReference r:id="rId60" w:type="default"/>
          <w:type w:val="nextPage"/>
          <w:pgSz w:h="15840" w:w="12240" w:orient="portrait"/>
          <w:pgMar w:bottom="1640" w:top="1720" w:left="1000" w:right="1300" w:header="0" w:footer="1451"/>
        </w:sectPr>
      </w:pPr>
      <w:bookmarkStart w:colFirst="0" w:colLast="0" w:name="_heading=h.46r0co2" w:id="50"/>
      <w:bookmarkEnd w:id="50"/>
      <w:r w:rsidDel="00000000" w:rsidR="00000000" w:rsidRPr="00000000">
        <w:rPr>
          <w:sz w:val="23.333333333333336"/>
          <w:szCs w:val="23.333333333333336"/>
          <w:vertAlign w:val="superscript"/>
          <w:rtl w:val="0"/>
        </w:rPr>
        <w:t xml:space="preserve">6</w:t>
      </w:r>
      <w:r w:rsidDel="00000000" w:rsidR="00000000" w:rsidRPr="00000000">
        <w:rPr>
          <w:sz w:val="20"/>
          <w:szCs w:val="20"/>
          <w:rtl w:val="0"/>
        </w:rPr>
        <w:t xml:space="preserve">Changes in policy to address some of these concerns have been strenuously opposed by charter school advocates. For example, the California Charter Schools Association opposed an accountability bill, </w:t>
      </w:r>
      <w:r w:rsidDel="00000000" w:rsidR="00000000" w:rsidRPr="00000000">
        <w:rPr>
          <w:i w:val="1"/>
          <w:sz w:val="20"/>
          <w:szCs w:val="20"/>
          <w:rtl w:val="0"/>
        </w:rPr>
        <w:t xml:space="preserve">AB1316 School accountability: financial and performance audits: charter schools: contracts. (2021–2022)</w:t>
      </w:r>
      <w:r w:rsidDel="00000000" w:rsidR="00000000" w:rsidRPr="00000000">
        <w:rPr>
          <w:sz w:val="20"/>
          <w:szCs w:val="20"/>
          <w:rtl w:val="0"/>
        </w:rPr>
        <w:t xml:space="preserve">, which merely sought to make charter school finances more transparent.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subways, highways, waterways, sanitation systems” (p. 30) as examples of formerly</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government run functions that are in whole or part privatized. They could have also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listed postal mail, space travel, and now every facet of education, as being wholly or</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partly privatized. Cohen and Mikaelian </w:t>
      </w:r>
      <w:hyperlink w:anchor="_heading=h.2yutai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lay out in detail how privatization has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infiltrated American life and the consequences of this takeover of public goods by private</w:t>
      </w:r>
    </w:p>
    <w:p w:rsidR="00000000" w:rsidDel="00000000" w:rsidP="00000000" w:rsidRDefault="00000000" w:rsidRPr="00000000" w14:paraId="0000033A">
      <w:pPr>
        <w:spacing w:before="125"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firms run for profit (Cohen &amp; Mikaelian, </w:t>
      </w:r>
      <w:hyperlink w:anchor="_heading=h.2yutaiw">
        <w:r w:rsidDel="00000000" w:rsidR="00000000" w:rsidRPr="00000000">
          <w:rPr>
            <w:sz w:val="24"/>
            <w:szCs w:val="24"/>
            <w:rtl w:val="0"/>
          </w:rPr>
          <w:t xml:space="preserve">2021).</w:t>
        </w:r>
      </w:hyperlink>
      <w:r w:rsidDel="00000000" w:rsidR="00000000" w:rsidRPr="00000000">
        <w:rPr>
          <w:sz w:val="24"/>
          <w:szCs w:val="24"/>
          <w:rtl w:val="0"/>
        </w:rPr>
        <w:t xml:space="preserve"> Black in </w:t>
      </w:r>
      <w:r w:rsidDel="00000000" w:rsidR="00000000" w:rsidRPr="00000000">
        <w:rPr>
          <w:i w:val="1"/>
          <w:sz w:val="24"/>
          <w:szCs w:val="24"/>
          <w:rtl w:val="0"/>
        </w:rPr>
        <w:t xml:space="preserve">Schoolhouse Burning </w:t>
      </w:r>
      <w:r w:rsidDel="00000000" w:rsidR="00000000" w:rsidRPr="00000000">
        <w:rPr>
          <w:sz w:val="24"/>
          <w:szCs w:val="24"/>
          <w:rtl w:val="0"/>
        </w:rPr>
        <w:t xml:space="preserve">(Black, </w:t>
      </w:r>
      <w:hyperlink w:anchor="_heading=h.22vxnjd">
        <w:r w:rsidDel="00000000" w:rsidR="00000000" w:rsidRPr="00000000">
          <w:rPr>
            <w:sz w:val="24"/>
            <w:szCs w:val="24"/>
            <w:rtl w:val="0"/>
          </w:rPr>
          <w:t xml:space="preserve">2020)</w:t>
        </w:r>
      </w:hyperlink>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focuses on the less tangible but arguably more important consequences of privatization</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public schools, the loss of democratic control.</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8"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Privatizers make money by turning goods or services that used to be publicly</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available into private goods and services that must be paid for before they can be used.</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canonical example of privatization is the enclosure of the commons in Britain in the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16</w:t>
      </w:r>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th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17</w:t>
      </w:r>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th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centuries whereby land that previously had been owned collectively by a</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village was now owned by an individual who charged villagers for the privilege of using</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land (Simon Fairlie, </w:t>
      </w:r>
      <w:hyperlink w:anchor="_heading=h.20gsq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But modern privatizers have many more ways of turning</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profit. They can: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Obtain tax benefits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Invest in other firms with public monies</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Invest in financial instruments with public monies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Obtain a monopoly</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Engage in fraud, corruption, or outright theft</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Engage in self-dealing</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Obtain grants or loans on favorable terms</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Sell what doesn’t belong to them</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Avoid paying for externalities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Pay below market rates for goods or services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61"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Skew public-private partnerships to create unearned profits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Engage in pay-for-success contracts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2"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Offer social impact bonds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1"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ope</w:t>
      </w:r>
      <w:sdt>
        <w:sdtPr>
          <w:tag w:val="goog_rdk_147"/>
        </w:sdtPr>
        <w:sdtContent>
          <w:del w:author="Roxana Marachi" w:id="47" w:date="2022-08-05T19:31:2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a</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rators have even more options. They can inflate enrollment,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charge excessive management fees, mis-characterize expenses, omit or inaccurately</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report financial data, fail to open a school or close one soon after receiving a grant, or sell</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their facilities to investors and lease them back, all at potentially inflated prices. Many</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have a long history of duplicitous or fraudulent actions (In the Public</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Interest, </w:t>
      </w:r>
      <w:hyperlink w:anchor="_heading=h.3zy8sj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Burris &amp; Bryant, </w:t>
      </w:r>
      <w:hyperlink w:anchor="_heading=h.3fg1ce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 Baker &amp; 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4"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choice has been relentlessly marketed and promoted by billionaires who do not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send their children to public schools.</w:t>
      </w:r>
      <w:hyperlink w:anchor="_heading=h.2lwamvv">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7</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Walton family, Eli Broad, Bill Gates, the Koch</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brothers, the Zuckerbergs, and Laurene Jobs, are all on the list of the 500 richest people in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world. Their collective wealth exceeds half a trillion dollars, and they are busily</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engaged using that wealth to fix the very problems that their accumulation of wealth</w:t>
      </w:r>
    </w:p>
    <w:p w:rsidR="00000000" w:rsidDel="00000000" w:rsidP="00000000" w:rsidRDefault="00000000" w:rsidRPr="00000000" w14:paraId="0000035C">
      <w:pPr>
        <w:spacing w:before="126" w:lineRule="auto"/>
        <w:ind w:left="138"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caused. Giridharadas </w:t>
      </w:r>
      <w:hyperlink w:anchor="_heading=h.1au1eum">
        <w:r w:rsidDel="00000000" w:rsidR="00000000" w:rsidRPr="00000000">
          <w:rPr>
            <w:sz w:val="24"/>
            <w:szCs w:val="24"/>
            <w:rtl w:val="0"/>
          </w:rPr>
          <w:t xml:space="preserve">(2018)</w:t>
        </w:r>
      </w:hyperlink>
      <w:r w:rsidDel="00000000" w:rsidR="00000000" w:rsidRPr="00000000">
        <w:rPr>
          <w:sz w:val="24"/>
          <w:szCs w:val="24"/>
          <w:rtl w:val="0"/>
        </w:rPr>
        <w:t xml:space="preserve"> whose book, </w:t>
      </w:r>
      <w:r w:rsidDel="00000000" w:rsidR="00000000" w:rsidRPr="00000000">
        <w:rPr>
          <w:i w:val="1"/>
          <w:sz w:val="24"/>
          <w:szCs w:val="24"/>
          <w:rtl w:val="0"/>
        </w:rPr>
        <w:t xml:space="preserve">Winners Take All</w:t>
      </w:r>
      <w:r w:rsidDel="00000000" w:rsidR="00000000" w:rsidRPr="00000000">
        <w:rPr>
          <w:sz w:val="24"/>
          <w:szCs w:val="24"/>
          <w:rtl w:val="0"/>
        </w:rPr>
        <w:t xml:space="preserve">: </w:t>
      </w:r>
      <w:r w:rsidDel="00000000" w:rsidR="00000000" w:rsidRPr="00000000">
        <w:rPr>
          <w:i w:val="1"/>
          <w:sz w:val="24"/>
          <w:szCs w:val="24"/>
          <w:rtl w:val="0"/>
        </w:rPr>
        <w:t xml:space="preserve">The Elite Charade of Changing the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World</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says that it’s a “Trying-to-Solve-the-Problem-with-the-Tools-That-Caused-It”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issue (Giridharadas, </w:t>
      </w:r>
      <w:hyperlink w:anchor="_heading=h.1au1eum">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142).</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3"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effects of billion</w:t>
      </w:r>
      <w:sdt>
        <w:sdtPr>
          <w:tag w:val="goog_rdk_148"/>
        </w:sdtPr>
        <w:sdtContent>
          <w:del w:author="Roxana Marachi" w:id="48" w:date="2022-08-05T19:31:3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aire spending on education cannot be over emphasized. Bill</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Gates made $2B in grants aimed at creating smaller schools (Gates, </w:t>
      </w:r>
      <w:hyperlink w:anchor="_heading=h.4gjguf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11), despite a</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lack of evidence that they were educationally valuable. These grants were eventually</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discontinued when the initiative didn’t produce the intended results. Gates was also</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instrumental in funding and promoting the Common Core State Standards and</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associated assessments whose premise was that if we only had high enough academic</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standards, student outcomes would improve, again without evidence that the reforms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were educationally valuable and without evidence of a mechanism of improvement.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128" name=""/>
                <a:graphic>
                  <a:graphicData uri="http://schemas.microsoft.com/office/word/2010/wordprocessingShape">
                    <wps:wsp>
                      <wps:cNvSpPr/>
                      <wps:cNvPr id="257" name="Shape 257"/>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128" name="image121.png"/>
                <a:graphic>
                  <a:graphicData uri="http://schemas.openxmlformats.org/drawingml/2006/picture">
                    <pic:pic>
                      <pic:nvPicPr>
                        <pic:cNvPr id="0" name="image121.png"/>
                        <pic:cNvPicPr preferRelativeResize="0"/>
                      </pic:nvPicPr>
                      <pic:blipFill>
                        <a:blip r:embed="rId6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68">
      <w:pPr>
        <w:spacing w:before="156" w:line="194" w:lineRule="auto"/>
        <w:ind w:left="468" w:right="871" w:firstLine="361.0000000000001"/>
        <w:jc w:val="left"/>
        <w:rPr>
          <w:sz w:val="20"/>
          <w:szCs w:val="20"/>
        </w:rPr>
        <w:sectPr>
          <w:footerReference r:id="rId63" w:type="default"/>
          <w:type w:val="nextPage"/>
          <w:pgSz w:h="15840" w:w="12240" w:orient="portrait"/>
          <w:pgMar w:bottom="1640" w:top="1720" w:left="1000" w:right="1300" w:header="0" w:footer="1451"/>
        </w:sectPr>
      </w:pPr>
      <w:bookmarkStart w:colFirst="0" w:colLast="0" w:name="_heading=h.2lwamvv" w:id="51"/>
      <w:bookmarkEnd w:id="51"/>
      <w:r w:rsidDel="00000000" w:rsidR="00000000" w:rsidRPr="00000000">
        <w:rPr>
          <w:sz w:val="23.333333333333336"/>
          <w:szCs w:val="23.333333333333336"/>
          <w:vertAlign w:val="superscript"/>
          <w:rtl w:val="0"/>
        </w:rPr>
        <w:t xml:space="preserve">7</w:t>
      </w:r>
      <w:r w:rsidDel="00000000" w:rsidR="00000000" w:rsidRPr="00000000">
        <w:rPr>
          <w:sz w:val="20"/>
          <w:szCs w:val="20"/>
          <w:rtl w:val="0"/>
        </w:rPr>
        <w:t xml:space="preserve">Ravitch </w:t>
      </w:r>
      <w:hyperlink w:anchor="_heading=h.2uh6nw4">
        <w:r w:rsidDel="00000000" w:rsidR="00000000" w:rsidRPr="00000000">
          <w:rPr>
            <w:sz w:val="20"/>
            <w:szCs w:val="20"/>
            <w:rtl w:val="0"/>
          </w:rPr>
          <w:t xml:space="preserve">(2010)</w:t>
        </w:r>
      </w:hyperlink>
      <w:r w:rsidDel="00000000" w:rsidR="00000000" w:rsidRPr="00000000">
        <w:rPr>
          <w:sz w:val="20"/>
          <w:szCs w:val="20"/>
          <w:rtl w:val="0"/>
        </w:rPr>
        <w:t xml:space="preserve"> lumps these billionaires together, calling them the “Billionaires Boys Club”, an epithet first used in </w:t>
      </w:r>
      <w:r w:rsidDel="00000000" w:rsidR="00000000" w:rsidRPr="00000000">
        <w:rPr>
          <w:i w:val="1"/>
          <w:sz w:val="20"/>
          <w:szCs w:val="20"/>
          <w:rtl w:val="0"/>
        </w:rPr>
        <w:t xml:space="preserve">The Death and Life of the Great American School System</w:t>
      </w:r>
      <w:r w:rsidDel="00000000" w:rsidR="00000000" w:rsidRPr="00000000">
        <w:rPr>
          <w:sz w:val="20"/>
          <w:szCs w:val="20"/>
          <w:rtl w:val="0"/>
        </w:rPr>
        <w:t xml:space="preserv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bookmarkStart w:colFirst="0" w:colLast="0" w:name="bookmark=id.111kx3o" w:id="52"/>
      <w:bookmarkEnd w:id="5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Types of Charter Schools</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can be broadly classified along three axes. The authorizer/oversight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axis has to do with what entity approved their charter and who will exercise oversight.</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profit/non-profit axis classifies schools by their intent to generate a profit, or not.</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Lastly, the in-person/blended/virtual axis characterizes pedagogical approach. Are their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classes in-person, virtual, or a blend of the two?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2">
      <w:pPr>
        <w:spacing w:before="73" w:lineRule="auto"/>
        <w:ind w:left="894" w:right="0" w:firstLine="0"/>
        <w:jc w:val="left"/>
        <w:rPr>
          <w:i w:val="1"/>
          <w:sz w:val="24"/>
          <w:szCs w:val="24"/>
        </w:rPr>
      </w:pPr>
      <w:bookmarkStart w:colFirst="0" w:colLast="0" w:name="_heading=h.4k668n3" w:id="55"/>
      <w:bookmarkEnd w:id="55"/>
      <w:r w:rsidDel="00000000" w:rsidR="00000000" w:rsidRPr="00000000">
        <w:rPr>
          <w:rFonts w:ascii="Alegreya Sans" w:cs="Alegreya Sans" w:eastAsia="Alegreya Sans" w:hAnsi="Alegreya Sans"/>
          <w:sz w:val="16"/>
          <w:szCs w:val="16"/>
          <w:rtl w:val="0"/>
        </w:rPr>
        <w:t xml:space="preserve">7 </w:t>
      </w:r>
      <w:bookmarkStart w:colFirst="0" w:colLast="0" w:name="bookmark=id.206ipza" w:id="54"/>
      <w:bookmarkEnd w:id="54"/>
      <w:r w:rsidDel="00000000" w:rsidR="00000000" w:rsidRPr="00000000">
        <w:rPr>
          <w:i w:val="1"/>
          <w:sz w:val="24"/>
          <w:szCs w:val="24"/>
          <w:rtl w:val="0"/>
        </w:rPr>
        <w:t xml:space="preserve">Charter School Authorizers and Oversight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in California are potentially subject to a three step process to gain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authorization to operate. The first step is to submit a petition to the school district in</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the charter wishes to operate. This petition must contain a number of required</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elements, all of which are specified in Education Code §47605(c)(5)(A–O), the commonly</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called “15 Required Elements (A-O elements)” (Aguinaldo et al., </w:t>
      </w:r>
      <w:hyperlink w:anchor="_heading=h.3im3ia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89). Besides some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technical details, the petition must contain a description of the charter’s annual goals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must align with state priorities, for all pupils and for various subgroups; how these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outcomes are to be measured; how the charter is to achieve a racial and ethnic balance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similar to its district, its governance structure, and its finances. All of these elements are</w:t>
      </w:r>
    </w:p>
    <w:p w:rsidR="00000000" w:rsidDel="00000000" w:rsidP="00000000" w:rsidRDefault="00000000" w:rsidRPr="00000000" w14:paraId="0000037D">
      <w:pPr>
        <w:spacing w:before="126"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captured in </w:t>
      </w:r>
      <w:r w:rsidDel="00000000" w:rsidR="00000000" w:rsidRPr="00000000">
        <w:rPr>
          <w:i w:val="1"/>
          <w:sz w:val="24"/>
          <w:szCs w:val="24"/>
          <w:rtl w:val="0"/>
        </w:rPr>
        <w:t xml:space="preserve">“Charter Petition Evaluation Matrix” </w:t>
      </w:r>
      <w:r w:rsidDel="00000000" w:rsidR="00000000" w:rsidRPr="00000000">
        <w:rPr>
          <w:sz w:val="24"/>
          <w:szCs w:val="24"/>
          <w:rtl w:val="0"/>
        </w:rPr>
        <w:t xml:space="preserve">by FCMAT, a document intended to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provide a legally sound checklist for authorizers (FCMAT, </w:t>
      </w:r>
      <w:hyperlink w:anchor="_heading=h.jzpmw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2022).</w:t>
        </w:r>
      </w:hyperlink>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0"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If a petition contains all the required elements, then the public school district may</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approve the petition, possibly with additional stipulations. If the public school district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denies the charter school’s petition, it must state why. The charter school may appeal that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denial to that County’s Board of Education (CBOE), and if the CBOE denies the charter</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appeal, under certain circumstances, the charter school may appeal to the State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64"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Board of Education (SBE). A denial by the SBE terminates the process, and the charter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is not permitted to open.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 districts (LEAs, local education agencies, in the parlance of the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 (CDE)) may authorize one several kinds of charter</w:t>
      </w:r>
    </w:p>
    <w:p w:rsidR="00000000" w:rsidDel="00000000" w:rsidP="00000000" w:rsidRDefault="00000000" w:rsidRPr="00000000" w14:paraId="00000388">
      <w:pPr>
        <w:spacing w:before="126" w:lineRule="auto"/>
        <w:ind w:left="192" w:right="0" w:firstLine="0"/>
        <w:jc w:val="left"/>
        <w:rPr>
          <w:sz w:val="24"/>
          <w:szCs w:val="24"/>
        </w:rPr>
      </w:pPr>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schools. Table </w:t>
      </w:r>
      <w:hyperlink w:anchor="_heading=h.2zbgiuw">
        <w:r w:rsidDel="00000000" w:rsidR="00000000" w:rsidRPr="00000000">
          <w:rPr>
            <w:sz w:val="24"/>
            <w:szCs w:val="24"/>
            <w:rtl w:val="0"/>
          </w:rPr>
          <w:t xml:space="preserve">2.1,</w:t>
        </w:r>
      </w:hyperlink>
      <w:r w:rsidDel="00000000" w:rsidR="00000000" w:rsidRPr="00000000">
        <w:rPr>
          <w:sz w:val="24"/>
          <w:szCs w:val="24"/>
          <w:rtl w:val="0"/>
        </w:rPr>
        <w:t xml:space="preserve"> </w:t>
      </w:r>
      <w:hyperlink w:anchor="_heading=h.2zbgiuw">
        <w:r w:rsidDel="00000000" w:rsidR="00000000" w:rsidRPr="00000000">
          <w:rPr>
            <w:i w:val="1"/>
            <w:sz w:val="24"/>
            <w:szCs w:val="24"/>
            <w:rtl w:val="0"/>
          </w:rPr>
          <w:t xml:space="preserve">Attributes of Private, Charter, and Public Schools in California</w:t>
        </w:r>
      </w:hyperlink>
      <w:r w:rsidDel="00000000" w:rsidR="00000000" w:rsidRPr="00000000">
        <w:rPr>
          <w:sz w:val="24"/>
          <w:szCs w:val="24"/>
          <w:rtl w:val="0"/>
        </w:rPr>
        <w:t xml:space="preserve">, is a summary</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the attributes of the types of schools in California. A public school district may</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sponsor a charter school directly, in which case the district exercises oversight. These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dependent charter schools are authorized by the local public school board and are subject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the board’s jurisdiction. It also is possible for all the schools in a district to convert to</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and then the public school board becomes the charter school board.</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Lastly, charter schools may be authorized by a public school district or a county office of</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with a governing board that is distinct and independent from the authorizer’s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governing board.</w:t>
      </w:r>
    </w:p>
    <w:p w:rsidR="00000000" w:rsidDel="00000000" w:rsidP="00000000" w:rsidRDefault="00000000" w:rsidRPr="00000000" w14:paraId="00000391">
      <w:pPr>
        <w:spacing w:before="154" w:line="269" w:lineRule="auto"/>
        <w:ind w:left="468" w:right="0" w:firstLine="0"/>
        <w:jc w:val="left"/>
        <w:rPr>
          <w:b w:val="1"/>
          <w:sz w:val="20"/>
          <w:szCs w:val="20"/>
        </w:rPr>
      </w:pPr>
      <w:bookmarkStart w:colFirst="0" w:colLast="0" w:name="_heading=h.2zbgiuw" w:id="56"/>
      <w:bookmarkEnd w:id="56"/>
      <w:r w:rsidDel="00000000" w:rsidR="00000000" w:rsidRPr="00000000">
        <w:rPr>
          <w:b w:val="1"/>
          <w:sz w:val="20"/>
          <w:szCs w:val="20"/>
          <w:rtl w:val="0"/>
        </w:rPr>
        <w:t xml:space="preserve">Table 2.1</w:t>
      </w:r>
    </w:p>
    <w:p w:rsidR="00000000" w:rsidDel="00000000" w:rsidP="00000000" w:rsidRDefault="00000000" w:rsidRPr="00000000" w14:paraId="00000392">
      <w:pPr>
        <w:spacing w:before="0" w:line="328" w:lineRule="auto"/>
        <w:ind w:left="468" w:right="0" w:firstLine="0"/>
        <w:jc w:val="left"/>
        <w:rPr>
          <w:i w:val="1"/>
          <w:sz w:val="24"/>
          <w:szCs w:val="24"/>
        </w:rPr>
      </w:pPr>
      <w:r w:rsidDel="00000000" w:rsidR="00000000" w:rsidRPr="00000000">
        <w:rPr>
          <w:i w:val="1"/>
          <w:sz w:val="24"/>
          <w:szCs w:val="24"/>
          <w:rtl w:val="0"/>
        </w:rPr>
        <w:t xml:space="preserve">Attributes of Private, Charter, and Public Schools in California</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2"/>
        <w:tblW w:w="7583.0" w:type="dxa"/>
        <w:jc w:val="left"/>
        <w:tblInd w:w="4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21"/>
        <w:gridCol w:w="2052"/>
        <w:gridCol w:w="1666"/>
        <w:gridCol w:w="1544"/>
        <w:tblGridChange w:id="0">
          <w:tblGrid>
            <w:gridCol w:w="2321"/>
            <w:gridCol w:w="2052"/>
            <w:gridCol w:w="1666"/>
            <w:gridCol w:w="1544"/>
          </w:tblGrid>
        </w:tblGridChange>
      </w:tblGrid>
      <w:tr>
        <w:trPr>
          <w:cantSplit w:val="0"/>
          <w:trHeight w:val="395" w:hRule="atLeast"/>
          <w:tblHeader w:val="0"/>
        </w:trPr>
        <w:tc>
          <w:tcPr>
            <w:tcBorders>
              <w:top w:color="000000" w:space="0" w:sz="8" w:val="single"/>
              <w:bottom w:color="000000" w:space="0" w:sz="6"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7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Attribute</w:t>
            </w:r>
          </w:p>
        </w:tc>
        <w:tc>
          <w:tcPr>
            <w:tcBorders>
              <w:top w:color="000000" w:space="0" w:sz="8" w:val="single"/>
              <w:bottom w:color="000000" w:space="0" w:sz="6" w:val="single"/>
            </w:tcBorders>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68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Private</w:t>
            </w:r>
          </w:p>
        </w:tc>
        <w:tc>
          <w:tcPr>
            <w:tcBorders>
              <w:top w:color="000000" w:space="0" w:sz="8" w:val="single"/>
              <w:bottom w:color="000000" w:space="0" w:sz="6"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45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w:t>
            </w:r>
          </w:p>
        </w:tc>
        <w:tc>
          <w:tcPr>
            <w:tcBorders>
              <w:top w:color="000000" w:space="0" w:sz="8" w:val="single"/>
              <w:bottom w:color="000000" w:space="0" w:sz="6"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46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w:t>
            </w:r>
          </w:p>
        </w:tc>
      </w:tr>
      <w:tr>
        <w:trPr>
          <w:cantSplit w:val="0"/>
          <w:trHeight w:val="331" w:hRule="atLeast"/>
          <w:tblHeader w:val="0"/>
        </w:trPr>
        <w:tc>
          <w:tcPr>
            <w:tcBorders>
              <w:top w:color="000000" w:space="0" w:sz="6"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Funding</w:t>
            </w:r>
          </w:p>
        </w:tc>
        <w:tc>
          <w:tcPr>
            <w:tcBorders>
              <w:top w:color="000000" w:space="0" w:sz="6" w:val="single"/>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parent tuition</w:t>
            </w:r>
          </w:p>
        </w:tc>
        <w:tc>
          <w:tcPr>
            <w:tcBorders>
              <w:top w:color="000000" w:space="0" w:sz="6" w:val="single"/>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dollars</w:t>
            </w:r>
          </w:p>
        </w:tc>
        <w:tc>
          <w:tcPr>
            <w:tcBorders>
              <w:top w:color="000000" w:space="0" w:sz="6" w:val="single"/>
            </w:tcBorders>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dollars</w:t>
            </w:r>
          </w:p>
        </w:tc>
      </w:tr>
      <w:tr>
        <w:trPr>
          <w:cantSplit w:val="0"/>
          <w:trHeight w:val="288" w:hRule="atLeast"/>
          <w:tblHeader w:val="0"/>
        </w:trPr>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Governance</w:t>
            </w:r>
          </w:p>
        </w:tc>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self-appointed</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self-appointed</w:t>
            </w:r>
          </w:p>
        </w:tc>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elected board</w:t>
            </w:r>
          </w:p>
        </w:tc>
      </w:tr>
      <w:tr>
        <w:trPr>
          <w:cantSplit w:val="0"/>
          <w:trHeight w:val="288" w:hRule="atLeast"/>
          <w:tblHeader w:val="0"/>
        </w:trPr>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Duration</w:t>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unlimited</w:t>
            </w:r>
          </w:p>
        </w:tc>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time-limited</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unlimited</w:t>
            </w:r>
          </w:p>
        </w:tc>
      </w:tr>
      <w:tr>
        <w:trPr>
          <w:cantSplit w:val="0"/>
          <w:trHeight w:val="288"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 Code</w:t>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r>
      <w:tr>
        <w:trPr>
          <w:cantSplit w:val="0"/>
          <w:trHeight w:val="288" w:hRule="atLeast"/>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Taxation Powers</w:t>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none</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none</w:t>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limited</w:t>
            </w:r>
          </w:p>
        </w:tc>
      </w:tr>
      <w:tr>
        <w:trPr>
          <w:cantSplit w:val="0"/>
          <w:trHeight w:val="288" w:hRule="atLeast"/>
          <w:tblHeader w:val="0"/>
        </w:trPr>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Bonds</w:t>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r>
      <w:tr>
        <w:trPr>
          <w:cantSplit w:val="0"/>
          <w:trHeight w:val="288" w:hRule="atLeast"/>
          <w:tblHeader w:val="0"/>
        </w:trPr>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Grants</w:t>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r>
      <w:tr>
        <w:trPr>
          <w:cantSplit w:val="0"/>
          <w:trHeight w:val="288" w:hRule="atLeast"/>
          <w:tblHeader w:val="0"/>
        </w:trPr>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Enrollment</w:t>
            </w:r>
          </w:p>
        </w:tc>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limited</w:t>
            </w:r>
          </w:p>
        </w:tc>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limited</w:t>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capped</w:t>
            </w:r>
          </w:p>
        </w:tc>
      </w:tr>
      <w:tr>
        <w:trPr>
          <w:cantSplit w:val="0"/>
          <w:trHeight w:val="288" w:hRule="atLeast"/>
          <w:tblHeader w:val="0"/>
        </w:trPr>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Unionized</w:t>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rarely</w:t>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rarely</w:t>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often</w:t>
            </w:r>
          </w:p>
        </w:tc>
      </w:tr>
      <w:tr>
        <w:trPr>
          <w:cantSplit w:val="0"/>
          <w:trHeight w:val="288" w:hRule="atLeast"/>
          <w:tblHeader w:val="0"/>
        </w:trPr>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Curriculum</w:t>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completely flexible</w:t>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very flexible</w:t>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flexible</w:t>
            </w:r>
          </w:p>
        </w:tc>
      </w:tr>
      <w:tr>
        <w:trPr>
          <w:cantSplit w:val="0"/>
          <w:trHeight w:val="288"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Standardized Testing</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r>
      <w:tr>
        <w:trPr>
          <w:cantSplit w:val="0"/>
          <w:trHeight w:val="288" w:hRule="atLeast"/>
          <w:tblHeader w:val="0"/>
        </w:trPr>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Accountable</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authorizer</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elected board</w:t>
            </w:r>
          </w:p>
        </w:tc>
      </w:tr>
      <w:tr>
        <w:trPr>
          <w:cantSplit w:val="0"/>
          <w:trHeight w:val="288" w:hRule="atLeast"/>
          <w:tblHeader w:val="0"/>
        </w:trPr>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Teacher Certification</w:t>
            </w:r>
          </w:p>
        </w:tc>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 requirement</w:t>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r>
      <w:tr>
        <w:trPr>
          <w:cantSplit w:val="0"/>
          <w:trHeight w:val="352" w:hRule="atLeast"/>
          <w:tblHeader w:val="0"/>
        </w:trPr>
        <w:tc>
          <w:tcPr>
            <w:tcBorders>
              <w:bottom w:color="000000" w:space="0" w:sz="8" w:val="single"/>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Teacher Pension</w:t>
            </w:r>
          </w:p>
        </w:tc>
        <w:tc>
          <w:tcPr>
            <w:tcBorders>
              <w:bottom w:color="000000" w:space="0" w:sz="8"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perhaps</w:t>
            </w:r>
          </w:p>
        </w:tc>
        <w:tc>
          <w:tcPr>
            <w:tcBorders>
              <w:bottom w:color="000000" w:space="0" w:sz="8" w:val="single"/>
            </w:tcBorders>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perhaps</w:t>
            </w:r>
          </w:p>
        </w:tc>
        <w:tc>
          <w:tcPr>
            <w:tcBorders>
              <w:bottom w:color="000000" w:space="0" w:sz="8"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yes</w:t>
            </w:r>
          </w:p>
        </w:tc>
      </w:tr>
    </w:tbl>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1">
      <w:pPr>
        <w:spacing w:before="267" w:lineRule="auto"/>
        <w:ind w:left="149" w:right="0" w:firstLine="0"/>
        <w:jc w:val="left"/>
        <w:rPr>
          <w:i w:val="1"/>
          <w:sz w:val="24"/>
          <w:szCs w:val="24"/>
        </w:rPr>
        <w:sectPr>
          <w:footerReference r:id="rId65" w:type="default"/>
          <w:type w:val="nextPage"/>
          <w:pgSz w:h="15840" w:w="12240" w:orient="portrait"/>
          <w:pgMar w:bottom="1740" w:top="1720" w:left="1000" w:right="1300" w:header="0" w:footer="1554"/>
        </w:sectPr>
      </w:pPr>
      <w:bookmarkStart w:colFirst="0" w:colLast="0" w:name="_heading=h.3ygebqi" w:id="58"/>
      <w:bookmarkEnd w:id="58"/>
      <w:r w:rsidDel="00000000" w:rsidR="00000000" w:rsidRPr="00000000">
        <w:rPr>
          <w:rFonts w:ascii="Alegreya Sans" w:cs="Alegreya Sans" w:eastAsia="Alegreya Sans" w:hAnsi="Alegreya Sans"/>
          <w:sz w:val="16"/>
          <w:szCs w:val="16"/>
          <w:rtl w:val="0"/>
        </w:rPr>
        <w:t xml:space="preserve">13 </w:t>
      </w:r>
      <w:bookmarkStart w:colFirst="0" w:colLast="0" w:name="bookmark=id.1egqt2p" w:id="57"/>
      <w:bookmarkEnd w:id="57"/>
      <w:r w:rsidDel="00000000" w:rsidR="00000000" w:rsidRPr="00000000">
        <w:rPr>
          <w:i w:val="1"/>
          <w:sz w:val="24"/>
          <w:szCs w:val="24"/>
          <w:rtl w:val="0"/>
        </w:rPr>
        <w:t xml:space="preserve">Profit-Making Status</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Until the 2019–20 school year, charter schools in California could be run directly or</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indirectly by a profit-making organization. California now prohibits profit-making</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organizations, either a single school or a charter management organization, from</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submitting an initial charter school petition or a renewal.</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Even though profit-making charters are banned, there are many ways of getting</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around this restriction. Charter operators can contract with outside firms to provide all</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just some services, and those firms may be profit-making firms. Charter operators are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able to lease, buy, or sell their facilities, and those transactions might generate a profit.</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operators can sell their facilities and lease them back from the buyer. This kind</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financial transaction converts an illiquid asset (buildings) into a liquid asset (cash) and</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generates a revenue stream from the rental income, all of which is ultimately paid</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by taxpayers. Charter operators may also charge schools a management fee or an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expansion fee. Charter operators are not restricted in the salaries they pay</w:t>
      </w:r>
    </w:p>
    <w:p w:rsidR="00000000" w:rsidDel="00000000" w:rsidP="00000000" w:rsidRDefault="00000000" w:rsidRPr="00000000" w14:paraId="000003DF">
      <w:pPr>
        <w:spacing w:before="126" w:lineRule="auto"/>
        <w:ind w:left="829" w:right="0" w:firstLine="0"/>
        <w:jc w:val="left"/>
        <w:rPr>
          <w:sz w:val="24"/>
          <w:szCs w:val="24"/>
        </w:rPr>
      </w:pPr>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administrators.</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However, charter school board members in California have recently become subject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the conflict-of-interest laws specified in Government Code §§1090–1099 and</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§§87100–87314 (Becerra &amp; Medeiros, </w:t>
      </w:r>
      <w:hyperlink w:anchor="_heading=h.1pgrrk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Generally, government officials are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prohibited from benefiting financially from their positions as public servants, but it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remains to be seen if these conflict-of-interest laws will prevent profiteering by school</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board members, administrators, or relatives of either.</w:t>
      </w:r>
      <w:hyperlink w:anchor="_heading=h.3cqmetx">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8</w:t>
        </w:r>
      </w:hyperlink>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E7">
      <w:pPr>
        <w:spacing w:before="73" w:lineRule="auto"/>
        <w:ind w:left="833" w:right="0" w:firstLine="0"/>
        <w:jc w:val="left"/>
        <w:rPr>
          <w:i w:val="1"/>
          <w:sz w:val="24"/>
          <w:szCs w:val="24"/>
        </w:rPr>
      </w:pPr>
      <w:bookmarkStart w:colFirst="0" w:colLast="0" w:name="_heading=h.sqyw64" w:id="60"/>
      <w:bookmarkEnd w:id="60"/>
      <w:r w:rsidDel="00000000" w:rsidR="00000000" w:rsidRPr="00000000">
        <w:rPr>
          <w:rFonts w:ascii="Alegreya Sans" w:cs="Alegreya Sans" w:eastAsia="Alegreya Sans" w:hAnsi="Alegreya Sans"/>
          <w:sz w:val="16"/>
          <w:szCs w:val="16"/>
          <w:rtl w:val="0"/>
        </w:rPr>
        <w:t xml:space="preserve">21 </w:t>
      </w:r>
      <w:bookmarkStart w:colFirst="0" w:colLast="0" w:name="bookmark=id.2dlolyb" w:id="59"/>
      <w:bookmarkEnd w:id="59"/>
      <w:r w:rsidDel="00000000" w:rsidR="00000000" w:rsidRPr="00000000">
        <w:rPr>
          <w:i w:val="1"/>
          <w:sz w:val="24"/>
          <w:szCs w:val="24"/>
          <w:rtl w:val="0"/>
        </w:rPr>
        <w:t xml:space="preserve">Type of Instruction</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1"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unlike almost all public schools, vary in their instructional format.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sdt>
        <w:sdtPr>
          <w:tag w:val="goog_rdk_14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In-person instruction </w:t>
          </w:r>
        </w:sdtContent>
      </w:sdt>
      <w:sdt>
        <w:sdtPr>
          <w:tag w:val="goog_rdk_150"/>
        </w:sdtPr>
        <w:sdtContent>
          <w:ins w:author="Roxana Marachi" w:id="50" w:date="2022-08-05T17:56:23Z"/>
          <w:sdt>
            <w:sdtPr>
              <w:tag w:val="goog_rdk_151"/>
            </w:sdtPr>
            <w:sdtContent>
              <w:ins w:author="Roxana Marachi" w:id="50" w:date="2022-08-05T17:56:23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in charter schools may be con</w:t>
                </w:r>
              </w:ins>
            </w:sdtContent>
          </w:sdt>
          <w:ins w:author="Roxana Marachi" w:id="50" w:date="2022-08-05T17:56:23Z">
            <w:sdt>
              <w:sdtPr>
                <w:tag w:val="goog_rdk_152"/>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sidered </w:t>
                </w:r>
              </w:sdtContent>
            </w:sdt>
          </w:ins>
        </w:sdtContent>
      </w:sdt>
      <w:sdt>
        <w:sdtPr>
          <w:tag w:val="goog_rdk_153"/>
        </w:sdtPr>
        <w:sdtContent>
          <w:del w:author="Roxana Marachi" w:id="50" w:date="2022-08-05T17:56:23Z"/>
          <w:sdt>
            <w:sdtPr>
              <w:tag w:val="goog_rdk_154"/>
            </w:sdtPr>
            <w:sdtContent>
              <w:del w:author="Roxana Marachi" w:id="50" w:date="2022-08-05T17:56:23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delText xml:space="preserve">is </w:delText>
                </w:r>
              </w:del>
            </w:sdtContent>
          </w:sdt>
          <w:del w:author="Roxana Marachi" w:id="50" w:date="2022-08-05T17:56:23Z"/>
        </w:sdtContent>
      </w:sdt>
      <w:sdt>
        <w:sdtPr>
          <w:tag w:val="goog_rdk_155"/>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similar </w:t>
          </w:r>
        </w:sdtContent>
      </w:sdt>
      <w:sdt>
        <w:sdtPr>
          <w:tag w:val="goog_rdk_156"/>
        </w:sdtPr>
        <w:sdtContent>
          <w:ins w:author="Roxana Marachi" w:id="51" w:date="2022-08-05T17:57:51Z"/>
          <w:sdt>
            <w:sdtPr>
              <w:tag w:val="goog_rdk_157"/>
            </w:sdtPr>
            <w:sdtContent>
              <w:ins w:author="Roxana Marachi" w:id="51" w:date="2022-08-05T17:57:51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in structure </w:t>
                </w:r>
              </w:ins>
            </w:sdtContent>
          </w:sdt>
          <w:ins w:author="Roxana Marachi" w:id="51" w:date="2022-08-05T17:57:51Z"/>
        </w:sdtContent>
      </w:sdt>
      <w:sdt>
        <w:sdtPr>
          <w:tag w:val="goog_rdk_15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to that </w:t>
          </w:r>
        </w:sdtContent>
      </w:sdt>
      <w:sdt>
        <w:sdtPr>
          <w:tag w:val="goog_rdk_159"/>
        </w:sdtPr>
        <w:sdtContent>
          <w:ins w:author="Roxana Marachi" w:id="52" w:date="2022-08-05T17:58:00Z"/>
          <w:sdt>
            <w:sdtPr>
              <w:tag w:val="goog_rdk_160"/>
            </w:sdtPr>
            <w:sdtContent>
              <w:ins w:author="Roxana Marachi" w:id="52" w:date="2022-08-05T17:58:0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of</w:t>
                </w:r>
              </w:ins>
            </w:sdtContent>
          </w:sdt>
          <w:ins w:author="Roxana Marachi" w:id="52" w:date="2022-08-05T17:58:00Z"/>
        </w:sdtContent>
      </w:sdt>
      <w:sdt>
        <w:sdtPr>
          <w:tag w:val="goog_rdk_161"/>
        </w:sdtPr>
        <w:sdtContent>
          <w:del w:author="Roxana Marachi" w:id="52" w:date="2022-08-05T17:58:00Z"/>
          <w:sdt>
            <w:sdtPr>
              <w:tag w:val="goog_rdk_162"/>
            </w:sdtPr>
            <w:sdtContent>
              <w:del w:author="Roxana Marachi" w:id="52" w:date="2022-08-05T17:58:0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delText xml:space="preserve">in</w:delText>
                </w:r>
              </w:del>
            </w:sdtContent>
          </w:sdt>
          <w:del w:author="Roxana Marachi" w:id="52" w:date="2022-08-05T17:58:00Z"/>
        </w:sdtContent>
      </w:sdt>
      <w:sdt>
        <w:sdtPr>
          <w:tag w:val="goog_rdk_16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 traditional public schools</w:t>
          </w:r>
        </w:sdtContent>
      </w:sdt>
      <w:sdt>
        <w:sdtPr>
          <w:tag w:val="goog_rdk_164"/>
        </w:sdtPr>
        <w:sdtContent>
          <w:ins w:author="Roxana Marachi" w:id="53" w:date="2022-08-05T17:58:09Z"/>
          <w:sdt>
            <w:sdtPr>
              <w:tag w:val="goog_rdk_165"/>
            </w:sdtPr>
            <w:sdtContent>
              <w:ins w:author="Roxana Marachi" w:id="53" w:date="2022-08-05T17:58:09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 </w:t>
                </w:r>
              </w:ins>
            </w:sdtContent>
          </w:sdt>
          <w:ins w:author="Roxana Marachi" w:id="53" w:date="2022-08-05T17:58:09Z">
            <w:sdt>
              <w:sdtPr>
                <w:tag w:val="goog_rdk_166"/>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however</w:t>
                </w:r>
              </w:sdtContent>
            </w:sdt>
            <w:sdt>
              <w:sdtPr>
                <w:tag w:val="goog_rdk_16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 critiques have </w:t>
                </w:r>
              </w:sdtContent>
            </w:sdt>
            <w:sdt>
              <w:sdtPr>
                <w:tag w:val="goog_rdk_16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emerged with descriptions of </w:t>
                </w:r>
              </w:sdtContent>
            </w:sdt>
            <w:sdt>
              <w:sdtPr>
                <w:tag w:val="goog_rdk_16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 mi</w:t>
                </w:r>
              </w:sdtContent>
            </w:sdt>
            <w:sdt>
              <w:sdtPr>
                <w:tag w:val="goog_rdk_170"/>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49" w:date="2022-08-05T17:56:55Z">
                      <w:rPr>
                        <w:rFonts w:ascii="Alegreya" w:cs="Alegreya" w:eastAsia="Alegreya" w:hAnsi="Alegreya"/>
                        <w:b w:val="0"/>
                        <w:i w:val="0"/>
                        <w:smallCaps w:val="0"/>
                        <w:strike w:val="0"/>
                        <w:color w:val="000000"/>
                        <w:sz w:val="24"/>
                        <w:szCs w:val="24"/>
                        <w:u w:val="none"/>
                        <w:shd w:fill="auto" w:val="clear"/>
                        <w:vertAlign w:val="baseline"/>
                      </w:rPr>
                    </w:rPrChange>
                  </w:rPr>
                  <w:t xml:space="preserve">litaristic climates within several charter chains that suggest differences in pedagogy (Success Academy, KIPP, and Rocketship - Title: Work Hard, Be Hard (about KIPP))</w:t>
                </w:r>
              </w:sdtContent>
            </w:sdt>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On the other hand,</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50800</wp:posOffset>
                </wp:positionV>
                <wp:extent cx="1270" cy="12700"/>
                <wp:effectExtent b="0" l="0" r="0" t="0"/>
                <wp:wrapTopAndBottom distB="0" distT="0"/>
                <wp:docPr id="92" name=""/>
                <a:graphic>
                  <a:graphicData uri="http://schemas.microsoft.com/office/word/2010/wordprocessingShape">
                    <wps:wsp>
                      <wps:cNvSpPr/>
                      <wps:cNvPr id="84" name="Shape 8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50800</wp:posOffset>
                </wp:positionV>
                <wp:extent cx="1270" cy="12700"/>
                <wp:effectExtent b="0" l="0" r="0" t="0"/>
                <wp:wrapTopAndBottom distB="0" distT="0"/>
                <wp:docPr id="92" name="image82.png"/>
                <a:graphic>
                  <a:graphicData uri="http://schemas.openxmlformats.org/drawingml/2006/picture">
                    <pic:pic>
                      <pic:nvPicPr>
                        <pic:cNvPr id="0" name="image82.png"/>
                        <pic:cNvPicPr preferRelativeResize="0"/>
                      </pic:nvPicPr>
                      <pic:blipFill>
                        <a:blip r:embed="rId6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EB">
      <w:pPr>
        <w:spacing w:before="156" w:line="194" w:lineRule="auto"/>
        <w:ind w:left="1160" w:right="0" w:firstLine="351.9999999999999"/>
        <w:jc w:val="left"/>
        <w:rPr>
          <w:sz w:val="20"/>
          <w:szCs w:val="20"/>
        </w:rPr>
        <w:sectPr>
          <w:footerReference r:id="rId67" w:type="default"/>
          <w:type w:val="nextPage"/>
          <w:pgSz w:h="15840" w:w="12240" w:orient="portrait"/>
          <w:pgMar w:bottom="1640" w:top="1720" w:left="1000" w:right="1300" w:header="0" w:footer="1451"/>
        </w:sectPr>
      </w:pPr>
      <w:bookmarkStart w:colFirst="0" w:colLast="0" w:name="_heading=h.3cqmetx" w:id="61"/>
      <w:bookmarkEnd w:id="61"/>
      <w:r w:rsidDel="00000000" w:rsidR="00000000" w:rsidRPr="00000000">
        <w:rPr>
          <w:sz w:val="23.333333333333336"/>
          <w:szCs w:val="23.333333333333336"/>
          <w:vertAlign w:val="superscript"/>
          <w:rtl w:val="0"/>
        </w:rPr>
        <w:t xml:space="preserve">8</w:t>
      </w:r>
      <w:r w:rsidDel="00000000" w:rsidR="00000000" w:rsidRPr="00000000">
        <w:rPr>
          <w:sz w:val="20"/>
          <w:szCs w:val="20"/>
          <w:rtl w:val="0"/>
        </w:rPr>
        <w:t xml:space="preserve">The law is necessarily complex. Two useful guides (total: 300 pages) are Chaney et al. </w:t>
      </w:r>
      <w:hyperlink w:anchor="_heading=h.2lfnejv">
        <w:r w:rsidDel="00000000" w:rsidR="00000000" w:rsidRPr="00000000">
          <w:rPr>
            <w:sz w:val="20"/>
            <w:szCs w:val="20"/>
            <w:rtl w:val="0"/>
          </w:rPr>
          <w:t xml:space="preserve">(2010)</w:t>
        </w:r>
      </w:hyperlink>
      <w:r w:rsidDel="00000000" w:rsidR="00000000" w:rsidRPr="00000000">
        <w:rPr>
          <w:sz w:val="20"/>
          <w:szCs w:val="20"/>
          <w:rtl w:val="0"/>
        </w:rPr>
        <w:t xml:space="preserve"> and Kevin Ennis et al. </w:t>
      </w:r>
      <w:hyperlink w:anchor="_heading=h.2sioyqq">
        <w:r w:rsidDel="00000000" w:rsidR="00000000" w:rsidRPr="00000000">
          <w:rPr>
            <w:sz w:val="20"/>
            <w:szCs w:val="20"/>
            <w:rtl w:val="0"/>
          </w:rPr>
          <w:t xml:space="preserve">(2016).</w:t>
        </w:r>
      </w:hyperlink>
      <w:r w:rsidDel="00000000" w:rsidR="00000000" w:rsidRPr="00000000">
        <w:rPr>
          <w:sz w:val="20"/>
          <w:szCs w:val="20"/>
          <w:rtl w:val="0"/>
        </w:rPr>
        <w:t xml:space="preserve"> A more general guide to local government ethics is “Understanding the Basics of Public Service Ethics” from California’s Institute for Local Government (Institute for Local Government, </w:t>
      </w:r>
      <w:hyperlink w:anchor="_heading=h.2f3j2rp">
        <w:r w:rsidDel="00000000" w:rsidR="00000000" w:rsidRPr="00000000">
          <w:rPr>
            <w:sz w:val="20"/>
            <w:szCs w:val="20"/>
            <w:rtl w:val="0"/>
          </w:rPr>
          <w:t xml:space="preserve">2016).</w:t>
        </w:r>
      </w:hyperlink>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virtual charter schools have no face-to-face instruction; everything is mediated by some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sort of technology, typically, computers running specialized software, paid for by</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taxpayers. Blended </w:t>
      </w:r>
      <w:sdt>
        <w:sdtPr>
          <w:tag w:val="goog_rdk_171"/>
        </w:sdtPr>
        <w:sdtContent>
          <w:ins w:author="Roxana Marachi" w:id="54" w:date="2022-08-05T19:34:1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learning or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instruction is </w:t>
      </w:r>
      <w:sdt>
        <w:sdtPr>
          <w:tag w:val="goog_rdk_172"/>
        </w:sdtPr>
        <w:sdtContent>
          <w:ins w:author="Roxana Marachi" w:id="55" w:date="2022-08-05T19:34:1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defined as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mixture of in-person and virtual instruction</w:t>
      </w:r>
      <w:sdt>
        <w:sdtPr>
          <w:tag w:val="goog_rdk_173"/>
        </w:sdtPr>
        <w:sdtContent>
          <w:ins w:author="Roxana Marachi" w:id="56" w:date="2022-08-05T19:34:2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Michael Horn, XXXX)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sdt>
        <w:sdtPr>
          <w:tag w:val="goog_rdk_174"/>
        </w:sdtPr>
        <w:sdtContent>
          <w:ins w:author="Roxana Marachi" w:id="57" w:date="2022-08-05T17:57:3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5"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2013, virtual charter schools have been studied extensively by Alex Molnar, Gary</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Miron and others and at the National Education Policy Center, University of Colorado,</w:t>
      </w:r>
    </w:p>
    <w:p w:rsidR="00000000" w:rsidDel="00000000" w:rsidP="00000000" w:rsidRDefault="00000000" w:rsidRPr="00000000" w14:paraId="000003F1">
      <w:pPr>
        <w:spacing w:before="126" w:lineRule="auto"/>
        <w:ind w:left="194"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Boulder (</w:t>
      </w:r>
      <w:r w:rsidDel="00000000" w:rsidR="00000000" w:rsidRPr="00000000">
        <w:rPr>
          <w:i w:val="1"/>
          <w:sz w:val="24"/>
          <w:szCs w:val="24"/>
          <w:rtl w:val="0"/>
        </w:rPr>
        <w:t xml:space="preserve">Virtual Schools in the U.S. 2013</w:t>
      </w:r>
      <w:r w:rsidDel="00000000" w:rsidR="00000000" w:rsidRPr="00000000">
        <w:rPr>
          <w:sz w:val="24"/>
          <w:szCs w:val="24"/>
          <w:rtl w:val="0"/>
        </w:rPr>
        <w:t xml:space="preserve">, </w:t>
      </w:r>
      <w:hyperlink w:anchor="_heading=h.2rb4i01">
        <w:r w:rsidDel="00000000" w:rsidR="00000000" w:rsidRPr="00000000">
          <w:rPr>
            <w:sz w:val="24"/>
            <w:szCs w:val="24"/>
            <w:rtl w:val="0"/>
          </w:rPr>
          <w:t xml:space="preserve">2013;</w:t>
        </w:r>
      </w:hyperlink>
      <w:r w:rsidDel="00000000" w:rsidR="00000000" w:rsidRPr="00000000">
        <w:rPr>
          <w:sz w:val="24"/>
          <w:szCs w:val="24"/>
          <w:rtl w:val="0"/>
        </w:rPr>
        <w:t xml:space="preserve"> </w:t>
      </w:r>
      <w:r w:rsidDel="00000000" w:rsidR="00000000" w:rsidRPr="00000000">
        <w:rPr>
          <w:i w:val="1"/>
          <w:sz w:val="24"/>
          <w:szCs w:val="24"/>
          <w:rtl w:val="0"/>
        </w:rPr>
        <w:t xml:space="preserve">Virtual Schools in the U.S. 2014</w:t>
      </w:r>
      <w:r w:rsidDel="00000000" w:rsidR="00000000" w:rsidRPr="00000000">
        <w:rPr>
          <w:sz w:val="24"/>
          <w:szCs w:val="24"/>
          <w:rtl w:val="0"/>
        </w:rPr>
        <w:t xml:space="preserve">, </w:t>
      </w:r>
      <w:hyperlink w:anchor="_heading=h.16ges7u">
        <w:r w:rsidDel="00000000" w:rsidR="00000000" w:rsidRPr="00000000">
          <w:rPr>
            <w:sz w:val="24"/>
            <w:szCs w:val="24"/>
            <w:rtl w:val="0"/>
          </w:rPr>
          <w:t xml:space="preserve">2014;</w:t>
        </w:r>
      </w:hyperlink>
      <w:r w:rsidDel="00000000" w:rsidR="00000000" w:rsidRPr="00000000">
        <w:rPr>
          <w:sz w:val="24"/>
          <w:szCs w:val="24"/>
          <w:rtl w:val="0"/>
        </w:rPr>
        <w:t xml:space="preserve"> </w:t>
      </w:r>
      <w:r w:rsidDel="00000000" w:rsidR="00000000" w:rsidRPr="00000000">
        <w:rPr>
          <w:i w:val="1"/>
          <w:sz w:val="24"/>
          <w:szCs w:val="24"/>
          <w:rtl w:val="0"/>
        </w:rPr>
        <w:t xml:space="preserve">Virtual</w:t>
      </w:r>
    </w:p>
    <w:p w:rsidR="00000000" w:rsidDel="00000000" w:rsidP="00000000" w:rsidRDefault="00000000" w:rsidRPr="00000000" w14:paraId="000003F2">
      <w:pPr>
        <w:spacing w:before="126"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7  </w:t>
      </w:r>
      <w:r w:rsidDel="00000000" w:rsidR="00000000" w:rsidRPr="00000000">
        <w:rPr>
          <w:i w:val="1"/>
          <w:sz w:val="24"/>
          <w:szCs w:val="24"/>
          <w:rtl w:val="0"/>
        </w:rPr>
        <w:t xml:space="preserve">Schools in the U.S. 2015</w:t>
      </w:r>
      <w:r w:rsidDel="00000000" w:rsidR="00000000" w:rsidRPr="00000000">
        <w:rPr>
          <w:sz w:val="24"/>
          <w:szCs w:val="24"/>
          <w:rtl w:val="0"/>
        </w:rPr>
        <w:t xml:space="preserve">, </w:t>
      </w:r>
      <w:hyperlink w:anchor="_heading=h.3qg2avn">
        <w:r w:rsidDel="00000000" w:rsidR="00000000" w:rsidRPr="00000000">
          <w:rPr>
            <w:sz w:val="24"/>
            <w:szCs w:val="24"/>
            <w:rtl w:val="0"/>
          </w:rPr>
          <w:t xml:space="preserve">2015;</w:t>
        </w:r>
      </w:hyperlink>
      <w:r w:rsidDel="00000000" w:rsidR="00000000" w:rsidRPr="00000000">
        <w:rPr>
          <w:sz w:val="24"/>
          <w:szCs w:val="24"/>
          <w:rtl w:val="0"/>
        </w:rPr>
        <w:t xml:space="preserve"> Miron &amp; Gulosino, </w:t>
      </w:r>
      <w:hyperlink w:anchor="_heading=h.4a7cimu">
        <w:r w:rsidDel="00000000" w:rsidR="00000000" w:rsidRPr="00000000">
          <w:rPr>
            <w:sz w:val="24"/>
            <w:szCs w:val="24"/>
            <w:rtl w:val="0"/>
          </w:rPr>
          <w:t xml:space="preserve">2016;</w:t>
        </w:r>
      </w:hyperlink>
      <w:r w:rsidDel="00000000" w:rsidR="00000000" w:rsidRPr="00000000">
        <w:rPr>
          <w:sz w:val="24"/>
          <w:szCs w:val="24"/>
          <w:rtl w:val="0"/>
        </w:rPr>
        <w:t xml:space="preserve"> </w:t>
      </w:r>
      <w:r w:rsidDel="00000000" w:rsidR="00000000" w:rsidRPr="00000000">
        <w:rPr>
          <w:i w:val="1"/>
          <w:sz w:val="24"/>
          <w:szCs w:val="24"/>
          <w:rtl w:val="0"/>
        </w:rPr>
        <w:t xml:space="preserve">Virtual Schools in the U.S. 2017</w:t>
      </w:r>
      <w:r w:rsidDel="00000000" w:rsidR="00000000" w:rsidRPr="00000000">
        <w:rPr>
          <w:sz w:val="24"/>
          <w:szCs w:val="24"/>
          <w:rtl w:val="0"/>
        </w:rPr>
        <w:t xml:space="preserve">, </w:t>
      </w:r>
      <w:hyperlink w:anchor="_heading=h.25lcl3g">
        <w:r w:rsidDel="00000000" w:rsidR="00000000" w:rsidRPr="00000000">
          <w:rPr>
            <w:sz w:val="24"/>
            <w:szCs w:val="24"/>
            <w:rtl w:val="0"/>
          </w:rPr>
          <w:t xml:space="preserve">2017;</w:t>
        </w:r>
      </w:hyperlink>
      <w:r w:rsidDel="00000000" w:rsidR="00000000" w:rsidRPr="00000000">
        <w:rPr>
          <w:rtl w:val="0"/>
        </w:rPr>
      </w:r>
    </w:p>
    <w:p w:rsidR="00000000" w:rsidDel="00000000" w:rsidP="00000000" w:rsidRDefault="00000000" w:rsidRPr="00000000" w14:paraId="000003F3">
      <w:pPr>
        <w:spacing w:before="12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8  </w:t>
      </w:r>
      <w:r w:rsidDel="00000000" w:rsidR="00000000" w:rsidRPr="00000000">
        <w:rPr>
          <w:i w:val="1"/>
          <w:sz w:val="24"/>
          <w:szCs w:val="24"/>
          <w:rtl w:val="0"/>
        </w:rPr>
        <w:t xml:space="preserve">Full-Time Virtual and Blended Schools: Enrollment, Student Characteristics, and Performance</w:t>
      </w:r>
      <w:r w:rsidDel="00000000" w:rsidR="00000000" w:rsidRPr="00000000">
        <w:rPr>
          <w:sz w:val="24"/>
          <w:szCs w:val="24"/>
          <w:rtl w:val="0"/>
        </w:rPr>
        <w:t xml:space="preserve">,</w:t>
      </w:r>
    </w:p>
    <w:p w:rsidR="00000000" w:rsidDel="00000000" w:rsidP="00000000" w:rsidRDefault="00000000" w:rsidRPr="00000000" w14:paraId="000003F4">
      <w:pPr>
        <w:spacing w:before="12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9  </w:t>
      </w:r>
      <w:hyperlink w:anchor="_heading=h.3hej1je">
        <w:r w:rsidDel="00000000" w:rsidR="00000000" w:rsidRPr="00000000">
          <w:rPr>
            <w:sz w:val="24"/>
            <w:szCs w:val="24"/>
            <w:rtl w:val="0"/>
          </w:rPr>
          <w:t xml:space="preserve">2018;</w:t>
        </w:r>
      </w:hyperlink>
      <w:r w:rsidDel="00000000" w:rsidR="00000000" w:rsidRPr="00000000">
        <w:rPr>
          <w:sz w:val="24"/>
          <w:szCs w:val="24"/>
          <w:rtl w:val="0"/>
        </w:rPr>
        <w:t xml:space="preserve"> </w:t>
      </w:r>
      <w:r w:rsidDel="00000000" w:rsidR="00000000" w:rsidRPr="00000000">
        <w:rPr>
          <w:i w:val="1"/>
          <w:sz w:val="24"/>
          <w:szCs w:val="24"/>
          <w:rtl w:val="0"/>
        </w:rPr>
        <w:t xml:space="preserve">Virtual Schools in the U.S. 2019</w:t>
      </w:r>
      <w:r w:rsidDel="00000000" w:rsidR="00000000" w:rsidRPr="00000000">
        <w:rPr>
          <w:sz w:val="24"/>
          <w:szCs w:val="24"/>
          <w:rtl w:val="0"/>
        </w:rPr>
        <w:t xml:space="preserve">, </w:t>
      </w:r>
      <w:hyperlink w:anchor="_heading=h.kqmvb9">
        <w:r w:rsidDel="00000000" w:rsidR="00000000" w:rsidRPr="00000000">
          <w:rPr>
            <w:sz w:val="24"/>
            <w:szCs w:val="24"/>
            <w:rtl w:val="0"/>
          </w:rPr>
          <w:t xml:space="preserve">2019;</w:t>
        </w:r>
      </w:hyperlink>
      <w:r w:rsidDel="00000000" w:rsidR="00000000" w:rsidRPr="00000000">
        <w:rPr>
          <w:sz w:val="24"/>
          <w:szCs w:val="24"/>
          <w:rtl w:val="0"/>
        </w:rPr>
        <w:t xml:space="preserve"> </w:t>
      </w:r>
      <w:r w:rsidDel="00000000" w:rsidR="00000000" w:rsidRPr="00000000">
        <w:rPr>
          <w:i w:val="1"/>
          <w:sz w:val="24"/>
          <w:szCs w:val="24"/>
          <w:rtl w:val="0"/>
        </w:rPr>
        <w:t xml:space="preserve">Virtual Schools in the U.S. 2021</w:t>
      </w:r>
      <w:r w:rsidDel="00000000" w:rsidR="00000000" w:rsidRPr="00000000">
        <w:rPr>
          <w:sz w:val="24"/>
          <w:szCs w:val="24"/>
          <w:rtl w:val="0"/>
        </w:rPr>
        <w:t xml:space="preserve">, </w:t>
      </w:r>
      <w:hyperlink w:anchor="_heading=h.34qadz2">
        <w:r w:rsidDel="00000000" w:rsidR="00000000" w:rsidRPr="00000000">
          <w:rPr>
            <w:sz w:val="24"/>
            <w:szCs w:val="24"/>
            <w:rtl w:val="0"/>
          </w:rPr>
          <w:t xml:space="preserve">2021).</w:t>
        </w:r>
      </w:hyperlink>
      <w:r w:rsidDel="00000000" w:rsidR="00000000" w:rsidRPr="00000000">
        <w:rPr>
          <w:sz w:val="24"/>
          <w:szCs w:val="24"/>
          <w:rtl w:val="0"/>
        </w:rPr>
        <w:t xml:space="preserve"> Their</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annual reports are depressingly consistent: virtual schools not run by a public school</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 significantly underperform public schools. Their conclusions are echoed by</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Woodworth et al. </w:t>
      </w:r>
      <w:hyperlink w:anchor="_heading=h.2j0ih2h">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Yet, despite being clearly academically inferior</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public schools, the number of students attending virtual schools has risen year after</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 Their pre-pandemic growth seems to be slowing, but their performance, compared</w:t>
      </w:r>
    </w:p>
    <w:p w:rsidR="00000000" w:rsidDel="00000000" w:rsidP="00000000" w:rsidRDefault="00000000" w:rsidRPr="00000000" w14:paraId="000003FA">
      <w:pPr>
        <w:spacing w:before="125"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to TSPs, has not measurably improved.</w:t>
      </w:r>
      <w:hyperlink w:anchor="_heading=h.1rvwp1q">
        <w:r w:rsidDel="00000000" w:rsidR="00000000" w:rsidRPr="00000000">
          <w:rPr>
            <w:sz w:val="26.666666666666668"/>
            <w:szCs w:val="26.666666666666668"/>
            <w:vertAlign w:val="superscript"/>
            <w:rtl w:val="0"/>
          </w:rPr>
          <w:t xml:space="preserve">9</w:t>
        </w:r>
      </w:hyperlink>
      <w:r w:rsidDel="00000000" w:rsidR="00000000" w:rsidRPr="00000000">
        <w:rPr>
          <w:sz w:val="26.666666666666668"/>
          <w:szCs w:val="26.666666666666668"/>
          <w:vertAlign w:val="superscript"/>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Virtual Schools in the U.S. 2019</w:t>
      </w:r>
      <w:r w:rsidDel="00000000" w:rsidR="00000000" w:rsidRPr="00000000">
        <w:rPr>
          <w:sz w:val="24"/>
          <w:szCs w:val="24"/>
          <w:rtl w:val="0"/>
        </w:rPr>
        <w:t xml:space="preserve">, </w:t>
      </w:r>
      <w:hyperlink w:anchor="_heading=h.kqmvb9">
        <w:r w:rsidDel="00000000" w:rsidR="00000000" w:rsidRPr="00000000">
          <w:rPr>
            <w:sz w:val="24"/>
            <w:szCs w:val="24"/>
            <w:rtl w:val="0"/>
          </w:rPr>
          <w:t xml:space="preserve">2019,</w:t>
        </w:r>
      </w:hyperlink>
      <w:r w:rsidDel="00000000" w:rsidR="00000000" w:rsidRPr="00000000">
        <w:rPr>
          <w:sz w:val="24"/>
          <w:szCs w:val="24"/>
          <w:rtl w:val="0"/>
        </w:rPr>
        <w:t xml:space="preserve"> p. 11).</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Pre-pandemic, charter schools in California were legally deemed classroom-based</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(e.g. not virtual) if students spent no more than 20% of their time in front of 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computer.</w:t>
      </w:r>
      <w:hyperlink w:anchor="_heading=h.4bvk7pj">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10</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Blended charter schools, on the other hand, offer some sort of face-to-face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interaction with a teacher along with online activity without face-to-face interaction.</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they too offer only marginally better educational outcomes than fully virtual charter</w:t>
      </w:r>
    </w:p>
    <w:p w:rsidR="00000000" w:rsidDel="00000000" w:rsidP="00000000" w:rsidRDefault="00000000" w:rsidRPr="00000000" w14:paraId="00000400">
      <w:pPr>
        <w:spacing w:before="126"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schools (</w:t>
      </w:r>
      <w:r w:rsidDel="00000000" w:rsidR="00000000" w:rsidRPr="00000000">
        <w:rPr>
          <w:i w:val="1"/>
          <w:sz w:val="24"/>
          <w:szCs w:val="24"/>
          <w:rtl w:val="0"/>
        </w:rPr>
        <w:t xml:space="preserve">Virtual Schools in the U.S. 2019</w:t>
      </w:r>
      <w:r w:rsidDel="00000000" w:rsidR="00000000" w:rsidRPr="00000000">
        <w:rPr>
          <w:sz w:val="24"/>
          <w:szCs w:val="24"/>
          <w:rtl w:val="0"/>
        </w:rPr>
        <w:t xml:space="preserve">, </w:t>
      </w:r>
      <w:hyperlink w:anchor="_heading=h.kqmvb9">
        <w:r w:rsidDel="00000000" w:rsidR="00000000" w:rsidRPr="00000000">
          <w:rPr>
            <w:sz w:val="24"/>
            <w:szCs w:val="24"/>
            <w:rtl w:val="0"/>
          </w:rPr>
          <w:t xml:space="preserve">2019).</w:t>
        </w:r>
      </w:hyperlink>
      <w:r w:rsidDel="00000000" w:rsidR="00000000" w:rsidRPr="00000000">
        <w:rPr>
          <w:sz w:val="24"/>
          <w:szCs w:val="24"/>
          <w:rtl w:val="0"/>
        </w:rPr>
        <w:t xml:space="preserve"> Rocketship schools use a blended</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22" name=""/>
                <a:graphic>
                  <a:graphicData uri="http://schemas.microsoft.com/office/word/2010/wordprocessingShape">
                    <wps:wsp>
                      <wps:cNvSpPr/>
                      <wps:cNvPr id="12" name="Shape 1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22" name="image12.png"/>
                <a:graphic>
                  <a:graphicData uri="http://schemas.openxmlformats.org/drawingml/2006/picture">
                    <pic:pic>
                      <pic:nvPicPr>
                        <pic:cNvPr id="0" name="image12.png"/>
                        <pic:cNvPicPr preferRelativeResize="0"/>
                      </pic:nvPicPr>
                      <pic:blipFill>
                        <a:blip r:embed="rId6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402">
      <w:pPr>
        <w:spacing w:before="156" w:line="194" w:lineRule="auto"/>
        <w:ind w:left="468" w:right="871" w:firstLine="356.0000000000001"/>
        <w:jc w:val="left"/>
        <w:rPr>
          <w:sz w:val="20"/>
          <w:szCs w:val="20"/>
        </w:rPr>
      </w:pPr>
      <w:bookmarkStart w:colFirst="0" w:colLast="0" w:name="_heading=h.1rvwp1q" w:id="62"/>
      <w:bookmarkEnd w:id="62"/>
      <w:r w:rsidDel="00000000" w:rsidR="00000000" w:rsidRPr="00000000">
        <w:rPr>
          <w:sz w:val="23.333333333333336"/>
          <w:szCs w:val="23.333333333333336"/>
          <w:vertAlign w:val="superscript"/>
          <w:rtl w:val="0"/>
        </w:rPr>
        <w:t xml:space="preserve">9</w:t>
      </w:r>
      <w:r w:rsidDel="00000000" w:rsidR="00000000" w:rsidRPr="00000000">
        <w:rPr>
          <w:sz w:val="20"/>
          <w:szCs w:val="20"/>
          <w:rtl w:val="0"/>
        </w:rPr>
        <w:t xml:space="preserve">Although </w:t>
      </w:r>
      <w:r w:rsidDel="00000000" w:rsidR="00000000" w:rsidRPr="00000000">
        <w:rPr>
          <w:i w:val="1"/>
          <w:sz w:val="20"/>
          <w:szCs w:val="20"/>
          <w:rtl w:val="0"/>
        </w:rPr>
        <w:t xml:space="preserve">Charter Schools in Perspective: A Guide to Research </w:t>
      </w:r>
      <w:r w:rsidDel="00000000" w:rsidR="00000000" w:rsidRPr="00000000">
        <w:rPr>
          <w:sz w:val="20"/>
          <w:szCs w:val="20"/>
          <w:rtl w:val="0"/>
        </w:rPr>
        <w:t xml:space="preserve">is otherwise an excellent summary of the research on charter schools, they incorrectly state (p.117) that there is little research of online or virtual charter schools. The authors must not be aware of the NEPC series on virtual charter schools. However, according to </w:t>
      </w:r>
      <w:r w:rsidDel="00000000" w:rsidR="00000000" w:rsidRPr="00000000">
        <w:rPr>
          <w:i w:val="1"/>
          <w:sz w:val="20"/>
          <w:szCs w:val="20"/>
          <w:rtl w:val="0"/>
        </w:rPr>
        <w:t xml:space="preserve">Virtual Schools in the U.S. 2019 </w:t>
      </w:r>
      <w:hyperlink w:anchor="_heading=h.kqmvb9">
        <w:r w:rsidDel="00000000" w:rsidR="00000000" w:rsidRPr="00000000">
          <w:rPr>
            <w:sz w:val="20"/>
            <w:szCs w:val="20"/>
            <w:rtl w:val="0"/>
          </w:rPr>
          <w:t xml:space="preserve">(2019,</w:t>
        </w:r>
      </w:hyperlink>
      <w:r w:rsidDel="00000000" w:rsidR="00000000" w:rsidRPr="00000000">
        <w:rPr>
          <w:sz w:val="20"/>
          <w:szCs w:val="20"/>
          <w:rtl w:val="0"/>
        </w:rPr>
        <w:t xml:space="preserve"> p. 117), there is only one study on blended charter schools.</w:t>
      </w:r>
    </w:p>
    <w:p w:rsidR="00000000" w:rsidDel="00000000" w:rsidP="00000000" w:rsidRDefault="00000000" w:rsidRPr="00000000" w14:paraId="00000403">
      <w:pPr>
        <w:spacing w:before="124" w:line="194" w:lineRule="auto"/>
        <w:ind w:left="468" w:right="871" w:firstLine="298"/>
        <w:jc w:val="left"/>
        <w:rPr>
          <w:sz w:val="20"/>
          <w:szCs w:val="20"/>
        </w:rPr>
        <w:sectPr>
          <w:footerReference r:id="rId69" w:type="default"/>
          <w:type w:val="nextPage"/>
          <w:pgSz w:h="15840" w:w="12240" w:orient="portrait"/>
          <w:pgMar w:bottom="1640" w:top="1720" w:left="1000" w:right="1300" w:header="0" w:footer="1451"/>
        </w:sectPr>
      </w:pPr>
      <w:bookmarkStart w:colFirst="0" w:colLast="0" w:name="_heading=h.4bvk7pj" w:id="63"/>
      <w:bookmarkEnd w:id="63"/>
      <w:r w:rsidDel="00000000" w:rsidR="00000000" w:rsidRPr="00000000">
        <w:rPr>
          <w:sz w:val="23.333333333333336"/>
          <w:szCs w:val="23.333333333333336"/>
          <w:vertAlign w:val="superscript"/>
          <w:rtl w:val="0"/>
        </w:rPr>
        <w:t xml:space="preserve">10</w:t>
      </w:r>
      <w:r w:rsidDel="00000000" w:rsidR="00000000" w:rsidRPr="00000000">
        <w:rPr>
          <w:sz w:val="20"/>
          <w:szCs w:val="20"/>
          <w:rtl w:val="0"/>
        </w:rPr>
        <w:t xml:space="preserve">The California Education Code §47612.5(e)(1) doesn’t mention computers, but bases its definition of classroom-based on students being physically at the schoolsite with a certificated teacher in charge. Under that definition, a roomful of students behind computers with a teacher in attendance would qualify as classroom-based and not virtual. California’s Education Code does not recognize the blended category.</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instructional model</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bookmarkStart w:colFirst="0" w:colLast="0" w:name="bookmark=id.2r0uhxc" w:id="64"/>
      <w:bookmarkEnd w:id="6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in the United States</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are one of several different kinds of school choice that are or have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been available in the United States. Vouchers, private schools, home schooling,</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educational savings accounts, freedom-of-choice plans, magnet schools, and open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enrollment are all forms of school choice. Home schooling accounts for less than 5% of all</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students in United States. Private schools enroll about 12% of the total. Magnet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account for a few percent. Roughly, the various form of school choice, including</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account for just under a quarter of all American students.</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characteristic that home schooling and private schools share is that they are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agnostic about public schools. Not so for charter schools, voucher, and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freedom-of-choice plans. Charter schools, voucher programs, parent trigger programs,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freedom-of-choice plans explicitly want to supplant or replace public schools</w:t>
      </w:r>
    </w:p>
    <w:p w:rsidR="00000000" w:rsidDel="00000000" w:rsidP="00000000" w:rsidRDefault="00000000" w:rsidRPr="00000000" w14:paraId="00000414">
      <w:pPr>
        <w:spacing w:before="126" w:lineRule="auto"/>
        <w:ind w:left="829" w:right="0" w:firstLine="0"/>
        <w:jc w:val="left"/>
        <w:rPr>
          <w:sz w:val="24"/>
          <w:szCs w:val="24"/>
        </w:rPr>
      </w:pPr>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(Garcia, </w:t>
      </w:r>
      <w:hyperlink w:anchor="_heading=h.1wjtbr7">
        <w:r w:rsidDel="00000000" w:rsidR="00000000" w:rsidRPr="00000000">
          <w:rPr>
            <w:sz w:val="24"/>
            <w:szCs w:val="24"/>
            <w:rtl w:val="0"/>
          </w:rPr>
          <w:t xml:space="preserve">2018).</w:t>
        </w:r>
      </w:hyperlink>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charter schools, other than segregation academies, were founded in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Milwaukee, Wisconsin in 1991, followed by California starting in 1993. Conceptually,</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were based on an amalgam of ideas from Milton Friedman, Albert</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Shanker, and Ray Budde. Milton Friedman came at it from an ideological point of view</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couched in economic terms. Albert Shanker, in 1988, in a speech at the National Press</w:t>
      </w:r>
    </w:p>
    <w:p w:rsidR="00000000" w:rsidDel="00000000" w:rsidP="00000000" w:rsidRDefault="00000000" w:rsidRPr="00000000" w14:paraId="0000041A">
      <w:pPr>
        <w:spacing w:before="126" w:lineRule="auto"/>
        <w:ind w:left="804"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Club, proposed that </w:t>
      </w:r>
      <w:r w:rsidDel="00000000" w:rsidR="00000000" w:rsidRPr="00000000">
        <w:rPr>
          <w:i w:val="1"/>
          <w:sz w:val="24"/>
          <w:szCs w:val="24"/>
          <w:rtl w:val="0"/>
        </w:rPr>
        <w:t xml:space="preserve">teachers </w:t>
      </w:r>
      <w:r w:rsidDel="00000000" w:rsidR="00000000" w:rsidRPr="00000000">
        <w:rPr>
          <w:sz w:val="24"/>
          <w:szCs w:val="24"/>
          <w:rtl w:val="0"/>
        </w:rPr>
        <w:t xml:space="preserve">in conjunction with </w:t>
      </w:r>
      <w:r w:rsidDel="00000000" w:rsidR="00000000" w:rsidRPr="00000000">
        <w:rPr>
          <w:i w:val="1"/>
          <w:sz w:val="24"/>
          <w:szCs w:val="24"/>
          <w:rtl w:val="0"/>
        </w:rPr>
        <w:t xml:space="preserve">parents </w:t>
      </w:r>
      <w:r w:rsidDel="00000000" w:rsidR="00000000" w:rsidRPr="00000000">
        <w:rPr>
          <w:sz w:val="24"/>
          <w:szCs w:val="24"/>
          <w:rtl w:val="0"/>
        </w:rPr>
        <w:t xml:space="preserve">be allowed to form a school </w:t>
      </w:r>
      <w:r w:rsidDel="00000000" w:rsidR="00000000" w:rsidRPr="00000000">
        <w:rPr>
          <w:i w:val="1"/>
          <w:sz w:val="24"/>
          <w:szCs w:val="24"/>
          <w:rtl w:val="0"/>
        </w:rPr>
        <w:t xml:space="preserve">within</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school district. Shanker made no mention of competition, or free markets, or even of</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Shanker’s speech emphasized curriculum and learning, not governance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finance. Ray Budde first thought of charter schools in the early 1970s, but his proposal</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7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generated no interest and it was not until 1988 that he published his ideas (Budde, </w:t>
      </w:r>
      <w:hyperlink w:anchor="_heading=h.2gb3jie">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1988).</w:t>
        </w:r>
      </w:hyperlink>
      <w:r w:rsidDel="00000000" w:rsidR="00000000" w:rsidRPr="00000000">
        <w:rPr>
          <w:rtl w:val="0"/>
        </w:rPr>
      </w:r>
    </w:p>
    <w:p w:rsidR="00000000" w:rsidDel="00000000" w:rsidP="00000000" w:rsidRDefault="00000000" w:rsidRPr="00000000" w14:paraId="0000041F">
      <w:pPr>
        <w:spacing w:before="49" w:lineRule="auto"/>
        <w:ind w:left="214" w:right="0" w:firstLine="0"/>
        <w:jc w:val="left"/>
        <w:rPr>
          <w:i w:val="1"/>
          <w:sz w:val="24"/>
          <w:szCs w:val="24"/>
        </w:rPr>
      </w:pPr>
      <w:bookmarkStart w:colFirst="0" w:colLast="0" w:name="_heading=h.25b2l0r" w:id="67"/>
      <w:bookmarkEnd w:id="67"/>
      <w:r w:rsidDel="00000000" w:rsidR="00000000" w:rsidRPr="00000000">
        <w:rPr>
          <w:rFonts w:ascii="Alegreya Sans" w:cs="Alegreya Sans" w:eastAsia="Alegreya Sans" w:hAnsi="Alegreya Sans"/>
          <w:sz w:val="16"/>
          <w:szCs w:val="16"/>
          <w:rtl w:val="0"/>
        </w:rPr>
        <w:t xml:space="preserve">1 </w:t>
      </w:r>
      <w:bookmarkStart w:colFirst="0" w:colLast="0" w:name="bookmark=id.3q5sasy" w:id="66"/>
      <w:bookmarkEnd w:id="66"/>
      <w:r w:rsidDel="00000000" w:rsidR="00000000" w:rsidRPr="00000000">
        <w:rPr>
          <w:i w:val="1"/>
          <w:sz w:val="24"/>
          <w:szCs w:val="24"/>
          <w:rtl w:val="0"/>
        </w:rPr>
        <w:t xml:space="preserve">Charter Schools in California</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in California as elsewhere in the United States, enter into a contract</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charter) with a chartering authority that specif</w:t>
      </w:r>
      <w:sdt>
        <w:sdtPr>
          <w:tag w:val="goog_rdk_175"/>
        </w:sdtPr>
        <w:sdtContent>
          <w:ins w:author="Roxana Marachi" w:id="58" w:date="2022-08-05T18:00:5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 what they are to do and how, and in</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return, are exempt from the entirety of California’s Education Code (with the exception</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five technical provisions). The California Legislature, when it enacted the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 Charter</w:t>
      </w:r>
    </w:p>
    <w:p w:rsidR="00000000" w:rsidDel="00000000" w:rsidP="00000000" w:rsidRDefault="00000000" w:rsidRPr="00000000" w14:paraId="00000425">
      <w:pPr>
        <w:spacing w:before="12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6  </w:t>
      </w:r>
      <w:r w:rsidDel="00000000" w:rsidR="00000000" w:rsidRPr="00000000">
        <w:rPr>
          <w:i w:val="1"/>
          <w:sz w:val="24"/>
          <w:szCs w:val="24"/>
          <w:rtl w:val="0"/>
        </w:rPr>
        <w:t xml:space="preserve">School Act of 1992</w:t>
      </w:r>
      <w:hyperlink w:anchor="_heading=h.kgcv8k">
        <w:r w:rsidDel="00000000" w:rsidR="00000000" w:rsidRPr="00000000">
          <w:rPr>
            <w:sz w:val="26.666666666666668"/>
            <w:szCs w:val="26.666666666666668"/>
            <w:vertAlign w:val="superscript"/>
            <w:rtl w:val="0"/>
          </w:rPr>
          <w:t xml:space="preserve">11</w:t>
        </w:r>
      </w:hyperlink>
      <w:r w:rsidDel="00000000" w:rsidR="00000000" w:rsidRPr="00000000">
        <w:rPr>
          <w:sz w:val="26.666666666666668"/>
          <w:szCs w:val="26.666666666666668"/>
          <w:vertAlign w:val="superscript"/>
          <w:rtl w:val="0"/>
        </w:rPr>
        <w:t xml:space="preserve"> </w:t>
      </w:r>
      <w:r w:rsidDel="00000000" w:rsidR="00000000" w:rsidRPr="00000000">
        <w:rPr>
          <w:sz w:val="24"/>
          <w:szCs w:val="24"/>
          <w:rtl w:val="0"/>
        </w:rPr>
        <w:t xml:space="preserve">(Ed. Code §47600), spelled out its intent in passing that legislation. The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Act has been amended a number of times in its nearly 30 years of existence, but its intent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has remained the same. It specifies that charter schools should</w:t>
      </w:r>
      <w:sdt>
        <w:sdtPr>
          <w:tag w:val="goog_rdk_176"/>
        </w:sdtPr>
        <w:sdtContent>
          <w:ins w:author="Roxana Marachi" w:id="59" w:date="2022-08-05T19:36:5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result in the following:</w:t>
            </w:r>
          </w:ins>
        </w:sdtContent>
      </w:sdt>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s>
        <w:spacing w:after="0" w:before="74"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sdt>
        <w:sdtPr>
          <w:tag w:val="goog_rdk_177"/>
        </w:sdtPr>
        <w:sdtContent>
          <w:ins w:author="Roxana Marachi" w:id="60" w:date="2022-08-05T19:37:46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Improve pupil learning.</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6"/>
        </w:tabs>
        <w:spacing w:after="0" w:before="147"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 Increase learning opportunities for all pupils, with special emphasis on expanded</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learning experiences for pupils who are identified as academically low achieving.</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26"/>
        </w:tabs>
        <w:spacing w:after="0" w:before="147"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 Encourage the use of different and innovative teaching methods.</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9"/>
        </w:tabs>
        <w:spacing w:after="0" w:before="148"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 Create new professional opportunities for teachers, including the opportunity to</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5"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 responsible for the learning program at the school site.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20"/>
        </w:tabs>
        <w:spacing w:after="0" w:before="148"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 Provide parents and pupils with expanded choices in the types of educational</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opportunities that are available within the public school system.</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8"/>
        </w:tabs>
        <w:spacing w:after="0" w:before="147"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 Hold the schools established under this part accountable for meeting measurable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pupil outcomes, and provide the schools with a method to change from</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rule-based to performance-based accountability systems.</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7"/>
        </w:tabs>
        <w:spacing w:after="0" w:before="147"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 Provide vigorous competition within the public school system to stimulate</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2"/>
        </w:tabs>
        <w:spacing w:after="0" w:before="126" w:line="240" w:lineRule="auto"/>
        <w:ind w:left="142"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continual improvements in all public schools.</w:t>
      </w:r>
      <w:sdt>
        <w:sdtPr>
          <w:tag w:val="goog_rdk_178"/>
        </w:sdtPr>
        <w:sdtContent>
          <w:ins w:author="Roxana Marachi" w:id="61" w:date="2022-08-05T19:37:4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ins>
        </w:sdtContent>
      </w:sdt>
      <w:hyperlink w:anchor="_heading=h.34g0dwd">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12</w:t>
        </w:r>
      </w:hyperlink>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56" name=""/>
                <a:graphic>
                  <a:graphicData uri="http://schemas.microsoft.com/office/word/2010/wordprocessingShape">
                    <wps:wsp>
                      <wps:cNvSpPr/>
                      <wps:cNvPr id="46" name="Shape 4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56" name="image46.png"/>
                <a:graphic>
                  <a:graphicData uri="http://schemas.openxmlformats.org/drawingml/2006/picture">
                    <pic:pic>
                      <pic:nvPicPr>
                        <pic:cNvPr id="0" name="image46.png"/>
                        <pic:cNvPicPr preferRelativeResize="0"/>
                      </pic:nvPicPr>
                      <pic:blipFill>
                        <a:blip r:embed="rId7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437">
      <w:pPr>
        <w:spacing w:before="148" w:line="240" w:lineRule="auto"/>
        <w:ind w:left="468" w:right="1676" w:firstLine="325"/>
        <w:jc w:val="left"/>
        <w:rPr>
          <w:rFonts w:ascii="Fira Mono" w:cs="Fira Mono" w:eastAsia="Fira Mono" w:hAnsi="Fira Mono"/>
          <w:sz w:val="17"/>
          <w:szCs w:val="17"/>
        </w:rPr>
      </w:pPr>
      <w:bookmarkStart w:colFirst="0" w:colLast="0" w:name="_heading=h.kgcv8k" w:id="68"/>
      <w:bookmarkEnd w:id="68"/>
      <w:r w:rsidDel="00000000" w:rsidR="00000000" w:rsidRPr="00000000">
        <w:rPr>
          <w:sz w:val="23.333333333333336"/>
          <w:szCs w:val="23.333333333333336"/>
          <w:vertAlign w:val="superscript"/>
          <w:rtl w:val="0"/>
        </w:rPr>
        <w:t xml:space="preserve">11</w:t>
      </w:r>
      <w:r w:rsidDel="00000000" w:rsidR="00000000" w:rsidRPr="00000000">
        <w:rPr>
          <w:sz w:val="20"/>
          <w:szCs w:val="20"/>
          <w:rtl w:val="0"/>
        </w:rPr>
        <w:t xml:space="preserve">Current California law can be accessed at </w:t>
      </w:r>
      <w:hyperlink r:id="rId72">
        <w:r w:rsidDel="00000000" w:rsidR="00000000" w:rsidRPr="00000000">
          <w:rPr>
            <w:rFonts w:ascii="Fira Mono" w:cs="Fira Mono" w:eastAsia="Fira Mono" w:hAnsi="Fira Mono"/>
            <w:sz w:val="17"/>
            <w:szCs w:val="17"/>
            <w:rtl w:val="0"/>
          </w:rPr>
          <w:t xml:space="preserve">https://leginfo.legislature.ca.gov/faces/home.xhtml</w:t>
        </w:r>
      </w:hyperlink>
      <w:r w:rsidDel="00000000" w:rsidR="00000000" w:rsidRPr="00000000">
        <w:rPr>
          <w:sz w:val="20"/>
          <w:szCs w:val="20"/>
          <w:rtl w:val="0"/>
        </w:rPr>
        <w:t xml:space="preserve">. California Regulations are at </w:t>
      </w:r>
      <w:hyperlink r:id="rId73">
        <w:r w:rsidDel="00000000" w:rsidR="00000000" w:rsidRPr="00000000">
          <w:rPr>
            <w:rFonts w:ascii="Fira Mono" w:cs="Fira Mono" w:eastAsia="Fira Mono" w:hAnsi="Fira Mono"/>
            <w:sz w:val="17"/>
            <w:szCs w:val="17"/>
            <w:rtl w:val="0"/>
          </w:rPr>
          <w:t xml:space="preserve">https://ccr.oal.ca.gov</w:t>
        </w:r>
      </w:hyperlink>
      <w:r w:rsidDel="00000000" w:rsidR="00000000" w:rsidRPr="00000000">
        <w:rPr>
          <w:sz w:val="20"/>
          <w:szCs w:val="20"/>
          <w:rtl w:val="0"/>
        </w:rPr>
        <w:t xml:space="preserve">. California’s Education Code (Ed.Code) is at </w:t>
      </w:r>
      <w:hyperlink r:id="rId74">
        <w:r w:rsidDel="00000000" w:rsidR="00000000" w:rsidRPr="00000000">
          <w:rPr>
            <w:rFonts w:ascii="Fira Mono" w:cs="Fira Mono" w:eastAsia="Fira Mono" w:hAnsi="Fira Mono"/>
            <w:sz w:val="17"/>
            <w:szCs w:val="17"/>
            <w:rtl w:val="0"/>
          </w:rPr>
          <w:t xml:space="preserve">https://leginfo.legislature.ca.gov/faces/codesTOCSelected.xhtml?tocCode=EDC&amp;</w:t>
        </w:r>
      </w:hyperlink>
      <w:r w:rsidDel="00000000" w:rsidR="00000000" w:rsidRPr="00000000">
        <w:rPr>
          <w:rFonts w:ascii="Fira Mono" w:cs="Fira Mono" w:eastAsia="Fira Mono" w:hAnsi="Fira Mono"/>
          <w:sz w:val="17"/>
          <w:szCs w:val="17"/>
          <w:rtl w:val="0"/>
        </w:rPr>
        <w:t xml:space="preserve"> </w:t>
      </w:r>
      <w:hyperlink r:id="rId75">
        <w:r w:rsidDel="00000000" w:rsidR="00000000" w:rsidRPr="00000000">
          <w:rPr>
            <w:rFonts w:ascii="Fira Mono" w:cs="Fira Mono" w:eastAsia="Fira Mono" w:hAnsi="Fira Mono"/>
            <w:sz w:val="17"/>
            <w:szCs w:val="17"/>
            <w:rtl w:val="0"/>
          </w:rPr>
          <w:t xml:space="preserve">tocTitle=+Education+Code+-+EDC</w:t>
        </w:r>
      </w:hyperlink>
      <w:r w:rsidDel="00000000" w:rsidR="00000000" w:rsidRPr="00000000">
        <w:rPr>
          <w:rtl w:val="0"/>
        </w:rPr>
      </w:r>
    </w:p>
    <w:p w:rsidR="00000000" w:rsidDel="00000000" w:rsidP="00000000" w:rsidRDefault="00000000" w:rsidRPr="00000000" w14:paraId="00000438">
      <w:pPr>
        <w:spacing w:before="82" w:lineRule="auto"/>
        <w:ind w:left="775" w:right="0" w:firstLine="0"/>
        <w:jc w:val="left"/>
        <w:rPr>
          <w:sz w:val="20"/>
          <w:szCs w:val="20"/>
        </w:rPr>
        <w:sectPr>
          <w:footerReference r:id="rId76" w:type="default"/>
          <w:type w:val="nextPage"/>
          <w:pgSz w:h="15840" w:w="12240" w:orient="portrait"/>
          <w:pgMar w:bottom="1640" w:top="1720" w:left="1000" w:right="1300" w:header="0" w:footer="1451"/>
        </w:sectPr>
      </w:pPr>
      <w:bookmarkStart w:colFirst="0" w:colLast="0" w:name="_heading=h.34g0dwd" w:id="69"/>
      <w:bookmarkEnd w:id="69"/>
      <w:r w:rsidDel="00000000" w:rsidR="00000000" w:rsidRPr="00000000">
        <w:rPr>
          <w:sz w:val="23.333333333333336"/>
          <w:szCs w:val="23.333333333333336"/>
          <w:vertAlign w:val="superscript"/>
          <w:rtl w:val="0"/>
        </w:rPr>
        <w:t xml:space="preserve">12</w:t>
      </w:r>
      <w:r w:rsidDel="00000000" w:rsidR="00000000" w:rsidRPr="00000000">
        <w:rPr>
          <w:sz w:val="20"/>
          <w:szCs w:val="20"/>
          <w:rtl w:val="0"/>
        </w:rPr>
        <w:t xml:space="preserve">This goal was added in 1998.</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is important to keep these goals in mind because charter schools have contractually</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agreed to meet these goals in return for funding, independently of whatever other goals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explicitly specified in their initial petition. Note, in particular, that the Legislature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said nothing about profitability, and in fact, California enacted in 2018 a prohibition</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against for-profit charter schools (Ed. Code §47604 et seq.).</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3ky6rz" w:id="71"/>
      <w:bookmarkEnd w:id="7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bookmarkStart w:colFirst="0" w:colLast="0" w:name="bookmark=id.1jlao46" w:id="70"/>
      <w:bookmarkEnd w:id="7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Surveys of Charter School Research</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It’s been about 30 years since the first charter school law was passed. In the last</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decade, researchers have published several surveys of the research on charter schools.</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two decades ( 1990–2010) were somewhat experimental and different enough</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the research that came out of that period is less relevant than more recent research.</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survey of the last decade, “Beyond Ideological Warfare: The Maturation of</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on Charter Schools,” is by Smith et al</w:t>
      </w:r>
      <w:sdt>
        <w:sdtPr>
          <w:tag w:val="goog_rdk_179"/>
        </w:sdtPr>
        <w:sdtContent>
          <w:ins w:author="Roxana Marachi" w:id="62" w:date="2022-08-05T18:01:4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(year)</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It is a systematic review of charter school</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as it existed in 2011. Smith et al. </w:t>
      </w:r>
      <w:hyperlink w:anchor="_heading=h.2zlqix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are interested, not so much in the</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conclusions of the studies they looked at, but how the research was performed, how </w:t>
      </w:r>
      <w:sdt>
        <w:sdtPr>
          <w:tag w:val="goog_rdk_180"/>
        </w:sdtPr>
        <w:sdtContent>
          <w:ins w:author="Roxana Marachi" w:id="63" w:date="2022-08-05T18:02:0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sdt>
        <w:sdtPr>
          <w:tag w:val="goog_rdk_181"/>
        </w:sdtPr>
        <w:sdtContent>
          <w:del w:author="Roxana Marachi" w:id="64" w:date="2022-08-05T18:02:06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delText xml:space="preserve"> </w:delTex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it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structured, what facets of charter schools were </w:t>
      </w:r>
      <w:sdt>
        <w:sdtPr>
          <w:tag w:val="goog_rdk_182"/>
        </w:sdtPr>
        <w:sdtContent>
          <w:ins w:author="Roxana Marachi" w:id="65" w:date="2022-08-05T18:02:1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examined</w:t>
            </w:r>
          </w:ins>
        </w:sdtContent>
      </w:sdt>
      <w:sdt>
        <w:sdtPr>
          <w:tag w:val="goog_rdk_183"/>
        </w:sdtPr>
        <w:sdtContent>
          <w:del w:author="Roxana Marachi" w:id="65" w:date="2022-08-05T18:02:1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looked at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what was the subject of</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research in order to “separate empirical evidence from politicized conjecture” (p.</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460). They reviewed a total of 323 peer-reviewed articles and research center reports and</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found that student and school outcomes were the most commonly studied topics. They</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noted many studies were unable to generalize their findings because variations in policy</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between states and localities. Smith et al. also noted that there was a lack of longitudinal</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studies which is not surprising due to policy variations. Furthermore, they found that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“acceptance into a peer reviewed journal does not always ensure that qualitative research</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adheres to the standards of providing substantiation that findings are credible and</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77"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trustworthy or that quantitative research provides evidence of the studies’ validity,</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reliability and generalizability.” (p.466) Finally, the authors noted that many studies could</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draw causal connections. They concluded that more research is needed.</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9"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Four years later, Berends </w:t>
      </w:r>
      <w:hyperlink w:anchor="_heading=h.49gfa8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chose as his focus the various theories that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researchers used when looking at the social organization of charter schools. In</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“Sociology and School Choice,” Berends </w:t>
      </w:r>
      <w:hyperlink w:anchor="_heading=h.49gfa8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found, like Smith et al., that most studies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concentrated on student achievement and neglected educational attainment such as</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high school graduation, college admission, and the granting of a degree. He notes that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effects of charter schools on student achievement are mixed (some positive, some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negative and some neutral)” (p. 170) Berends thinks the context in which charter schools</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operate is important in order to understand the magnitude of any effects and to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understand what we can expect from school reform. He identifies longer school days, a</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focus on achievement, behavioral policies, teacher coaching and feedback, and</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data-based decision-making as characteristics most often associated with effective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Lastly he looks at innovation and distinguishes between curriculum and</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class-room based changes, and organizational changes, and he found </w:t>
      </w:r>
      <w:sdt>
        <w:sdtPr>
          <w:tag w:val="goog_rdk_184"/>
        </w:sdtPr>
        <w:sdtContent>
          <w:ins w:author="Roxana Marachi" w:id="66" w:date="2022-08-05T18:02:5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hat charter schools</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mostly innovate on the structural side rather than the academic side. He concluded that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more research is needed.</w:t>
      </w:r>
    </w:p>
    <w:p w:rsidR="00000000" w:rsidDel="00000000" w:rsidP="00000000" w:rsidRDefault="00000000" w:rsidRPr="00000000" w14:paraId="00000465">
      <w:pPr>
        <w:tabs>
          <w:tab w:val="left" w:pos="828"/>
        </w:tabs>
        <w:spacing w:before="149"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18</w:t>
        <w:tab/>
      </w:r>
      <w:r w:rsidDel="00000000" w:rsidR="00000000" w:rsidRPr="00000000">
        <w:rPr>
          <w:sz w:val="24"/>
          <w:szCs w:val="24"/>
          <w:rtl w:val="0"/>
        </w:rPr>
        <w:t xml:space="preserve">Next, Epple et al. </w:t>
      </w:r>
      <w:hyperlink w:anchor="_heading=h.24ufcor">
        <w:r w:rsidDel="00000000" w:rsidR="00000000" w:rsidRPr="00000000">
          <w:rPr>
            <w:sz w:val="24"/>
            <w:szCs w:val="24"/>
            <w:rtl w:val="0"/>
          </w:rPr>
          <w:t xml:space="preserve">(2016),</w:t>
        </w:r>
      </w:hyperlink>
      <w:r w:rsidDel="00000000" w:rsidR="00000000" w:rsidRPr="00000000">
        <w:rPr>
          <w:sz w:val="24"/>
          <w:szCs w:val="24"/>
          <w:rtl w:val="0"/>
        </w:rPr>
        <w:t xml:space="preserve"> in </w:t>
      </w:r>
      <w:r w:rsidDel="00000000" w:rsidR="00000000" w:rsidRPr="00000000">
        <w:rPr>
          <w:i w:val="1"/>
          <w:sz w:val="24"/>
          <w:szCs w:val="24"/>
          <w:rtl w:val="0"/>
        </w:rPr>
        <w:t xml:space="preserve">Charter Schools</w:t>
      </w:r>
      <w:r w:rsidDel="00000000" w:rsidR="00000000" w:rsidRPr="00000000">
        <w:rPr>
          <w:sz w:val="24"/>
          <w:szCs w:val="24"/>
          <w:rtl w:val="0"/>
        </w:rPr>
        <w:t xml:space="preserve">, did much the same as Berends, but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concentrated on the technical aspects of study design (Epple et al., </w:t>
      </w:r>
      <w:hyperlink w:anchor="_heading=h.24ufco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authors</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observed that which the research question being answered by a particular study was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often much narrower or significantly different than the research question authors set out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answer or thought they were answering. The heart of their review is an analysis of “the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methodological challenges in evaluating charter effectiveness” (p.141), and the strength</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weaknesses of the various approaches that have been used. They find that</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researchers used one of five statistical methods: lottery-based design, fixed-effect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2"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78"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approaches, matching procedures, ordinary least squares (OLS) regression, and</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instrumental variable approaches (p. 165), and they evaluate each approach. Epple et al.</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discuss the much scrutinized virtual control record method of matching charter</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students to public school students that came out of Stanford’s Center for Research</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Education Outcomes (CREDO) which was criticized on purely statistical grounds in</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Andrea Gabor </w:t>
      </w:r>
      <w:hyperlink w:anchor="_heading=h.4hr1b5p">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Epple et al. </w:t>
      </w:r>
      <w:sdt>
        <w:sdtPr>
          <w:tag w:val="goog_rdk_185"/>
        </w:sdtPr>
        <w:sdtContent>
          <w:ins w:author="Roxana Marachi" w:id="67" w:date="2022-08-05T18:03:23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concluded that more research is needed.</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1"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2015 and then updated in 2018, Public Agenda released a guide to charter school</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for non-academics, a review of current charter school research that was written</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a way that is accessible to the public. The chapter on finance focused on four questions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related to how charter schools are funded, comparisons between per pupil funding</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between charter and traditional schools, financial effects on traditional public schools,</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differential spending patterns between traditional public and charter schools (Public</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Agenda, </w:t>
      </w:r>
      <w:hyperlink w:anchor="_heading=h.3g6yksp">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78–89).</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2"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finance chapter </w:t>
      </w:r>
      <w:sdt>
        <w:sdtPr>
          <w:tag w:val="goog_rdk_186"/>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68" w:date="2022-08-05T18:03:45Z">
                <w:rPr>
                  <w:rFonts w:ascii="Alegreya" w:cs="Alegreya" w:eastAsia="Alegreya" w:hAnsi="Alegreya"/>
                  <w:b w:val="0"/>
                  <w:i w:val="0"/>
                  <w:smallCaps w:val="0"/>
                  <w:strike w:val="0"/>
                  <w:color w:val="000000"/>
                  <w:sz w:val="24"/>
                  <w:szCs w:val="24"/>
                  <w:u w:val="none"/>
                  <w:shd w:fill="auto" w:val="clear"/>
                  <w:vertAlign w:val="baseline"/>
                </w:rPr>
              </w:rPrChange>
            </w:rPr>
            <w:t xml:space="preserve">must have been a difficult chapter to write</w:t>
          </w:r>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sdt>
        <w:sdtPr>
          <w:tag w:val="goog_rdk_187"/>
        </w:sdtPr>
        <w:sdtContent>
          <w:ins w:author="Roxana Marachi" w:id="69" w:date="2022-08-05T18:04:1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revealed that the </w:t>
            </w:r>
          </w:ins>
        </w:sdtContent>
      </w:sdt>
      <w:sdt>
        <w:sdtPr>
          <w:tag w:val="goog_rdk_188"/>
        </w:sdtPr>
        <w:sdtContent>
          <w:del w:author="Roxana Marachi" w:id="69" w:date="2022-08-05T18:04:1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because</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48 states</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school choice programs have 48 </w:t>
      </w:r>
      <w:sdt>
        <w:sdtPr>
          <w:tag w:val="goog_rdk_189"/>
        </w:sdtPr>
        <w:sdtContent>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Change w:author="Roxana Marachi" w:id="70" w:date="2022-08-05T19:38:35Z">
                <w:rPr>
                  <w:rFonts w:ascii="Alegreya" w:cs="Alegreya" w:eastAsia="Alegreya" w:hAnsi="Alegreya"/>
                  <w:b w:val="0"/>
                  <w:i w:val="0"/>
                  <w:smallCaps w:val="0"/>
                  <w:strike w:val="0"/>
                  <w:color w:val="000000"/>
                  <w:sz w:val="24"/>
                  <w:szCs w:val="24"/>
                  <w:u w:val="none"/>
                  <w:shd w:fill="auto" w:val="clear"/>
                  <w:vertAlign w:val="baseline"/>
                </w:rPr>
              </w:rPrChange>
            </w:rPr>
            <w:t xml:space="preserve">different methods</w:t>
          </w:r>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 funding public schools and</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w:t>
      </w:r>
      <w:sdt>
        <w:sdtPr>
          <w:tag w:val="goog_rdk_190"/>
        </w:sdtPr>
        <w:sdtContent>
          <w:ins w:author="Roxana Marachi" w:id="71" w:date="2022-08-05T19:38:4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This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variation in funding models makes comparisons exceedingly difficult.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addition, each state has likely gone through several iterations of</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models of charter school funding, and this lack of commonality prevents researchers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conducting valid longitudinal studies.</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1"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Their answer to their first question (funding) </w:t>
      </w:r>
      <w:sdt>
        <w:sdtPr>
          <w:tag w:val="goog_rdk_191"/>
        </w:sdtPr>
        <w:sdtContent>
          <w:ins w:author="Roxana Marachi" w:id="72" w:date="2022-08-05T18:04:4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w:t>
            </w:r>
          </w:ins>
        </w:sdtContent>
      </w:sdt>
      <w:sdt>
        <w:sdtPr>
          <w:tag w:val="goog_rdk_192"/>
        </w:sdtPr>
        <w:sdtContent>
          <w:del w:author="Roxana Marachi" w:id="72" w:date="2022-08-05T18:04:4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is</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to refer to a compilation of state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funding amounts. Their answer to the second question </w:t>
      </w:r>
      <w:sdt>
        <w:sdtPr>
          <w:tag w:val="goog_rdk_193"/>
        </w:sdtPr>
        <w:sdtContent>
          <w:ins w:author="Roxana Marachi" w:id="73" w:date="2022-08-05T18:04:4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 that </w:t>
            </w:r>
          </w:ins>
        </w:sdtContent>
      </w:sdt>
      <w:sdt>
        <w:sdtPr>
          <w:tag w:val="goog_rdk_194"/>
        </w:sdtPr>
        <w:sdtContent>
          <w:del w:author="Roxana Marachi" w:id="73" w:date="2022-08-05T18:04:4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is yes,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different levels of funding</w:t>
      </w:r>
    </w:p>
    <w:sdt>
      <w:sdtPr>
        <w:tag w:val="goog_rdk_204"/>
      </w:sdtPr>
      <w:sdtContent>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 exist, and in a few cases, by 40% to nearly 60% less.</w:t>
          </w:r>
          <w:sdt>
            <w:sdtPr>
              <w:tag w:val="goog_rdk_195"/>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 Their </w:t>
              </w:r>
            </w:sdtContent>
          </w:sdt>
          <w:sdt>
            <w:sdtPr>
              <w:tag w:val="goog_rdk_196"/>
            </w:sdtPr>
            <w:sdtContent>
              <w:ins w:author="Roxana Marachi" w:id="75" w:date="2022-08-05T18:05:01Z"/>
              <w:sdt>
                <w:sdtPr>
                  <w:tag w:val="goog_rdk_197"/>
                </w:sdtPr>
                <w:sdtContent>
                  <w:ins w:author="Roxana Marachi" w:id="75" w:date="2022-08-05T18:05:01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conclusion regarding </w:t>
                    </w:r>
                  </w:ins>
                </w:sdtContent>
              </w:sdt>
              <w:ins w:author="Roxana Marachi" w:id="75" w:date="2022-08-05T18:05:01Z"/>
            </w:sdtContent>
          </w:sdt>
          <w:sdt>
            <w:sdtPr>
              <w:tag w:val="goog_rdk_198"/>
            </w:sdtPr>
            <w:sdtContent>
              <w:del w:author="Roxana Marachi" w:id="75" w:date="2022-08-05T18:05:01Z"/>
              <w:sdt>
                <w:sdtPr>
                  <w:tag w:val="goog_rdk_199"/>
                </w:sdtPr>
                <w:sdtContent>
                  <w:del w:author="Roxana Marachi" w:id="75" w:date="2022-08-05T18:05:01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delText xml:space="preserve">take</w:delText>
                    </w:r>
                  </w:del>
                </w:sdtContent>
              </w:sdt>
              <w:del w:author="Roxana Marachi" w:id="75" w:date="2022-08-05T18:05:01Z"/>
            </w:sdtContent>
          </w:sdt>
          <w:sdt>
            <w:sdtPr>
              <w:tag w:val="goog_rdk_200"/>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 </w:t>
              </w:r>
            </w:sdtContent>
          </w:sdt>
          <w:sdt>
            <w:sdtPr>
              <w:tag w:val="goog_rdk_201"/>
            </w:sdtPr>
            <w:sdtContent>
              <w:del w:author="Roxana Marachi" w:id="76" w:date="2022-08-05T19:39:19Z"/>
              <w:sdt>
                <w:sdtPr>
                  <w:tag w:val="goog_rdk_202"/>
                </w:sdtPr>
                <w:sdtContent>
                  <w:del w:author="Roxana Marachi" w:id="76" w:date="2022-08-05T19:39:19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delText xml:space="preserve">on </w:delText>
                    </w:r>
                  </w:del>
                </w:sdtContent>
              </w:sdt>
              <w:del w:author="Roxana Marachi" w:id="76" w:date="2022-08-05T19:39:19Z"/>
            </w:sdtContent>
          </w:sdt>
          <w:sdt>
            <w:sdtPr>
              <w:tag w:val="goog_rdk_20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whether it matters is</w:t>
              </w:r>
            </w:sdtContent>
          </w:sdt>
        </w:p>
      </w:sdtContent>
    </w:sdt>
    <w:sdt>
      <w:sdtPr>
        <w:tag w:val="goog_rdk_209"/>
      </w:sdtPr>
      <w:sdtContent>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05"/>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74" w:date="2022-08-05T19:42:00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21</w:t>
              </w:r>
            </w:sdtContent>
          </w:sdt>
          <w:sdt>
            <w:sdtPr>
              <w:tag w:val="goog_rdk_206"/>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74" w:date="2022-08-05T19:42:00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  </w:t>
              </w:r>
            </w:sdtContent>
          </w:sdt>
          <w:sdt>
            <w:sdtPr>
              <w:tag w:val="goog_rdk_20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hedged</w:t>
              </w:r>
            </w:sdtContent>
          </w:sdt>
          <w:sdt>
            <w:sdtPr>
              <w:tag w:val="goog_rdk_20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 because studies differ in their conclusions for a variety of reasons. Not</w:t>
              </w:r>
            </w:sdtContent>
          </w:sdt>
        </w:p>
      </w:sdtContent>
    </w:sdt>
    <w:sdt>
      <w:sdtPr>
        <w:tag w:val="goog_rdk_220"/>
      </w:sdtPr>
      <w:sdtContent>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10"/>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74" w:date="2022-08-05T19:42:00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22  </w:t>
              </w:r>
            </w:sdtContent>
          </w:sdt>
          <w:sdt>
            <w:sdtPr>
              <w:tag w:val="goog_rdk_21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mentioned is B. D. Baker </w:t>
              </w:r>
            </w:sdtContent>
          </w:sdt>
          <w:hyperlink w:anchor="_heading=h.1c1lvlb">
            <w:sdt>
              <w:sdtPr>
                <w:tag w:val="goog_rdk_212"/>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(2018)</w:t>
                </w:r>
              </w:sdtContent>
            </w:sdt>
          </w:hyperlink>
          <w:sdt>
            <w:sdtPr>
              <w:tag w:val="goog_rdk_21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 wh</w:t>
              </w:r>
            </w:sdtContent>
          </w:sdt>
          <w:sdt>
            <w:sdtPr>
              <w:tag w:val="goog_rdk_214"/>
            </w:sdtPr>
            <w:sdtContent>
              <w:ins w:author="Roxana Marachi" w:id="77" w:date="2022-08-05T19:40:32Z"/>
              <w:sdt>
                <w:sdtPr>
                  <w:tag w:val="goog_rdk_215"/>
                </w:sdtPr>
                <w:sdtContent>
                  <w:ins w:author="Roxana Marachi" w:id="77" w:date="2022-08-05T19:40:32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o</w:t>
                    </w:r>
                  </w:ins>
                </w:sdtContent>
              </w:sdt>
              <w:ins w:author="Roxana Marachi" w:id="77" w:date="2022-08-05T19:40:32Z"/>
            </w:sdtContent>
          </w:sdt>
          <w:sdt>
            <w:sdtPr>
              <w:tag w:val="goog_rdk_216"/>
            </w:sdtPr>
            <w:sdtContent>
              <w:del w:author="Roxana Marachi" w:id="77" w:date="2022-08-05T19:40:32Z"/>
              <w:sdt>
                <w:sdtPr>
                  <w:tag w:val="goog_rdk_217"/>
                </w:sdtPr>
                <w:sdtContent>
                  <w:del w:author="Roxana Marachi" w:id="77" w:date="2022-08-05T19:40:32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delText xml:space="preserve">ich</w:delText>
                    </w:r>
                  </w:del>
                </w:sdtContent>
              </w:sdt>
              <w:del w:author="Roxana Marachi" w:id="77" w:date="2022-08-05T19:40:32Z"/>
            </w:sdtContent>
          </w:sdt>
          <w:sdt>
            <w:sdtPr>
              <w:tag w:val="goog_rdk_21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 emphatically says that money does matter, </w:t>
              </w:r>
            </w:sdtContent>
          </w:sdt>
          <w:sdt>
            <w:sdtPr>
              <w:tag w:val="goog_rdk_21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4" w:date="2022-08-05T19:42:00Z">
                    <w:rPr>
                      <w:rFonts w:ascii="Alegreya" w:cs="Alegreya" w:eastAsia="Alegreya" w:hAnsi="Alegreya"/>
                      <w:b w:val="0"/>
                      <w:i w:val="0"/>
                      <w:smallCaps w:val="0"/>
                      <w:strike w:val="0"/>
                      <w:color w:val="000000"/>
                      <w:sz w:val="24"/>
                      <w:szCs w:val="24"/>
                      <w:u w:val="none"/>
                      <w:shd w:fill="auto" w:val="clear"/>
                      <w:vertAlign w:val="baseline"/>
                    </w:rPr>
                  </w:rPrChange>
                </w:rPr>
                <w:t xml:space="preserve">most</w:t>
              </w:r>
            </w:sdtContent>
          </w:sdt>
        </w:p>
      </w:sdtContent>
    </w:sdt>
    <w:sdt>
      <w:sdtPr>
        <w:tag w:val="goog_rdk_226"/>
      </w:sdtPr>
      <w:sdtContent>
        <w:p w:rsidR="00000000" w:rsidDel="00000000" w:rsidP="00000000" w:rsidRDefault="00000000" w:rsidRPr="00000000" w14:paraId="00000484">
          <w:pPr>
            <w:spacing w:before="126" w:lineRule="auto"/>
            <w:ind w:left="822" w:right="0" w:firstLine="0"/>
            <w:jc w:val="left"/>
            <w:rPr>
              <w:sz w:val="24"/>
              <w:szCs w:val="24"/>
              <w:highlight w:val="yellow"/>
              <w:rPrChange w:author="Roxana Marachi" w:id="74" w:date="2022-08-05T19:42:00Z">
                <w:rPr>
                  <w:sz w:val="24"/>
                  <w:szCs w:val="24"/>
                </w:rPr>
              </w:rPrChange>
            </w:rPr>
          </w:pPr>
          <w:sdt>
            <w:sdtPr>
              <w:tag w:val="goog_rdk_221"/>
            </w:sdtPr>
            <w:sdtContent>
              <w:r w:rsidDel="00000000" w:rsidR="00000000" w:rsidRPr="00000000">
                <w:rPr>
                  <w:rFonts w:ascii="Alegreya Sans" w:cs="Alegreya Sans" w:eastAsia="Alegreya Sans" w:hAnsi="Alegreya Sans"/>
                  <w:sz w:val="16"/>
                  <w:szCs w:val="16"/>
                  <w:highlight w:val="yellow"/>
                  <w:rtl w:val="0"/>
                  <w:rPrChange w:author="Roxana Marachi" w:id="74" w:date="2022-08-05T19:42:00Z">
                    <w:rPr>
                      <w:rFonts w:ascii="Alegreya Sans" w:cs="Alegreya Sans" w:eastAsia="Alegreya Sans" w:hAnsi="Alegreya Sans"/>
                      <w:sz w:val="16"/>
                      <w:szCs w:val="16"/>
                    </w:rPr>
                  </w:rPrChange>
                </w:rPr>
                <w:t xml:space="preserve">23  </w:t>
              </w:r>
            </w:sdtContent>
          </w:sdt>
          <w:sdt>
            <w:sdtPr>
              <w:tag w:val="goog_rdk_222"/>
            </w:sdtPr>
            <w:sdtContent>
              <w:r w:rsidDel="00000000" w:rsidR="00000000" w:rsidRPr="00000000">
                <w:rPr>
                  <w:sz w:val="24"/>
                  <w:szCs w:val="24"/>
                  <w:highlight w:val="yellow"/>
                  <w:rtl w:val="0"/>
                  <w:rPrChange w:author="Roxana Marachi" w:id="74" w:date="2022-08-05T19:42:00Z">
                    <w:rPr>
                      <w:sz w:val="24"/>
                      <w:szCs w:val="24"/>
                    </w:rPr>
                  </w:rPrChange>
                </w:rPr>
                <w:t xml:space="preserve">likely </w:t>
              </w:r>
            </w:sdtContent>
          </w:sdt>
          <w:sdt>
            <w:sdtPr>
              <w:tag w:val="goog_rdk_223"/>
            </w:sdtPr>
            <w:sdtContent>
              <w:r w:rsidDel="00000000" w:rsidR="00000000" w:rsidRPr="00000000">
                <w:rPr>
                  <w:sz w:val="24"/>
                  <w:szCs w:val="24"/>
                  <w:highlight w:val="yellow"/>
                  <w:rtl w:val="0"/>
                  <w:rPrChange w:author="Roxana Marachi" w:id="74" w:date="2022-08-05T19:42:00Z">
                    <w:rPr>
                      <w:sz w:val="24"/>
                      <w:szCs w:val="24"/>
                    </w:rPr>
                  </w:rPrChange>
                </w:rPr>
                <w:t xml:space="preserve">because it was published after </w:t>
              </w:r>
            </w:sdtContent>
          </w:sdt>
          <w:sdt>
            <w:sdtPr>
              <w:tag w:val="goog_rdk_224"/>
            </w:sdtPr>
            <w:sdtContent>
              <w:r w:rsidDel="00000000" w:rsidR="00000000" w:rsidRPr="00000000">
                <w:rPr>
                  <w:i w:val="1"/>
                  <w:sz w:val="24"/>
                  <w:szCs w:val="24"/>
                  <w:highlight w:val="yellow"/>
                  <w:rtl w:val="0"/>
                  <w:rPrChange w:author="Roxana Marachi" w:id="74" w:date="2022-08-05T19:42:00Z">
                    <w:rPr>
                      <w:i w:val="1"/>
                      <w:sz w:val="24"/>
                      <w:szCs w:val="24"/>
                    </w:rPr>
                  </w:rPrChange>
                </w:rPr>
                <w:t xml:space="preserve">Charter Schools in Perspective: A Guide to Research </w:t>
              </w:r>
            </w:sdtContent>
          </w:sdt>
          <w:sdt>
            <w:sdtPr>
              <w:tag w:val="goog_rdk_225"/>
            </w:sdtPr>
            <w:sdtContent>
              <w:r w:rsidDel="00000000" w:rsidR="00000000" w:rsidRPr="00000000">
                <w:rPr>
                  <w:sz w:val="24"/>
                  <w:szCs w:val="24"/>
                  <w:highlight w:val="yellow"/>
                  <w:rtl w:val="0"/>
                  <w:rPrChange w:author="Roxana Marachi" w:id="74" w:date="2022-08-05T19:42:00Z">
                    <w:rPr>
                      <w:sz w:val="24"/>
                      <w:szCs w:val="24"/>
                    </w:rPr>
                  </w:rPrChange>
                </w:rPr>
                <w:t xml:space="preserve">was.</w:t>
              </w:r>
            </w:sdtContent>
          </w:sdt>
        </w:p>
      </w:sdtContent>
    </w:sdt>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answer their third question with an unambiguous yes, charter schools do affect the</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finances of public schools. More recent research, Lafer </w:t>
      </w:r>
      <w:hyperlink w:anchor="_heading=h.2k82xt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 D. Baker </w:t>
      </w:r>
      <w:hyperlink w:anchor="_heading=h.3w19e9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79"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Miron et al. </w:t>
      </w:r>
      <w:hyperlink w:anchor="_heading=h.2pcmsun">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validates their conclusion</w:t>
      </w:r>
      <w:sdt>
        <w:sdtPr>
          <w:tag w:val="goog_rdk_227"/>
        </w:sdtPr>
        <w:sdtContent>
          <w:ins w:author="Roxana Marachi" w:id="78" w:date="2022-08-05T18:05:41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Finally, they conclude that charter schools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 spend their revenues differently, in part because charters spend more on</w:t>
      </w:r>
    </w:p>
    <w:sdt>
      <w:sdtPr>
        <w:tag w:val="goog_rdk_229"/>
      </w:sdtPr>
      <w:sdtContent>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79" w:date="2022-08-05T18:05:53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administration than public schools do and sometimes more on facilities. </w:t>
          </w:r>
          <w:sdt>
            <w:sdtPr>
              <w:tag w:val="goog_rdk_22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9" w:date="2022-08-05T18:05:53Z">
                    <w:rPr>
                      <w:rFonts w:ascii="Alegreya" w:cs="Alegreya" w:eastAsia="Alegreya" w:hAnsi="Alegreya"/>
                      <w:b w:val="0"/>
                      <w:i w:val="0"/>
                      <w:smallCaps w:val="0"/>
                      <w:strike w:val="0"/>
                      <w:color w:val="000000"/>
                      <w:sz w:val="24"/>
                      <w:szCs w:val="24"/>
                      <w:u w:val="none"/>
                      <w:shd w:fill="auto" w:val="clear"/>
                      <w:vertAlign w:val="baseline"/>
                    </w:rPr>
                  </w:rPrChange>
                </w:rPr>
                <w:t xml:space="preserve">The authors</w:t>
              </w:r>
            </w:sdtContent>
          </w:sdt>
        </w:p>
      </w:sdtContent>
    </w:sdt>
    <w:sdt>
      <w:sdtPr>
        <w:tag w:val="goog_rdk_232"/>
      </w:sdtPr>
      <w:sdtContent>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79" w:date="2022-08-05T18:05:53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30"/>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79" w:date="2022-08-05T18:05:53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3  </w:t>
              </w:r>
            </w:sdtContent>
          </w:sdt>
          <w:sdt>
            <w:sdtPr>
              <w:tag w:val="goog_rdk_23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79" w:date="2022-08-05T18:05:53Z">
                    <w:rPr>
                      <w:rFonts w:ascii="Alegreya" w:cs="Alegreya" w:eastAsia="Alegreya" w:hAnsi="Alegreya"/>
                      <w:b w:val="0"/>
                      <w:i w:val="0"/>
                      <w:smallCaps w:val="0"/>
                      <w:strike w:val="0"/>
                      <w:color w:val="000000"/>
                      <w:sz w:val="24"/>
                      <w:szCs w:val="24"/>
                      <w:u w:val="none"/>
                      <w:shd w:fill="auto" w:val="clear"/>
                      <w:vertAlign w:val="baseline"/>
                    </w:rPr>
                  </w:rPrChange>
                </w:rPr>
                <w:t xml:space="preserve">concluded that more research is needed.</w:t>
              </w:r>
            </w:sdtContent>
          </w:sdt>
        </w:p>
      </w:sdtContent>
    </w:sdt>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9"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last of the four academic surveys, Zimmer et al. </w:t>
      </w:r>
      <w:hyperlink w:anchor="_heading=h.1xaqk5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considers who was served,</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racial segregation effects, both academic and non-academic outcomes, management</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structure, and financial effects of charter schools. Since Zimmer is a co-author of both</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survey and of the previously cited Epple et al. </w:t>
      </w:r>
      <w:hyperlink w:anchor="_heading=h.24ufco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kinds of study designs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analyzed are similar. Zimmer et al. intend to synthesize “the best research to inform the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debate [about the value of charter schools]” (p. 2). They go beyond the 2016 study and</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survey studies on racial segregation, cream skimming, and student pushout. Zimmer</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et al. conclude that charter schools lead to greater segregation for African Americans, but</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necessarily for whites or Hispanics. They find that charter schools do engage in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sometimes subtle forms of cream skimming and student pushout. (Independently, and</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two years later, Mommandi and Welner document thirteen major ways that charter</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effectively choose who they enroll (Mommandi &amp; Welner, </w:t>
      </w:r>
      <w:hyperlink w:anchor="_heading=h.14hx32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After</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summarizing three different kinds of research (fixed effects, lottery-based, and match</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other regression), they turn their attention to research on non-cognitive outcomes.</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Their penultimate chapter looks at research on indirect effects. They concluded in their</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last chapter that more research is needed.</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9"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Although Garcia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is not explicitly a survey of the existing literature, Garcia</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hyperlink w:anchor="_heading=h.1wjtbr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Chapter 3, contains much material on the research evidence which guides (or</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should guide) school choice policies. His goal is to present general trends that “reflect the</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weight of the evidence” (p. 93). The weight of the evidence, Garcia finds the research</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points to the conclusions that “school choice policies are more likely to separate, rather</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than integrate, students from different racial/ethnic and socioeconomic backgrounds”</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2"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8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(pp. 159–60), “how countries and states structure school choice policies can have 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profound impact on how school choice functions at a practical level” (p. 160),</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“low-income students face obstacles to participating in school choice plans” (p. 161),</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lastly, “one should expect student achievement gains under school choice plans to be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modest at best and inconsistent across subjects and years” (p. 161), and “a major reason</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the inability of school choice to have an impact on the academic core of</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schools—teaching and learning—is that school choice came of age at the same time as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high-stakes accountability policies that encourage standardization” (p. 162)</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0"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Garcia makes a point that hasn’t been made before: Since both public schools and</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are measured the same way (standardized tests), “the incentives to</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implement innovative pedagogical strategies are curtailed because the methods by which</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students are able to demonstrate their learning are uniform across all schools and</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restricted to the format of the tests.” (p. 163) He does not conclude that more research is</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needed, </w:t>
      </w:r>
      <w:sdt>
        <w:sdtPr>
          <w:tag w:val="goog_rdk_233"/>
        </w:sdtPr>
        <w:sdtContent>
          <w:ins w:author="Roxana Marachi" w:id="80" w:date="2022-08-05T18:08:4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rather </w:t>
            </w:r>
          </w:ins>
        </w:sdtContent>
      </w:sdt>
      <w:sdt>
        <w:sdtPr>
          <w:tag w:val="goog_rdk_234"/>
        </w:sdtPr>
        <w:sdtContent>
          <w:del w:author="Roxana Marachi" w:id="80" w:date="2022-08-05T18:08:4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but instead</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predicts that school choice in its many forms will continue to expand.</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0">
      <w:pPr>
        <w:spacing w:before="74" w:lineRule="auto"/>
        <w:ind w:left="829" w:right="0" w:firstLine="0"/>
        <w:jc w:val="left"/>
        <w:rPr>
          <w:i w:val="1"/>
          <w:sz w:val="24"/>
          <w:szCs w:val="24"/>
        </w:rPr>
      </w:pPr>
      <w:bookmarkStart w:colFirst="0" w:colLast="0" w:name="_heading=h.xvir7l" w:id="73"/>
      <w:bookmarkEnd w:id="73"/>
      <w:r w:rsidDel="00000000" w:rsidR="00000000" w:rsidRPr="00000000">
        <w:rPr>
          <w:rFonts w:ascii="Alegreya Sans" w:cs="Alegreya Sans" w:eastAsia="Alegreya Sans" w:hAnsi="Alegreya Sans"/>
          <w:sz w:val="16"/>
          <w:szCs w:val="16"/>
          <w:rtl w:val="0"/>
        </w:rPr>
        <w:t xml:space="preserve">14 </w:t>
      </w:r>
      <w:bookmarkStart w:colFirst="0" w:colLast="0" w:name="bookmark=id.2iq8gzs" w:id="72"/>
      <w:bookmarkEnd w:id="72"/>
      <w:r w:rsidDel="00000000" w:rsidR="00000000" w:rsidRPr="00000000">
        <w:rPr>
          <w:i w:val="1"/>
          <w:sz w:val="24"/>
          <w:szCs w:val="24"/>
          <w:rtl w:val="0"/>
        </w:rPr>
        <w:t xml:space="preserve">Research on Charter School Finances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0"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have been much studied, and the last decade has produced a number</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reports examining charter school finances based on carefully collected evidence. For</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example, in 2014, Lafer </w:t>
      </w:r>
      <w:hyperlink w:anchor="_heading=h.35xuu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now at In the Public Interest, published an analysis of 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proposed law in Milwaukee, WI (Lafer, </w:t>
      </w:r>
      <w:hyperlink w:anchor="_heading=h.35xuup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that was specifically tailored to benefit a</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to-be-opened Rocketship school. Lafer went on to author two other studies on charter</w:t>
      </w:r>
    </w:p>
    <w:p w:rsidR="00000000" w:rsidDel="00000000" w:rsidP="00000000" w:rsidRDefault="00000000" w:rsidRPr="00000000" w14:paraId="000004B7">
      <w:pPr>
        <w:spacing w:before="125" w:lineRule="auto"/>
        <w:ind w:left="804"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schools, public policy, and finance: </w:t>
      </w:r>
      <w:r w:rsidDel="00000000" w:rsidR="00000000" w:rsidRPr="00000000">
        <w:rPr>
          <w:i w:val="1"/>
          <w:sz w:val="24"/>
          <w:szCs w:val="24"/>
          <w:rtl w:val="0"/>
        </w:rPr>
        <w:t xml:space="preserve">Spending Blind: The Failure of Policy Planning in California</w:t>
      </w:r>
    </w:p>
    <w:p w:rsidR="00000000" w:rsidDel="00000000" w:rsidP="00000000" w:rsidRDefault="00000000" w:rsidRPr="00000000" w14:paraId="000004B8">
      <w:pPr>
        <w:spacing w:before="126" w:lineRule="auto"/>
        <w:ind w:left="833"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21  </w:t>
      </w:r>
      <w:r w:rsidDel="00000000" w:rsidR="00000000" w:rsidRPr="00000000">
        <w:rPr>
          <w:i w:val="1"/>
          <w:sz w:val="24"/>
          <w:szCs w:val="24"/>
          <w:rtl w:val="0"/>
        </w:rPr>
        <w:t xml:space="preserve">Charter School Funding </w:t>
      </w:r>
      <w:r w:rsidDel="00000000" w:rsidR="00000000" w:rsidRPr="00000000">
        <w:rPr>
          <w:sz w:val="24"/>
          <w:szCs w:val="24"/>
          <w:rtl w:val="0"/>
        </w:rPr>
        <w:t xml:space="preserve">(Lafer, </w:t>
      </w:r>
      <w:hyperlink w:anchor="_heading=h.452snld">
        <w:r w:rsidDel="00000000" w:rsidR="00000000" w:rsidRPr="00000000">
          <w:rPr>
            <w:sz w:val="24"/>
            <w:szCs w:val="24"/>
            <w:rtl w:val="0"/>
          </w:rPr>
          <w:t xml:space="preserve">2017b)</w:t>
        </w:r>
      </w:hyperlink>
      <w:r w:rsidDel="00000000" w:rsidR="00000000" w:rsidRPr="00000000">
        <w:rPr>
          <w:sz w:val="24"/>
          <w:szCs w:val="24"/>
          <w:rtl w:val="0"/>
        </w:rPr>
        <w:t xml:space="preserve"> and </w:t>
      </w:r>
      <w:r w:rsidDel="00000000" w:rsidR="00000000" w:rsidRPr="00000000">
        <w:rPr>
          <w:i w:val="1"/>
          <w:sz w:val="24"/>
          <w:szCs w:val="24"/>
          <w:rtl w:val="0"/>
        </w:rPr>
        <w:t xml:space="preserve">Breaking Point: The Cost of Charter Schools for Public</w:t>
      </w:r>
    </w:p>
    <w:p w:rsidR="00000000" w:rsidDel="00000000" w:rsidP="00000000" w:rsidRDefault="00000000" w:rsidRPr="00000000" w14:paraId="000004B9">
      <w:pPr>
        <w:spacing w:before="126" w:lineRule="auto"/>
        <w:ind w:left="815" w:right="0" w:firstLine="0"/>
        <w:jc w:val="left"/>
        <w:rPr>
          <w:sz w:val="24"/>
          <w:szCs w:val="24"/>
        </w:rPr>
      </w:pPr>
      <w:r w:rsidDel="00000000" w:rsidR="00000000" w:rsidRPr="00000000">
        <w:rPr>
          <w:rFonts w:ascii="Alegreya Sans" w:cs="Alegreya Sans" w:eastAsia="Alegreya Sans" w:hAnsi="Alegreya Sans"/>
          <w:sz w:val="16"/>
          <w:szCs w:val="16"/>
          <w:rtl w:val="0"/>
        </w:rPr>
        <w:t xml:space="preserve">22  </w:t>
      </w:r>
      <w:r w:rsidDel="00000000" w:rsidR="00000000" w:rsidRPr="00000000">
        <w:rPr>
          <w:i w:val="1"/>
          <w:sz w:val="24"/>
          <w:szCs w:val="24"/>
          <w:rtl w:val="0"/>
        </w:rPr>
        <w:t xml:space="preserve">School Districts </w:t>
      </w:r>
      <w:r w:rsidDel="00000000" w:rsidR="00000000" w:rsidRPr="00000000">
        <w:rPr>
          <w:sz w:val="24"/>
          <w:szCs w:val="24"/>
          <w:rtl w:val="0"/>
        </w:rPr>
        <w:t xml:space="preserve">(Lafer, </w:t>
      </w:r>
      <w:hyperlink w:anchor="_heading=h.2k82xt6">
        <w:r w:rsidDel="00000000" w:rsidR="00000000" w:rsidRPr="00000000">
          <w:rPr>
            <w:sz w:val="24"/>
            <w:szCs w:val="24"/>
            <w:rtl w:val="0"/>
          </w:rPr>
          <w:t xml:space="preserve">2018).</w:t>
        </w:r>
      </w:hyperlink>
      <w:r w:rsidDel="00000000" w:rsidR="00000000" w:rsidRPr="00000000">
        <w:rPr>
          <w:sz w:val="24"/>
          <w:szCs w:val="24"/>
          <w:rtl w:val="0"/>
        </w:rPr>
        <w:t xml:space="preserve"> Carol Burris, Executive Director of the Network for Public</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and several co-authors have produced three reports on money and charter</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Burris and Pfleger </w:t>
      </w:r>
      <w:hyperlink w:anchor="_heading=h.2tq9fhf">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Burris and Bryant </w:t>
      </w:r>
      <w:hyperlink w:anchor="_heading=h.3fg1ce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Burris and Cimarusti</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81"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hyperlink w:anchor="_heading=h.1ulbml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National Education Policy Center, a research center based at the University of</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Colorado, Boulder, with over 150 scholars and academics from institutions across the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 whose goal is “to produce and disseminate high-quality, peer-reviewed research to</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inform education policy discussions” (“National Education Policy Center,” </w:t>
      </w:r>
      <w:hyperlink w:anchor="_heading=h.is565v">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 has</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produced hundreds of reviews of research, policy and legislative briefs, some of which</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annual surveys of charter schools. The series on profiles of EMOs have been produced</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annually for fifteen years; the series on virtual charter schools, for ten years.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70"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Bruce Baker’s contributions to the NEPC are especially noteworthy. He is an author</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co-author of 28 reviews of reports, studies, or articles on school finance, in addition to</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six policy, legislative, or research briefs. Baker co-wrote with Gary Miron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 Business of</w:t>
      </w:r>
    </w:p>
    <w:p w:rsidR="00000000" w:rsidDel="00000000" w:rsidP="00000000" w:rsidRDefault="00000000" w:rsidRPr="00000000" w14:paraId="000004C6">
      <w:pPr>
        <w:spacing w:before="126" w:lineRule="auto"/>
        <w:ind w:left="130"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10  </w:t>
      </w:r>
      <w:r w:rsidDel="00000000" w:rsidR="00000000" w:rsidRPr="00000000">
        <w:rPr>
          <w:i w:val="1"/>
          <w:sz w:val="24"/>
          <w:szCs w:val="24"/>
          <w:rtl w:val="0"/>
        </w:rPr>
        <w:t xml:space="preserve">Charter Schooling: Understanding the Policies That Charter Operators Use for Financial Benefit.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 Baker &amp; 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which introduces many of the tools and techniques for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evaluating how charter schools operate for profit. It will serve as a key resource for this</w:t>
      </w:r>
    </w:p>
    <w:p w:rsidR="00000000" w:rsidDel="00000000" w:rsidP="00000000" w:rsidRDefault="00000000" w:rsidRPr="00000000" w14:paraId="000004C9">
      <w:pPr>
        <w:spacing w:before="125" w:lineRule="auto"/>
        <w:ind w:left="149" w:right="0" w:firstLine="0"/>
        <w:jc w:val="left"/>
        <w:rPr>
          <w:sz w:val="24"/>
          <w:szCs w:val="24"/>
        </w:rPr>
      </w:pPr>
      <w:r w:rsidDel="00000000" w:rsidR="00000000" w:rsidRPr="00000000">
        <w:rPr>
          <w:rFonts w:ascii="Alegreya Sans" w:cs="Alegreya Sans" w:eastAsia="Alegreya Sans" w:hAnsi="Alegreya Sans"/>
          <w:sz w:val="16"/>
          <w:szCs w:val="16"/>
          <w:rtl w:val="0"/>
        </w:rPr>
        <w:t xml:space="preserve">13  </w:t>
      </w:r>
      <w:r w:rsidDel="00000000" w:rsidR="00000000" w:rsidRPr="00000000">
        <w:rPr>
          <w:sz w:val="24"/>
          <w:szCs w:val="24"/>
          <w:rtl w:val="0"/>
        </w:rPr>
        <w:t xml:space="preserve">dissertation.</w:t>
      </w:r>
    </w:p>
    <w:p w:rsidR="00000000" w:rsidDel="00000000" w:rsidP="00000000" w:rsidRDefault="00000000" w:rsidRPr="00000000" w14:paraId="000004CA">
      <w:pPr>
        <w:tabs>
          <w:tab w:val="left" w:pos="828"/>
        </w:tabs>
        <w:spacing w:before="170" w:lineRule="auto"/>
        <w:ind w:left="138"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14</w:t>
        <w:tab/>
      </w:r>
      <w:r w:rsidDel="00000000" w:rsidR="00000000" w:rsidRPr="00000000">
        <w:rPr>
          <w:sz w:val="24"/>
          <w:szCs w:val="24"/>
          <w:rtl w:val="0"/>
        </w:rPr>
        <w:t xml:space="preserve">Lafer </w:t>
      </w:r>
      <w:hyperlink w:anchor="_heading=h.452snld">
        <w:r w:rsidDel="00000000" w:rsidR="00000000" w:rsidRPr="00000000">
          <w:rPr>
            <w:sz w:val="24"/>
            <w:szCs w:val="24"/>
            <w:rtl w:val="0"/>
          </w:rPr>
          <w:t xml:space="preserve">(2017b)’s</w:t>
        </w:r>
      </w:hyperlink>
      <w:r w:rsidDel="00000000" w:rsidR="00000000" w:rsidRPr="00000000">
        <w:rPr>
          <w:sz w:val="24"/>
          <w:szCs w:val="24"/>
          <w:rtl w:val="0"/>
        </w:rPr>
        <w:t xml:space="preserve"> report, </w:t>
      </w:r>
      <w:r w:rsidDel="00000000" w:rsidR="00000000" w:rsidRPr="00000000">
        <w:rPr>
          <w:i w:val="1"/>
          <w:sz w:val="24"/>
          <w:szCs w:val="24"/>
          <w:rtl w:val="0"/>
        </w:rPr>
        <w:t xml:space="preserve">Spending Blind: The Failure of Policy Planning in California Charter</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School Funding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particularly scathing. He says, “Any time there is a low bar of entry for</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firms seeking to access government funds, one can expect to find corruption, and the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industry is no exception.” (p.18) But even absent corruption, there is ample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opportunity to make lots of money. Lafer documents $2.5B of Californian taxpayer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spent over fifteen years on charter school facilities, in many cases where there is</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 documented educational need and where the charter school is of lower quality that</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nearby public schools. Lafer says, “It’s as if legislators turned on a faucet of money and</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then just walked away.” (p.12) It is saddening that in the four years since Lafer’s report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came out, nothing has fundamentally changed.</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6">
      <w:pPr>
        <w:spacing w:before="74" w:lineRule="auto"/>
        <w:ind w:left="120" w:right="0" w:firstLine="0"/>
        <w:jc w:val="left"/>
        <w:rPr>
          <w:sz w:val="24"/>
          <w:szCs w:val="24"/>
        </w:rPr>
        <w:sectPr>
          <w:footerReference r:id="rId82" w:type="default"/>
          <w:type w:val="nextPage"/>
          <w:pgSz w:h="15840" w:w="12240" w:orient="portrait"/>
          <w:pgMar w:bottom="1740" w:top="1720" w:left="1000" w:right="1300" w:header="0" w:footer="1554"/>
        </w:sectPr>
      </w:pPr>
      <w:bookmarkStart w:colFirst="0" w:colLast="0" w:name="_heading=h.1x0gk37" w:id="75"/>
      <w:bookmarkEnd w:id="75"/>
      <w:r w:rsidDel="00000000" w:rsidR="00000000" w:rsidRPr="00000000">
        <w:rPr>
          <w:rFonts w:ascii="Alegreya Sans" w:cs="Alegreya Sans" w:eastAsia="Alegreya Sans" w:hAnsi="Alegreya Sans"/>
          <w:sz w:val="16"/>
          <w:szCs w:val="16"/>
          <w:rtl w:val="0"/>
        </w:rPr>
        <w:t xml:space="preserve">24 </w:t>
      </w:r>
      <w:bookmarkStart w:colFirst="0" w:colLast="0" w:name="bookmark=id.3hv69ve" w:id="74"/>
      <w:bookmarkEnd w:id="74"/>
      <w:r w:rsidDel="00000000" w:rsidR="00000000" w:rsidRPr="00000000">
        <w:rPr>
          <w:sz w:val="24"/>
          <w:szCs w:val="24"/>
          <w:rtl w:val="0"/>
        </w:rPr>
        <w:t xml:space="preserve">Rocketship</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is well-known in the charter school world. It even has been the subject of</w:t>
      </w:r>
    </w:p>
    <w:p w:rsidR="00000000" w:rsidDel="00000000" w:rsidP="00000000" w:rsidRDefault="00000000" w:rsidRPr="00000000" w14:paraId="000004D8">
      <w:pPr>
        <w:spacing w:before="126"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  </w:t>
      </w:r>
      <w:r w:rsidDel="00000000" w:rsidR="00000000" w:rsidRPr="00000000">
        <w:rPr>
          <w:sz w:val="24"/>
          <w:szCs w:val="24"/>
          <w:rtl w:val="0"/>
        </w:rPr>
        <w:t xml:space="preserve">a “biography”, </w:t>
      </w:r>
      <w:r w:rsidDel="00000000" w:rsidR="00000000" w:rsidRPr="00000000">
        <w:rPr>
          <w:i w:val="1"/>
          <w:sz w:val="24"/>
          <w:szCs w:val="24"/>
          <w:rtl w:val="0"/>
        </w:rPr>
        <w:t xml:space="preserve">On the Rocketship </w:t>
      </w:r>
      <w:r w:rsidDel="00000000" w:rsidR="00000000" w:rsidRPr="00000000">
        <w:rPr>
          <w:sz w:val="24"/>
          <w:szCs w:val="24"/>
          <w:rtl w:val="0"/>
        </w:rPr>
        <w:t xml:space="preserve">(Whitmire, </w:t>
      </w:r>
      <w:hyperlink w:anchor="_heading=h.43v86uo">
        <w:r w:rsidDel="00000000" w:rsidR="00000000" w:rsidRPr="00000000">
          <w:rPr>
            <w:sz w:val="24"/>
            <w:szCs w:val="24"/>
            <w:rtl w:val="0"/>
          </w:rPr>
          <w:t xml:space="preserve">2014).</w:t>
        </w:r>
      </w:hyperlink>
      <w:hyperlink w:anchor="_heading=h.1baon6m">
        <w:r w:rsidDel="00000000" w:rsidR="00000000" w:rsidRPr="00000000">
          <w:rPr>
            <w:sz w:val="26.666666666666668"/>
            <w:szCs w:val="26.666666666666668"/>
            <w:vertAlign w:val="superscript"/>
            <w:rtl w:val="0"/>
          </w:rPr>
          <w:t xml:space="preserve">13</w:t>
        </w:r>
      </w:hyperlink>
      <w:r w:rsidDel="00000000" w:rsidR="00000000" w:rsidRPr="00000000">
        <w:rPr>
          <w:sz w:val="26.666666666666668"/>
          <w:szCs w:val="26.666666666666668"/>
          <w:vertAlign w:val="superscript"/>
          <w:rtl w:val="0"/>
        </w:rPr>
        <w:t xml:space="preserve"> </w:t>
      </w:r>
      <w:r w:rsidDel="00000000" w:rsidR="00000000" w:rsidRPr="00000000">
        <w:rPr>
          <w:sz w:val="24"/>
          <w:szCs w:val="24"/>
          <w:rtl w:val="0"/>
        </w:rPr>
        <w:t xml:space="preserve">Rocketship’s leaders and supporters</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routinely describe it as “high performing”, “deserving of huge credit”, “dynamic”, and</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“nationally lauded”. Rocketship schools, it is claimed, outperform some of the best public</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in the country. Rocketship “believe[s] that every student deserves the right to</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dream, to discover, and to develop their own unique talent”. Rocketship, charter school</w:t>
      </w:r>
    </w:p>
    <w:sdt>
      <w:sdtPr>
        <w:tag w:val="goog_rdk_240"/>
      </w:sdtPr>
      <w:sdtContent>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advocates, and privatizers excel at choosing names and tag</w:t>
          </w:r>
          <w:sdt>
            <w:sdtPr>
              <w:tag w:val="goog_rdk_235"/>
            </w:sdtPr>
            <w:sdtContent>
              <w:del w:author="Roxana Marachi" w:id="81" w:date="2022-08-05T18:09:36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lines that are </w:t>
          </w:r>
          <w:sdt>
            <w:sdtPr>
              <w:tag w:val="goog_rdk_236"/>
            </w:sdtPr>
            <w:sdtContent>
              <w:ins w:author="Roxana Marachi" w:id="82" w:date="2022-08-05T19:43:5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intended to be co</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mpelling to viewers, and thus difficult </w:t>
                </w:r>
              </w:ins>
            </w:sdtContent>
          </w:sdt>
          <w:sdt>
            <w:sdtPr>
              <w:tag w:val="goog_rdk_237"/>
            </w:sdtPr>
            <w:sdtContent>
              <w:del w:author="Roxana Marachi" w:id="82" w:date="2022-08-05T19:43:54Z"/>
              <w:sdt>
                <w:sdtPr>
                  <w:tag w:val="goog_rdk_238"/>
                </w:sdtPr>
                <w:sdtContent>
                  <w:del w:author="Roxana Marachi" w:id="82" w:date="2022-08-05T19:43:54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delText xml:space="preserve">impossible </w:delText>
                    </w:r>
                  </w:del>
                </w:sdtContent>
              </w:sdt>
              <w:del w:author="Roxana Marachi" w:id="82" w:date="2022-08-05T19:43:54Z"/>
            </w:sdtContent>
          </w:sdt>
          <w:sdt>
            <w:sdtPr>
              <w:tag w:val="goog_rdk_23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t xml:space="preserve">to</w:t>
              </w:r>
            </w:sdtContent>
          </w:sdt>
        </w:p>
      </w:sdtContent>
    </w:sdt>
    <w:sdt>
      <w:sdtPr>
        <w:tag w:val="goog_rdk_246"/>
      </w:sdtPr>
      <w:sdtContent>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41"/>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83" w:date="2022-08-05T18:09:48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8  </w:t>
              </w:r>
            </w:sdtContent>
          </w:sdt>
          <w:sdt>
            <w:sdtPr>
              <w:tag w:val="goog_rdk_242"/>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t xml:space="preserve">argue against.</w:t>
              </w:r>
            </w:sdtContent>
          </w:sdt>
          <w:sdt>
            <w:sdtPr>
              <w:tag w:val="goog_rdk_243"/>
            </w:sdtPr>
            <w:sdtContent>
              <w:ins w:author="Roxana Marachi" w:id="84" w:date="2022-08-05T19:44:53Z"/>
              <w:sdt>
                <w:sdtPr>
                  <w:tag w:val="goog_rdk_244"/>
                </w:sdtPr>
                <w:sdtContent>
                  <w:ins w:author="Roxana Marachi" w:id="84" w:date="2022-08-05T19:44:53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83" w:date="2022-08-05T18:09:48Z">
                          <w:rPr>
                            <w:rFonts w:ascii="Alegreya" w:cs="Alegreya" w:eastAsia="Alegreya" w:hAnsi="Alegreya"/>
                            <w:b w:val="0"/>
                            <w:i w:val="0"/>
                            <w:smallCaps w:val="0"/>
                            <w:strike w:val="0"/>
                            <w:color w:val="000000"/>
                            <w:sz w:val="24"/>
                            <w:szCs w:val="24"/>
                            <w:u w:val="none"/>
                            <w:shd w:fill="auto" w:val="clear"/>
                            <w:vertAlign w:val="baseline"/>
                          </w:rPr>
                        </w:rPrChange>
                      </w:rPr>
                      <w:t xml:space="preserve"> </w:t>
                    </w:r>
                  </w:ins>
                </w:sdtContent>
              </w:sdt>
              <w:ins w:author="Roxana Marachi" w:id="84" w:date="2022-08-05T19:44:53Z"/>
            </w:sdtContent>
          </w:sdt>
          <w:sdt>
            <w:sdtPr>
              <w:tag w:val="goog_rdk_245"/>
            </w:sdtPr>
            <w:sdtContent>
              <w:r w:rsidDel="00000000" w:rsidR="00000000" w:rsidRPr="00000000">
                <w:rPr>
                  <w:rtl w:val="0"/>
                </w:rPr>
              </w:r>
            </w:sdtContent>
          </w:sdt>
        </w:p>
      </w:sdtContent>
    </w:sdt>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8"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is one of the largest non-profit charter school chains in the United States.</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operate 21 schools in the United States; thirteen in California, three in each in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Nashville, TN and Washington, D.C., and two in Milwaukee, WI. In Santa Clara County,</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 they have eight TK-5 elementary schools authorized by the county that served 4,254</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students in the 2019–20 school year plus 1,240 students in two district authorized</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for a total of 5,494 students.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spacing w:before="245" w:lineRule="auto"/>
        <w:ind w:left="839" w:right="0" w:firstLine="0"/>
        <w:jc w:val="left"/>
        <w:rPr>
          <w:i w:val="1"/>
          <w:sz w:val="24"/>
          <w:szCs w:val="24"/>
        </w:rPr>
      </w:pPr>
      <w:bookmarkStart w:colFirst="0" w:colLast="0" w:name="_heading=h.2w5ecyt" w:id="77"/>
      <w:bookmarkEnd w:id="77"/>
      <w:r w:rsidDel="00000000" w:rsidR="00000000" w:rsidRPr="00000000">
        <w:rPr>
          <w:rFonts w:ascii="Alegreya Sans" w:cs="Alegreya Sans" w:eastAsia="Alegreya Sans" w:hAnsi="Alegreya Sans"/>
          <w:sz w:val="16"/>
          <w:szCs w:val="16"/>
          <w:rtl w:val="0"/>
        </w:rPr>
        <w:t xml:space="preserve">15 </w:t>
      </w:r>
      <w:bookmarkStart w:colFirst="0" w:colLast="0" w:name="bookmark=id.4h042r0" w:id="76"/>
      <w:bookmarkEnd w:id="76"/>
      <w:r w:rsidDel="00000000" w:rsidR="00000000" w:rsidRPr="00000000">
        <w:rPr>
          <w:i w:val="1"/>
          <w:sz w:val="24"/>
          <w:szCs w:val="24"/>
          <w:rtl w:val="0"/>
        </w:rPr>
        <w:t xml:space="preserve">Founders and Supporters</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was founded by John Danner in February 2006. Danner, Don Shalvey,</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Jennifer Andaluz, and Eric Resnick are listed as the initial members of Rocketship</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Education’s board of directors. Danner had significant teaching experience (Nashville,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TN public schools) prior to Rocketship, as did Shalvey (Aspire Public Schools) and</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Andaluz (Downtown College Prep). Resnick, the fourth member of the founding group</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 a hedge fund manager who had a “a deep understanding of financial management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real estate transactions” (Danner, </w:t>
      </w:r>
      <w:hyperlink w:anchor="_heading=h.3c9z6h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13). The inclusion of Resnick, an expert in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real estate transactions, at the very beginning of Rocketship, is interesting because one of</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114300</wp:posOffset>
                </wp:positionV>
                <wp:extent cx="1270" cy="12700"/>
                <wp:effectExtent b="0" l="0" r="0" t="0"/>
                <wp:wrapTopAndBottom distB="0" distT="0"/>
                <wp:docPr id="24" name=""/>
                <a:graphic>
                  <a:graphicData uri="http://schemas.microsoft.com/office/word/2010/wordprocessingShape">
                    <wps:wsp>
                      <wps:cNvSpPr/>
                      <wps:cNvPr id="14" name="Shape 1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114300</wp:posOffset>
                </wp:positionV>
                <wp:extent cx="1270" cy="12700"/>
                <wp:effectExtent b="0" l="0" r="0" t="0"/>
                <wp:wrapTopAndBottom distB="0" distT="0"/>
                <wp:docPr id="24" name="image14.png"/>
                <a:graphic>
                  <a:graphicData uri="http://schemas.openxmlformats.org/drawingml/2006/picture">
                    <pic:pic>
                      <pic:nvPicPr>
                        <pic:cNvPr id="0" name="image14.png"/>
                        <pic:cNvPicPr preferRelativeResize="0"/>
                      </pic:nvPicPr>
                      <pic:blipFill>
                        <a:blip r:embed="rId8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4F1">
      <w:pPr>
        <w:spacing w:before="156" w:line="194" w:lineRule="auto"/>
        <w:ind w:left="1160" w:right="222" w:firstLine="314.00000000000006"/>
        <w:jc w:val="left"/>
        <w:rPr>
          <w:sz w:val="20"/>
          <w:szCs w:val="20"/>
        </w:rPr>
        <w:sectPr>
          <w:footerReference r:id="rId84" w:type="default"/>
          <w:type w:val="nextPage"/>
          <w:pgSz w:h="15840" w:w="12240" w:orient="portrait"/>
          <w:pgMar w:bottom="1640" w:top="1720" w:left="1000" w:right="1300" w:header="0" w:footer="1451"/>
        </w:sectPr>
      </w:pPr>
      <w:bookmarkStart w:colFirst="0" w:colLast="0" w:name="_heading=h.1baon6m" w:id="78"/>
      <w:bookmarkEnd w:id="78"/>
      <w:r w:rsidDel="00000000" w:rsidR="00000000" w:rsidRPr="00000000">
        <w:rPr>
          <w:sz w:val="23.333333333333336"/>
          <w:szCs w:val="23.333333333333336"/>
          <w:vertAlign w:val="superscript"/>
          <w:rtl w:val="0"/>
        </w:rPr>
        <w:t xml:space="preserve">13</w:t>
      </w:r>
      <w:r w:rsidDel="00000000" w:rsidR="00000000" w:rsidRPr="00000000">
        <w:rPr>
          <w:sz w:val="20"/>
          <w:szCs w:val="20"/>
          <w:rtl w:val="0"/>
        </w:rPr>
        <w:t xml:space="preserve">Just two other charter schools share this distinction: Geoffrey Canada’s Harlem Children’s Zone (Tough, </w:t>
      </w:r>
      <w:hyperlink w:anchor="_heading=h.1s66p4f">
        <w:r w:rsidDel="00000000" w:rsidR="00000000" w:rsidRPr="00000000">
          <w:rPr>
            <w:sz w:val="20"/>
            <w:szCs w:val="20"/>
            <w:rtl w:val="0"/>
          </w:rPr>
          <w:t xml:space="preserve">2009)</w:t>
        </w:r>
      </w:hyperlink>
      <w:r w:rsidDel="00000000" w:rsidR="00000000" w:rsidRPr="00000000">
        <w:rPr>
          <w:sz w:val="20"/>
          <w:szCs w:val="20"/>
          <w:rtl w:val="0"/>
        </w:rPr>
        <w:t xml:space="preserve"> and the KIPP schools (Mathews, </w:t>
      </w:r>
      <w:hyperlink w:anchor="_heading=h.3b2epr8">
        <w:r w:rsidDel="00000000" w:rsidR="00000000" w:rsidRPr="00000000">
          <w:rPr>
            <w:sz w:val="20"/>
            <w:szCs w:val="20"/>
            <w:rtl w:val="0"/>
          </w:rPr>
          <w:t xml:space="preserve">2009;</w:t>
        </w:r>
      </w:hyperlink>
      <w:r w:rsidDel="00000000" w:rsidR="00000000" w:rsidRPr="00000000">
        <w:rPr>
          <w:sz w:val="20"/>
          <w:szCs w:val="20"/>
          <w:rtl w:val="0"/>
        </w:rPr>
        <w:t xml:space="preserve"> Horn, </w:t>
      </w:r>
      <w:hyperlink w:anchor="_heading=h.1fyl9w3">
        <w:r w:rsidDel="00000000" w:rsidR="00000000" w:rsidRPr="00000000">
          <w:rPr>
            <w:sz w:val="20"/>
            <w:szCs w:val="20"/>
            <w:rtl w:val="0"/>
          </w:rPr>
          <w:t xml:space="preserve">2016)</w:t>
        </w:r>
      </w:hyperlink>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preferred ways for charter school investors and founders to generate profits is via real</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estate deals. John Danner eventually left Rocketship in 2013 to found Zeal, an online math</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tutoring tool, and was replaced by Preston Smith who became CEO. Smith became the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first principal of the Rocketship’s first school, Mateo Sheedy, and was subsequently listed</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a Rocketship co-founder in the charter petition for Rocketship’s second school.</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0"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Matt Hammer, Executive Director of PACT (People Acting in Community Together),</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brought Danner and Smith together, and has relentlessly promoted charter schools</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through his advocacy non-profit, Innovate Public Schools.</w:t>
      </w:r>
      <w:hyperlink w:anchor="_heading=h.pkwqa1">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14</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Hastings proselytized</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to the larger charter school community and when he promised Rocketship</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$250K for each of the first eight Rocketship schools they opened, his donation caught the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attention of philanthropic venture funds (Whitmire, </w:t>
      </w:r>
      <w:hyperlink w:anchor="_heading=h.43v86u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50).</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F">
      <w:pPr>
        <w:spacing w:before="73" w:lineRule="auto"/>
        <w:ind w:left="142" w:right="0" w:firstLine="0"/>
        <w:jc w:val="left"/>
        <w:rPr>
          <w:i w:val="1"/>
          <w:sz w:val="24"/>
          <w:szCs w:val="24"/>
        </w:rPr>
      </w:pPr>
      <w:bookmarkStart w:colFirst="0" w:colLast="0" w:name="_heading=h.2afmg28" w:id="80"/>
      <w:bookmarkEnd w:id="80"/>
      <w:r w:rsidDel="00000000" w:rsidR="00000000" w:rsidRPr="00000000">
        <w:rPr>
          <w:rFonts w:ascii="Alegreya Sans" w:cs="Alegreya Sans" w:eastAsia="Alegreya Sans" w:hAnsi="Alegreya Sans"/>
          <w:sz w:val="16"/>
          <w:szCs w:val="16"/>
          <w:rtl w:val="0"/>
        </w:rPr>
        <w:t xml:space="preserve">12 </w:t>
      </w:r>
      <w:bookmarkStart w:colFirst="0" w:colLast="0" w:name="bookmark=id.3vac5uf" w:id="79"/>
      <w:bookmarkEnd w:id="79"/>
      <w:r w:rsidDel="00000000" w:rsidR="00000000" w:rsidRPr="00000000">
        <w:rPr>
          <w:i w:val="1"/>
          <w:sz w:val="24"/>
          <w:szCs w:val="24"/>
          <w:rtl w:val="0"/>
        </w:rPr>
        <w:t xml:space="preserve">Rocketship History</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Rocketship school, Mateo Sheedy, opened in Santa Clara County in 2007.</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Rocketship’s initial petition to the San José Unified School District was denied, so they</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appealed to the Santa Clara County Board of Education, which granted their petition.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Over the years, Rocketship opened ten schools in Santa Clara County. Of those ten, only</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two were authorized by a public school district. The remainder were either countywide</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charters or charter schools whose petitions were denied by the local public school</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 but subsequently approved by the Santa Clara County Board of Education.</w:t>
      </w:r>
    </w:p>
    <w:p w:rsidR="00000000" w:rsidDel="00000000" w:rsidP="00000000" w:rsidRDefault="00000000" w:rsidRPr="00000000" w14:paraId="00000508">
      <w:pPr>
        <w:spacing w:before="126"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Table </w:t>
      </w:r>
      <w:hyperlink w:anchor="_heading=h.39kk8xu">
        <w:r w:rsidDel="00000000" w:rsidR="00000000" w:rsidRPr="00000000">
          <w:rPr>
            <w:sz w:val="24"/>
            <w:szCs w:val="24"/>
            <w:rtl w:val="0"/>
          </w:rPr>
          <w:t xml:space="preserve">2.2,</w:t>
        </w:r>
      </w:hyperlink>
      <w:r w:rsidDel="00000000" w:rsidR="00000000" w:rsidRPr="00000000">
        <w:rPr>
          <w:sz w:val="24"/>
          <w:szCs w:val="24"/>
          <w:rtl w:val="0"/>
        </w:rPr>
        <w:t xml:space="preserve"> </w:t>
      </w:r>
      <w:hyperlink w:anchor="_heading=h.39kk8xu">
        <w:r w:rsidDel="00000000" w:rsidR="00000000" w:rsidRPr="00000000">
          <w:rPr>
            <w:i w:val="1"/>
            <w:sz w:val="24"/>
            <w:szCs w:val="24"/>
            <w:rtl w:val="0"/>
          </w:rPr>
          <w:t xml:space="preserve">Rocketship Schools in Santa Clara County, California</w:t>
        </w:r>
      </w:hyperlink>
      <w:r w:rsidDel="00000000" w:rsidR="00000000" w:rsidRPr="00000000">
        <w:rPr>
          <w:sz w:val="24"/>
          <w:szCs w:val="24"/>
          <w:rtl w:val="0"/>
        </w:rPr>
        <w:t xml:space="preserve">, lists the eleven Rocketship</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that were approved and the ten that opened. Note that only two were approved by</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school district in which there were expected to locate. This lopsided result suggests</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current charter school laws are tilted in favor of charter schools.</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103" name=""/>
                <a:graphic>
                  <a:graphicData uri="http://schemas.microsoft.com/office/word/2010/wordprocessingShape">
                    <wps:wsp>
                      <wps:cNvSpPr/>
                      <wps:cNvPr id="95" name="Shape 95"/>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270" cy="12700"/>
                <wp:effectExtent b="0" l="0" r="0" t="0"/>
                <wp:wrapTopAndBottom distB="0" distT="0"/>
                <wp:docPr id="103" name="image94.png"/>
                <a:graphic>
                  <a:graphicData uri="http://schemas.openxmlformats.org/drawingml/2006/picture">
                    <pic:pic>
                      <pic:nvPicPr>
                        <pic:cNvPr id="0" name="image94.png"/>
                        <pic:cNvPicPr preferRelativeResize="0"/>
                      </pic:nvPicPr>
                      <pic:blipFill>
                        <a:blip r:embed="rId8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50D">
      <w:pPr>
        <w:spacing w:before="113" w:lineRule="auto"/>
        <w:ind w:left="778" w:right="0" w:firstLine="0"/>
        <w:jc w:val="left"/>
        <w:rPr>
          <w:rFonts w:ascii="Fira Mono" w:cs="Fira Mono" w:eastAsia="Fira Mono" w:hAnsi="Fira Mono"/>
          <w:sz w:val="17"/>
          <w:szCs w:val="17"/>
        </w:rPr>
        <w:sectPr>
          <w:footerReference r:id="rId86" w:type="default"/>
          <w:type w:val="nextPage"/>
          <w:pgSz w:h="15840" w:w="12240" w:orient="portrait"/>
          <w:pgMar w:bottom="1660" w:top="1720" w:left="1000" w:right="1300" w:header="0" w:footer="1475"/>
        </w:sectPr>
      </w:pPr>
      <w:bookmarkStart w:colFirst="0" w:colLast="0" w:name="_heading=h.pkwqa1" w:id="81"/>
      <w:bookmarkEnd w:id="81"/>
      <w:r w:rsidDel="00000000" w:rsidR="00000000" w:rsidRPr="00000000">
        <w:rPr>
          <w:sz w:val="23.333333333333336"/>
          <w:szCs w:val="23.333333333333336"/>
          <w:vertAlign w:val="superscript"/>
          <w:rtl w:val="0"/>
        </w:rPr>
        <w:t xml:space="preserve">14</w:t>
      </w:r>
      <w:hyperlink r:id="rId87">
        <w:r w:rsidDel="00000000" w:rsidR="00000000" w:rsidRPr="00000000">
          <w:rPr>
            <w:rFonts w:ascii="Fira Mono" w:cs="Fira Mono" w:eastAsia="Fira Mono" w:hAnsi="Fira Mono"/>
            <w:sz w:val="17"/>
            <w:szCs w:val="17"/>
            <w:rtl w:val="0"/>
          </w:rPr>
          <w:t xml:space="preserve">https://innovateschools.org/</w:t>
        </w:r>
      </w:hyperlink>
      <w:r w:rsidDel="00000000" w:rsidR="00000000" w:rsidRPr="00000000">
        <w:rPr>
          <w:rtl w:val="0"/>
        </w:rPr>
      </w:r>
    </w:p>
    <w:p w:rsidR="00000000" w:rsidDel="00000000" w:rsidP="00000000" w:rsidRDefault="00000000" w:rsidRPr="00000000" w14:paraId="0000050E">
      <w:pPr>
        <w:spacing w:before="63" w:line="269" w:lineRule="auto"/>
        <w:ind w:left="1160" w:right="0" w:firstLine="0"/>
        <w:jc w:val="left"/>
        <w:rPr>
          <w:b w:val="1"/>
          <w:sz w:val="20"/>
          <w:szCs w:val="20"/>
        </w:rPr>
      </w:pPr>
      <w:bookmarkStart w:colFirst="0" w:colLast="0" w:name="_heading=h.39kk8xu" w:id="82"/>
      <w:bookmarkEnd w:id="82"/>
      <w:r w:rsidDel="00000000" w:rsidR="00000000" w:rsidRPr="00000000">
        <w:rPr>
          <w:b w:val="1"/>
          <w:sz w:val="20"/>
          <w:szCs w:val="20"/>
          <w:rtl w:val="0"/>
        </w:rPr>
        <w:t xml:space="preserve">Table 2.2</w:t>
      </w:r>
    </w:p>
    <w:p w:rsidR="00000000" w:rsidDel="00000000" w:rsidP="00000000" w:rsidRDefault="00000000" w:rsidRPr="00000000" w14:paraId="0000050F">
      <w:pPr>
        <w:spacing w:before="0" w:line="328" w:lineRule="auto"/>
        <w:ind w:left="1160" w:right="0" w:firstLine="0"/>
        <w:jc w:val="left"/>
        <w:rPr>
          <w:i w:val="1"/>
          <w:sz w:val="24"/>
          <w:szCs w:val="24"/>
        </w:rPr>
      </w:pPr>
      <w:r w:rsidDel="00000000" w:rsidR="00000000" w:rsidRPr="00000000">
        <w:rPr>
          <w:i w:val="1"/>
          <w:sz w:val="24"/>
          <w:szCs w:val="24"/>
          <w:rtl w:val="0"/>
        </w:rPr>
        <w:t xml:space="preserve">Rocketship Schools in Santa Clara County, California</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3"/>
        <w:tblW w:w="7898.999999999998" w:type="dxa"/>
        <w:jc w:val="left"/>
        <w:tblInd w:w="11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612"/>
        <w:gridCol w:w="1551"/>
        <w:gridCol w:w="937"/>
        <w:gridCol w:w="1127"/>
        <w:gridCol w:w="2672"/>
        <w:tblGridChange w:id="0">
          <w:tblGrid>
            <w:gridCol w:w="1612"/>
            <w:gridCol w:w="1551"/>
            <w:gridCol w:w="937"/>
            <w:gridCol w:w="1127"/>
            <w:gridCol w:w="2672"/>
          </w:tblGrid>
        </w:tblGridChange>
      </w:tblGrid>
      <w:tr>
        <w:trPr>
          <w:cantSplit w:val="0"/>
          <w:trHeight w:val="377" w:hRule="atLeast"/>
          <w:tblHeader w:val="0"/>
        </w:trPr>
        <w:tc>
          <w:tcPr>
            <w:tcBorders>
              <w:top w:color="000000" w:space="0" w:sz="8" w:val="single"/>
              <w:bottom w:color="000000" w:space="0" w:sz="6" w:val="single"/>
            </w:tcBorders>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1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School</w:t>
            </w:r>
          </w:p>
        </w:tc>
        <w:tc>
          <w:tcPr>
            <w:tcBorders>
              <w:top w:color="000000" w:space="0" w:sz="8" w:val="single"/>
              <w:bottom w:color="000000" w:space="0" w:sz="6" w:val="single"/>
            </w:tcBorders>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47" w:right="546" w:firstLine="0"/>
              <w:jc w:val="center"/>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Type</w:t>
            </w:r>
          </w:p>
        </w:tc>
        <w:tc>
          <w:tcPr>
            <w:tcBorders>
              <w:top w:color="000000" w:space="0" w:sz="8" w:val="single"/>
              <w:bottom w:color="000000" w:space="0" w:sz="6" w:val="single"/>
            </w:tcBorders>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Opened</w:t>
            </w:r>
          </w:p>
        </w:tc>
        <w:tc>
          <w:tcPr>
            <w:tcBorders>
              <w:top w:color="000000" w:space="0" w:sz="8" w:val="single"/>
              <w:bottom w:color="000000" w:space="0" w:sz="6" w:val="single"/>
            </w:tcBorders>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6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Renewed</w:t>
            </w:r>
          </w:p>
        </w:tc>
        <w:tc>
          <w:tcPr>
            <w:tcBorders>
              <w:top w:color="000000" w:space="0" w:sz="8" w:val="single"/>
              <w:bottom w:color="000000" w:space="0" w:sz="6" w:val="single"/>
            </w:tcBorders>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058" w:right="1056" w:firstLine="0"/>
              <w:jc w:val="center"/>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Notes</w:t>
            </w:r>
          </w:p>
        </w:tc>
      </w:tr>
      <w:tr>
        <w:trPr>
          <w:cantSplit w:val="0"/>
          <w:trHeight w:val="330" w:hRule="atLeast"/>
          <w:tblHeader w:val="0"/>
        </w:trPr>
        <w:tc>
          <w:tcPr>
            <w:tcBorders>
              <w:top w:color="000000" w:space="0" w:sz="6" w:val="single"/>
            </w:tcBorders>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Mateo Sheedy</w:t>
            </w:r>
          </w:p>
        </w:tc>
        <w:tc>
          <w:tcPr>
            <w:tcBorders>
              <w:top w:color="000000" w:space="0" w:sz="6" w:val="single"/>
            </w:tcBorders>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 appeal</w:t>
            </w:r>
          </w:p>
        </w:tc>
        <w:tc>
          <w:tcPr>
            <w:tcBorders>
              <w:top w:color="000000" w:space="0" w:sz="6" w:val="single"/>
            </w:tcBorders>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2007</w:t>
            </w:r>
          </w:p>
        </w:tc>
        <w:tc>
          <w:tcPr>
            <w:tcBorders>
              <w:top w:color="000000" w:space="0" w:sz="6" w:val="single"/>
            </w:tcBorders>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2009,2015</w:t>
            </w:r>
          </w:p>
        </w:tc>
        <w:tc>
          <w:tcPr>
            <w:tcBorders>
              <w:top w:color="000000" w:space="0" w:sz="6" w:val="single"/>
            </w:tcBorders>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Denied by SJUSD,</w:t>
            </w:r>
          </w:p>
        </w:tc>
      </w:tr>
      <w:tr>
        <w:trPr>
          <w:cantSplit w:val="0"/>
          <w:trHeight w:val="541" w:hRule="atLeast"/>
          <w:tblHeader w:val="0"/>
        </w:trPr>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302"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Sí Si Puede</w:t>
            </w:r>
          </w:p>
        </w:tc>
        <w:tc>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302"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 appeal</w:t>
            </w:r>
          </w:p>
        </w:tc>
        <w:tc>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302"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2009</w:t>
            </w:r>
          </w:p>
        </w:tc>
        <w:tc>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302"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2011, 2017</w:t>
            </w:r>
          </w:p>
        </w:tc>
        <w:tc>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SCCOE</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Denied by ARUSD,</w:t>
            </w:r>
          </w:p>
        </w:tc>
      </w:tr>
      <w:tr>
        <w:trPr>
          <w:cantSplit w:val="0"/>
          <w:trHeight w:val="528" w:hRule="atLeast"/>
          <w:tblHeader w:val="0"/>
        </w:trPr>
        <w:tc>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Los Sueños</w:t>
            </w:r>
          </w:p>
        </w:tc>
        <w:tc>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Countywide</w:t>
            </w:r>
          </w:p>
        </w:tc>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8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2010</w:t>
            </w:r>
          </w:p>
        </w:tc>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8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2015</w:t>
            </w:r>
          </w:p>
        </w:tc>
        <w:tc>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SCCOE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SCCOE countywide</w:t>
            </w:r>
          </w:p>
        </w:tc>
      </w:tr>
      <w:tr>
        <w:trPr>
          <w:cantSplit w:val="0"/>
          <w:trHeight w:val="270" w:hRule="atLeast"/>
          <w:tblHeader w:val="0"/>
        </w:trPr>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Discovery Prep</w:t>
            </w:r>
          </w:p>
        </w:tc>
        <w:tc>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Countywide</w:t>
            </w:r>
          </w:p>
        </w:tc>
        <w:tc>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2011</w:t>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2016</w:t>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SCCOE countywide charter</w:t>
            </w:r>
          </w:p>
        </w:tc>
      </w:tr>
      <w:tr>
        <w:trPr>
          <w:cantSplit w:val="0"/>
          <w:trHeight w:val="270" w:hRule="atLeast"/>
          <w:tblHeader w:val="0"/>
        </w:trPr>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Mosaic</w:t>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w:t>
            </w:r>
          </w:p>
        </w:tc>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2011</w:t>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2016</w:t>
            </w:r>
          </w:p>
        </w:tc>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ARUSD</w:t>
            </w:r>
          </w:p>
        </w:tc>
      </w:tr>
      <w:tr>
        <w:trPr>
          <w:cantSplit w:val="0"/>
          <w:trHeight w:val="270" w:hRule="atLeast"/>
          <w:tblHeader w:val="0"/>
        </w:trPr>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Brilliant Minds</w:t>
            </w:r>
          </w:p>
        </w:tc>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Countywide</w:t>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2012</w:t>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2017</w:t>
            </w:r>
          </w:p>
        </w:tc>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SCCOE countywide charter</w:t>
            </w:r>
          </w:p>
        </w:tc>
      </w:tr>
      <w:tr>
        <w:trPr>
          <w:cantSplit w:val="0"/>
          <w:trHeight w:val="270" w:hRule="atLeast"/>
          <w:tblHeader w:val="0"/>
        </w:trPr>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Alma Academy</w:t>
            </w:r>
          </w:p>
        </w:tc>
        <w:tc>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Countywide</w:t>
            </w:r>
          </w:p>
        </w:tc>
        <w:tc>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2012</w:t>
            </w:r>
          </w:p>
        </w:tc>
        <w:tc>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2017</w:t>
            </w:r>
          </w:p>
        </w:tc>
        <w:tc>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SCCOE countywide charter</w:t>
            </w:r>
          </w:p>
        </w:tc>
      </w:tr>
      <w:tr>
        <w:trPr>
          <w:cantSplit w:val="0"/>
          <w:trHeight w:val="270" w:hRule="atLeast"/>
          <w:tblHeader w:val="0"/>
        </w:trPr>
        <w:tc>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Spark Academy</w:t>
            </w:r>
          </w:p>
        </w:tc>
        <w:tc>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w:t>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2013</w:t>
            </w:r>
          </w:p>
        </w:tc>
        <w:tc>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2018</w:t>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FMSD</w:t>
            </w:r>
          </w:p>
        </w:tc>
      </w:tr>
      <w:tr>
        <w:trPr>
          <w:cantSplit w:val="0"/>
          <w:trHeight w:val="270" w:hRule="atLeast"/>
          <w:tblHeader w:val="0"/>
        </w:trPr>
        <w:tc>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Alum Rock</w:t>
            </w:r>
          </w:p>
        </w:tc>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 appeal</w:t>
            </w:r>
          </w:p>
        </w:tc>
        <w:tc>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Denied by ARUSD,</w:t>
            </w:r>
          </w:p>
        </w:tc>
      </w:tr>
      <w:tr>
        <w:trPr>
          <w:cantSplit w:val="0"/>
          <w:trHeight w:val="812" w:hRule="atLeast"/>
          <w:tblHeader w:val="0"/>
        </w:trPr>
        <w:tc>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Fuerza</w:t>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Countywide</w:t>
            </w:r>
          </w:p>
        </w:tc>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2014</w:t>
            </w:r>
          </w:p>
        </w:tc>
        <w:tc>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2018</w:t>
            </w:r>
          </w:p>
        </w:tc>
        <w:tc>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01" w:lineRule="auto"/>
              <w:ind w:left="120" w:right="702"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SCCOE, but withdrawn 2015</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SCCOE countywide charter</w:t>
            </w:r>
          </w:p>
        </w:tc>
      </w:tr>
      <w:tr>
        <w:trPr>
          <w:cantSplit w:val="0"/>
          <w:trHeight w:val="270"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Rising Stars</w:t>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District appeal</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2016</w:t>
            </w:r>
          </w:p>
        </w:tc>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2021</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Denied by FMSD,</w:t>
            </w:r>
          </w:p>
        </w:tc>
      </w:tr>
      <w:tr>
        <w:trPr>
          <w:cantSplit w:val="0"/>
          <w:trHeight w:val="330" w:hRule="atLeast"/>
          <w:tblHeader w:val="0"/>
        </w:trPr>
        <w:tc>
          <w:tcPr>
            <w:tcBorders>
              <w:bottom w:color="000000" w:space="0" w:sz="8" w:val="single"/>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approved by SCCOE</w:t>
            </w:r>
          </w:p>
        </w:tc>
      </w:tr>
    </w:tbl>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bookmarkStart w:colFirst="0" w:colLast="0" w:name="bookmark=id.1opuj5n" w:id="83"/>
      <w:bookmarkEnd w:id="8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Finances</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have a number of unique financial needs. They need startup funds,</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operating funds, and often funds to expand, funds that public schools do without.</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is no exception. The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operation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charter schools are funded by federal, state,</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local governments, but funding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expansion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may or may not be funded with tax dollars,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depending on the laws of a particular state. The difference between what’s funded at</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taxpayer expense and what’s not must somehow be funded with outside money. Startup</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is needed for facilities, desks and chairs, teacher and administrator salaries, legal</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fees, curriculum materials, etc., all of this before even one student registers. Startup</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cost vary widely. If the charter school chooses to use public school district</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under Proposition 39</w:t>
      </w:r>
      <w:hyperlink w:anchor="_heading=h.2nusc19">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their need for funds will be lower than if they choose to</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94" name=""/>
                <a:graphic>
                  <a:graphicData uri="http://schemas.microsoft.com/office/word/2010/wordprocessingShape">
                    <wps:wsp>
                      <wps:cNvSpPr/>
                      <wps:cNvPr id="86" name="Shape 8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94" name="image84.png"/>
                <a:graphic>
                  <a:graphicData uri="http://schemas.openxmlformats.org/drawingml/2006/picture">
                    <pic:pic>
                      <pic:nvPicPr>
                        <pic:cNvPr id="0" name="image84.png"/>
                        <pic:cNvPicPr preferRelativeResize="0"/>
                      </pic:nvPicPr>
                      <pic:blipFill>
                        <a:blip r:embed="rId8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568">
      <w:pPr>
        <w:spacing w:before="113" w:lineRule="auto"/>
        <w:ind w:left="1472" w:right="0" w:firstLine="0"/>
        <w:jc w:val="left"/>
        <w:rPr>
          <w:sz w:val="20"/>
          <w:szCs w:val="20"/>
        </w:rPr>
        <w:sectPr>
          <w:footerReference r:id="rId89" w:type="default"/>
          <w:type w:val="nextPage"/>
          <w:pgSz w:h="15840" w:w="12240" w:orient="portrait"/>
          <w:pgMar w:bottom="1640" w:top="1660" w:left="1000" w:right="1300" w:header="0" w:footer="1451"/>
        </w:sectPr>
      </w:pPr>
      <w:bookmarkStart w:colFirst="0" w:colLast="0" w:name="_heading=h.2nusc19" w:id="85"/>
      <w:bookmarkEnd w:id="85"/>
      <w:r w:rsidDel="00000000" w:rsidR="00000000" w:rsidRPr="00000000">
        <w:rPr>
          <w:sz w:val="23.333333333333336"/>
          <w:szCs w:val="23.333333333333336"/>
          <w:vertAlign w:val="superscript"/>
          <w:rtl w:val="0"/>
        </w:rPr>
        <w:t xml:space="preserve">15</w:t>
      </w:r>
      <w:r w:rsidDel="00000000" w:rsidR="00000000" w:rsidRPr="00000000">
        <w:rPr>
          <w:sz w:val="20"/>
          <w:szCs w:val="20"/>
          <w:rtl w:val="0"/>
        </w:rPr>
        <w:t xml:space="preserve">Proposition 39, passed by California voters in November 2000, contains a provision that requires</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lease or build their own facilities. Startup facilities costs might involve the purchase of</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land and the construction of school buildings, or might just involve lease payments. But</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state funding is tied to attendance, some startup funding is necessary. Thus the</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federal government provides grants, administered by the states, for this purpose.</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4"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has indicated from the beginning its intent to expand. In 2009,</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announced plans to open six new schools (Cook, </w:t>
      </w:r>
      <w:hyperlink w:anchor="_heading=h.3xzr3e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It submitted a</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petition to Santa Clara County to open countywide charters and within three years had</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actually opened four. Like many other CMOs and EMOs, Rocketship must expand in</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order to increase revenue enough to be worth the while of investors. A single school’s</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profit is not enough to satisfy investors, but by using economies of scale, a “portfolio” of</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might suffice. A portfolio of charter schools is a collection of schools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almost always charter schools – managed as a whole.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3"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idea of a portfolio of schools comes from finance where a carefully chosen</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portfolio of investments can have lower collective risk for a given level of return than a</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mere collection of individual investments. (See “Markowitz Model,” </w:t>
      </w:r>
      <w:hyperlink w:anchor="_heading=h.r2r73f">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for an overview</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the mathematics of modern portfolio theory). Hill et al. claim to have invented the</w:t>
      </w:r>
    </w:p>
    <w:p w:rsidR="00000000" w:rsidDel="00000000" w:rsidP="00000000" w:rsidRDefault="00000000" w:rsidRPr="00000000" w14:paraId="00000579">
      <w:pPr>
        <w:spacing w:before="12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term </w:t>
      </w:r>
      <w:r w:rsidDel="00000000" w:rsidR="00000000" w:rsidRPr="00000000">
        <w:rPr>
          <w:i w:val="1"/>
          <w:sz w:val="24"/>
          <w:szCs w:val="24"/>
          <w:rtl w:val="0"/>
        </w:rPr>
        <w:t xml:space="preserve">portfolio school district </w:t>
      </w:r>
      <w:r w:rsidDel="00000000" w:rsidR="00000000" w:rsidRPr="00000000">
        <w:rPr>
          <w:sz w:val="24"/>
          <w:szCs w:val="24"/>
          <w:rtl w:val="0"/>
        </w:rPr>
        <w:t xml:space="preserve">(Hill et al., </w:t>
      </w:r>
      <w:hyperlink w:anchor="_heading=h.30tazoa">
        <w:r w:rsidDel="00000000" w:rsidR="00000000" w:rsidRPr="00000000">
          <w:rPr>
            <w:sz w:val="24"/>
            <w:szCs w:val="24"/>
            <w:rtl w:val="0"/>
          </w:rPr>
          <w:t xml:space="preserve">2009,</w:t>
        </w:r>
      </w:hyperlink>
      <w:r w:rsidDel="00000000" w:rsidR="00000000" w:rsidRPr="00000000">
        <w:rPr>
          <w:sz w:val="24"/>
          <w:szCs w:val="24"/>
          <w:rtl w:val="0"/>
        </w:rPr>
        <w:t xml:space="preserve"> p. 1) and with it a strategy to implement such</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district. Just a year later, J. R. Henig et al. define portfolio strategy for schools as</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3"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loosely coupled conglomeration of ideas held together by the metaphor of</w:t>
      </w:r>
    </w:p>
    <w:p w:rsidR="00000000" w:rsidDel="00000000" w:rsidP="00000000" w:rsidRDefault="00000000" w:rsidRPr="00000000" w14:paraId="0000057E">
      <w:pPr>
        <w:tabs>
          <w:tab w:val="left" w:pos="1066"/>
        </w:tabs>
        <w:spacing w:before="7"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a well-managed stock portfolio and its proponents’ </w:t>
      </w:r>
      <w:r w:rsidDel="00000000" w:rsidR="00000000" w:rsidRPr="00000000">
        <w:rPr>
          <w:i w:val="1"/>
          <w:sz w:val="24"/>
          <w:szCs w:val="24"/>
          <w:rtl w:val="0"/>
        </w:rPr>
        <w:t xml:space="preserve">unshakable belief </w:t>
      </w:r>
      <w:r w:rsidDel="00000000" w:rsidR="00000000" w:rsidRPr="00000000">
        <w:rPr>
          <w:sz w:val="24"/>
          <w:szCs w:val="24"/>
          <w:rtl w:val="0"/>
        </w:rPr>
        <w:t xml:space="preserve">that the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first step for successful reform must be to dismantle the bureaucratic and</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political institutions that have built up around the status quo. [emphasis</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 w:val="left" w:pos="4882"/>
        </w:tabs>
        <w:spacing w:after="0" w:before="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added]</w:t>
        <w:tab/>
        <w:t xml:space="preserve">(J. R. Henig et al., </w:t>
      </w:r>
      <w:hyperlink w:anchor="_heading=h.gtnh0h">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2010)</w:t>
        </w:r>
      </w:hyperlink>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1270" cy="12700"/>
                <wp:effectExtent b="0" l="0" r="0" t="0"/>
                <wp:wrapTopAndBottom distB="0" distT="0"/>
                <wp:docPr id="27" name=""/>
                <a:graphic>
                  <a:graphicData uri="http://schemas.microsoft.com/office/word/2010/wordprocessingShape">
                    <wps:wsp>
                      <wps:cNvSpPr/>
                      <wps:cNvPr id="17" name="Shape 17"/>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1270" cy="12700"/>
                <wp:effectExtent b="0" l="0" r="0" t="0"/>
                <wp:wrapTopAndBottom distB="0" distT="0"/>
                <wp:docPr id="27" name="image17.png"/>
                <a:graphic>
                  <a:graphicData uri="http://schemas.openxmlformats.org/drawingml/2006/picture">
                    <pic:pic>
                      <pic:nvPicPr>
                        <pic:cNvPr id="0" name="image17.png"/>
                        <pic:cNvPicPr preferRelativeResize="0"/>
                      </pic:nvPicPr>
                      <pic:blipFill>
                        <a:blip r:embed="rId9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583">
      <w:pPr>
        <w:spacing w:before="159" w:line="194" w:lineRule="auto"/>
        <w:ind w:left="468" w:right="760" w:firstLine="0"/>
        <w:jc w:val="left"/>
        <w:rPr>
          <w:sz w:val="20"/>
          <w:szCs w:val="20"/>
        </w:rPr>
        <w:sectPr>
          <w:footerReference r:id="rId91" w:type="default"/>
          <w:type w:val="nextPage"/>
          <w:pgSz w:h="15840" w:w="12240" w:orient="portrait"/>
          <w:pgMar w:bottom="1640" w:top="1720" w:left="1000" w:right="1300" w:header="0" w:footer="1451"/>
        </w:sectPr>
      </w:pPr>
      <w:r w:rsidDel="00000000" w:rsidR="00000000" w:rsidRPr="00000000">
        <w:rPr>
          <w:sz w:val="20"/>
          <w:szCs w:val="20"/>
          <w:rtl w:val="0"/>
        </w:rPr>
        <w:t xml:space="preserve">public school districts to provide charter schools facilities “sufficient to accommodate the charter school’s students” (Secretary of State, California, </w:t>
      </w:r>
      <w:hyperlink w:anchor="_heading=h.3lbifu6">
        <w:r w:rsidDel="00000000" w:rsidR="00000000" w:rsidRPr="00000000">
          <w:rPr>
            <w:sz w:val="20"/>
            <w:szCs w:val="20"/>
            <w:rtl w:val="0"/>
          </w:rPr>
          <w:t xml:space="preserve">2000,</w:t>
        </w:r>
      </w:hyperlink>
      <w:r w:rsidDel="00000000" w:rsidR="00000000" w:rsidRPr="00000000">
        <w:rPr>
          <w:sz w:val="20"/>
          <w:szCs w:val="20"/>
          <w:rtl w:val="0"/>
        </w:rPr>
        <w:t xml:space="preserve"> pp. 38—41) (Smaller Classes, Safer Schools and Financial Accountability Act, </w:t>
      </w:r>
      <w:hyperlink w:anchor="_heading=h.4kgg8ps">
        <w:r w:rsidDel="00000000" w:rsidR="00000000" w:rsidRPr="00000000">
          <w:rPr>
            <w:sz w:val="20"/>
            <w:szCs w:val="20"/>
            <w:rtl w:val="0"/>
          </w:rPr>
          <w:t xml:space="preserve">2000).</w:t>
        </w:r>
      </w:hyperlink>
      <w:r w:rsidDel="00000000" w:rsidR="00000000" w:rsidRPr="00000000">
        <w:rPr>
          <w:sz w:val="20"/>
          <w:szCs w:val="20"/>
          <w:rtl w:val="0"/>
        </w:rPr>
        <w:t xml:space="preserve"> Regulations governing Prop. 39 facilities are in California Code of Regulations, Title 5, §11969.</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Hill et al. acknowledge, in dry, understated language, that overcoming the objections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criticisms of educators and scholars to their unshakable belief will be difficult: “It is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hard to imagine that a portfolio strategy could be introduced into a major city without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significant conflict.” (p.2) Portfolio strategy is most often associated with Paul Hill and</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Center for Reinventing Public Education, which is now located at the Mary Lou</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Fulton Teachers College at Arizona State University.</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8B">
      <w:pPr>
        <w:spacing w:before="73" w:lineRule="auto"/>
        <w:ind w:left="894" w:right="0" w:firstLine="0"/>
        <w:jc w:val="left"/>
        <w:rPr>
          <w:i w:val="1"/>
          <w:sz w:val="24"/>
          <w:szCs w:val="24"/>
        </w:rPr>
      </w:pPr>
      <w:bookmarkStart w:colFirst="0" w:colLast="0" w:name="_heading=h.3mzq4wv" w:id="87"/>
      <w:bookmarkEnd w:id="87"/>
      <w:r w:rsidDel="00000000" w:rsidR="00000000" w:rsidRPr="00000000">
        <w:rPr>
          <w:rFonts w:ascii="Alegreya Sans" w:cs="Alegreya Sans" w:eastAsia="Alegreya Sans" w:hAnsi="Alegreya Sans"/>
          <w:sz w:val="16"/>
          <w:szCs w:val="16"/>
          <w:rtl w:val="0"/>
        </w:rPr>
        <w:t xml:space="preserve">7 </w:t>
      </w:r>
      <w:bookmarkStart w:colFirst="0" w:colLast="0" w:name="bookmark=id.1302m92" w:id="86"/>
      <w:bookmarkEnd w:id="86"/>
      <w:r w:rsidDel="00000000" w:rsidR="00000000" w:rsidRPr="00000000">
        <w:rPr>
          <w:i w:val="1"/>
          <w:sz w:val="24"/>
          <w:szCs w:val="24"/>
          <w:rtl w:val="0"/>
        </w:rPr>
        <w:t xml:space="preserve">Rocketship Expansion Funding</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1"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sdt>
        <w:sdtPr>
          <w:tag w:val="goog_rdk_247"/>
        </w:sdtPr>
        <w:sdtContent>
          <w:del w:author="Roxana Marachi" w:id="85" w:date="2022-08-05T18:11:4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C</w:delText>
            </w:r>
          </w:del>
        </w:sdtContent>
      </w:sdt>
      <w:sdt>
        <w:sdtPr>
          <w:tag w:val="goog_rdk_248"/>
        </w:sdtPr>
        <w:sdtContent>
          <w:ins w:author="Roxana Marachi" w:id="86" w:date="2022-08-05T19:46:27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alifornia, startup charter school funding has waxed and waned, in part because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federal funding has varied. Currently, the U.S. Department of Education provides</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startup funds to states under the Charter Schools Program State Educational Agency</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(SEA) grant program</w:t>
      </w:r>
      <w:hyperlink w:anchor="_heading=h.2250f4o">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federal charter school funding programs are listed in</w:t>
      </w:r>
    </w:p>
    <w:p w:rsidR="00000000" w:rsidDel="00000000" w:rsidP="00000000" w:rsidRDefault="00000000" w:rsidRPr="00000000" w14:paraId="00000590">
      <w:pPr>
        <w:spacing w:before="126" w:lineRule="auto"/>
        <w:ind w:left="833"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National Charter School Resource Center </w:t>
      </w:r>
      <w:hyperlink w:anchor="_heading=h.23muvy2">
        <w:r w:rsidDel="00000000" w:rsidR="00000000" w:rsidRPr="00000000">
          <w:rPr>
            <w:sz w:val="24"/>
            <w:szCs w:val="24"/>
            <w:rtl w:val="0"/>
          </w:rPr>
          <w:t xml:space="preserve">(2020).</w:t>
        </w:r>
      </w:hyperlink>
      <w:r w:rsidDel="00000000" w:rsidR="00000000" w:rsidRPr="00000000">
        <w:rPr>
          <w:sz w:val="24"/>
          <w:szCs w:val="24"/>
          <w:rtl w:val="0"/>
        </w:rPr>
        <w:t xml:space="preserve"> </w:t>
      </w:r>
      <w:r w:rsidDel="00000000" w:rsidR="00000000" w:rsidRPr="00000000">
        <w:rPr>
          <w:i w:val="1"/>
          <w:sz w:val="24"/>
          <w:szCs w:val="24"/>
          <w:rtl w:val="0"/>
        </w:rPr>
        <w:t xml:space="preserve">The Federal Charter Schools Program: 2020</w:t>
      </w:r>
    </w:p>
    <w:p w:rsidR="00000000" w:rsidDel="00000000" w:rsidP="00000000" w:rsidRDefault="00000000" w:rsidRPr="00000000" w14:paraId="00000591">
      <w:pPr>
        <w:spacing w:before="126" w:lineRule="auto"/>
        <w:ind w:left="840" w:right="0" w:firstLine="0"/>
        <w:jc w:val="left"/>
        <w:rPr>
          <w:sz w:val="24"/>
          <w:szCs w:val="24"/>
        </w:rPr>
      </w:pPr>
      <w:r w:rsidDel="00000000" w:rsidR="00000000" w:rsidRPr="00000000">
        <w:rPr>
          <w:rFonts w:ascii="Alegreya Sans" w:cs="Alegreya Sans" w:eastAsia="Alegreya Sans" w:hAnsi="Alegreya Sans"/>
          <w:sz w:val="16"/>
          <w:szCs w:val="16"/>
          <w:rtl w:val="0"/>
        </w:rPr>
        <w:t xml:space="preserve">13  </w:t>
      </w:r>
      <w:r w:rsidDel="00000000" w:rsidR="00000000" w:rsidRPr="00000000">
        <w:rPr>
          <w:i w:val="1"/>
          <w:sz w:val="24"/>
          <w:szCs w:val="24"/>
          <w:rtl w:val="0"/>
        </w:rPr>
        <w:t xml:space="preserve">Annual Report </w:t>
      </w:r>
      <w:r w:rsidDel="00000000" w:rsidR="00000000" w:rsidRPr="00000000">
        <w:rPr>
          <w:sz w:val="24"/>
          <w:szCs w:val="24"/>
          <w:rtl w:val="0"/>
        </w:rPr>
        <w:t xml:space="preserve">notes that</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275"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 the core of the Charter Schools Program are the Grants to State Entities</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 Grants). The State Entity program offers competitive grants to states,</w:t>
      </w:r>
    </w:p>
    <w:p w:rsidR="00000000" w:rsidDel="00000000" w:rsidP="00000000" w:rsidRDefault="00000000" w:rsidRPr="00000000" w14:paraId="00000594">
      <w:pPr>
        <w:tabs>
          <w:tab w:val="left" w:pos="1757"/>
        </w:tabs>
        <w:spacing w:before="6" w:lineRule="auto"/>
        <w:ind w:left="83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sz w:val="24"/>
          <w:szCs w:val="24"/>
          <w:rtl w:val="0"/>
        </w:rPr>
        <w:t xml:space="preserve">which then make subgrants within their states to </w:t>
      </w:r>
      <w:r w:rsidDel="00000000" w:rsidR="00000000" w:rsidRPr="00000000">
        <w:rPr>
          <w:i w:val="1"/>
          <w:sz w:val="24"/>
          <w:szCs w:val="24"/>
          <w:rtl w:val="0"/>
        </w:rPr>
        <w:t xml:space="preserve">open new charter schools and</w:t>
      </w:r>
    </w:p>
    <w:p w:rsidR="00000000" w:rsidDel="00000000" w:rsidP="00000000" w:rsidRDefault="00000000" w:rsidRPr="00000000" w14:paraId="00000595">
      <w:pPr>
        <w:tabs>
          <w:tab w:val="left" w:pos="1757"/>
        </w:tabs>
        <w:spacing w:before="6" w:line="347"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17</w:t>
        <w:tab/>
      </w:r>
      <w:r w:rsidDel="00000000" w:rsidR="00000000" w:rsidRPr="00000000">
        <w:rPr>
          <w:i w:val="1"/>
          <w:sz w:val="24"/>
          <w:szCs w:val="24"/>
          <w:rtl w:val="0"/>
        </w:rPr>
        <w:t xml:space="preserve">replicate or expand existing charter schools</w:t>
      </w:r>
      <w:r w:rsidDel="00000000" w:rsidR="00000000" w:rsidRPr="00000000">
        <w:rPr>
          <w:sz w:val="24"/>
          <w:szCs w:val="24"/>
          <w:rtl w:val="0"/>
        </w:rPr>
        <w:t xml:space="preserve">. [emphasis added]</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70"/>
        </w:tabs>
        <w:spacing w:after="0" w:before="0" w:line="347"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(National Alliance for Public Charter Schools, </w:t>
      </w:r>
      <w:hyperlink w:anchor="_heading=h.3ohklq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38"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Funds like the New School Venture Fund</w:t>
      </w:r>
      <w:hyperlink w:anchor="_heading=h.2250f4o">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17</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the Charter School Growth Fund I &amp;</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II</w:t>
      </w:r>
      <w:hyperlink w:anchor="_heading=h.haapch">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18</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exist to fund the development and expansion of charter schools and charter</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management organizations. In 2007, when Rocketship Mateo Sheedy was started,</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used lines of credit and loans to fund its beginning (Danner, </w:t>
      </w:r>
      <w:hyperlink w:anchor="_heading=h.3c9z6h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260).</w:t>
      </w:r>
    </w:p>
    <w:p w:rsidR="00000000" w:rsidDel="00000000" w:rsidP="00000000" w:rsidRDefault="00000000" w:rsidRPr="00000000" w14:paraId="0000059B">
      <w:pPr>
        <w:spacing w:before="126" w:line="362" w:lineRule="auto"/>
        <w:ind w:left="1468" w:right="871" w:hanging="646"/>
        <w:jc w:val="left"/>
        <w:rPr>
          <w:rFonts w:ascii="Fira Mono" w:cs="Fira Mono" w:eastAsia="Fira Mono" w:hAnsi="Fira Mono"/>
          <w:sz w:val="17"/>
          <w:szCs w:val="17"/>
        </w:rPr>
      </w:pPr>
      <w:bookmarkStart w:colFirst="0" w:colLast="0" w:name="_heading=h.2250f4o" w:id="88"/>
      <w:bookmarkEnd w:id="88"/>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Now, charter schools have many more options for funding startup or operations. </w:t>
      </w:r>
      <w:r w:rsidDel="00000000" w:rsidR="00000000" w:rsidRPr="00000000">
        <w:rPr>
          <w:sz w:val="23.333333333333336"/>
          <w:szCs w:val="23.333333333333336"/>
          <w:vertAlign w:val="superscript"/>
          <w:rtl w:val="0"/>
        </w:rPr>
        <w:t xml:space="preserve">16</w:t>
      </w:r>
      <w:hyperlink r:id="rId92">
        <w:r w:rsidDel="00000000" w:rsidR="00000000" w:rsidRPr="00000000">
          <w:rPr>
            <w:rFonts w:ascii="Fira Mono" w:cs="Fira Mono" w:eastAsia="Fira Mono" w:hAnsi="Fira Mono"/>
            <w:sz w:val="17"/>
            <w:szCs w:val="17"/>
            <w:rtl w:val="0"/>
          </w:rPr>
          <w:t xml:space="preserve">https://www2.ed.gov/about/offices/list/oii/csp/funding.html</w:t>
        </w:r>
      </w:hyperlink>
      <w:r w:rsidDel="00000000" w:rsidR="00000000" w:rsidRPr="00000000">
        <w:rPr>
          <w:rFonts w:ascii="Fira Mono" w:cs="Fira Mono" w:eastAsia="Fira Mono" w:hAnsi="Fira Mono"/>
          <w:sz w:val="17"/>
          <w:szCs w:val="17"/>
          <w:rtl w:val="0"/>
        </w:rPr>
        <w:t xml:space="preserve"> </w:t>
      </w:r>
      <w:r w:rsidDel="00000000" w:rsidR="00000000" w:rsidRPr="00000000">
        <w:rPr>
          <w:sz w:val="23.333333333333336"/>
          <w:szCs w:val="23.333333333333336"/>
          <w:vertAlign w:val="superscript"/>
          <w:rtl w:val="0"/>
        </w:rPr>
        <w:t xml:space="preserve">17</w:t>
      </w:r>
      <w:hyperlink r:id="rId93">
        <w:r w:rsidDel="00000000" w:rsidR="00000000" w:rsidRPr="00000000">
          <w:rPr>
            <w:rFonts w:ascii="Fira Mono" w:cs="Fira Mono" w:eastAsia="Fira Mono" w:hAnsi="Fira Mono"/>
            <w:sz w:val="17"/>
            <w:szCs w:val="17"/>
            <w:rtl w:val="0"/>
          </w:rPr>
          <w:t xml:space="preserve">https://www.newschools.org/</w:t>
        </w:r>
      </w:hyperlink>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-520699</wp:posOffset>
                </wp:positionH>
                <wp:positionV relativeFrom="paragraph">
                  <wp:posOffset>0</wp:posOffset>
                </wp:positionV>
                <wp:extent cx="0" cy="12700"/>
                <wp:effectExtent b="0" l="0" r="0" t="0"/>
                <wp:wrapNone/>
                <wp:docPr id="41" name=""/>
                <a:graphic>
                  <a:graphicData uri="http://schemas.microsoft.com/office/word/2010/wordprocessingShape">
                    <wps:wsp>
                      <wps:cNvSpPr/>
                      <wps:cNvPr id="31" name="Shape 31"/>
                      <wps:spPr>
                        <a:xfrm>
                          <a:off x="7352600" y="4142877"/>
                          <a:ext cx="218720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-520699</wp:posOffset>
                </wp:positionH>
                <wp:positionV relativeFrom="paragraph">
                  <wp:posOffset>0</wp:posOffset>
                </wp:positionV>
                <wp:extent cx="0" cy="12700"/>
                <wp:effectExtent b="0" l="0" r="0" t="0"/>
                <wp:wrapNone/>
                <wp:docPr id="41" name="image31.png"/>
                <a:graphic>
                  <a:graphicData uri="http://schemas.openxmlformats.org/drawingml/2006/picture">
                    <pic:pic>
                      <pic:nvPicPr>
                        <pic:cNvPr id="0" name="image31.png"/>
                        <pic:cNvPicPr preferRelativeResize="0"/>
                      </pic:nvPicPr>
                      <pic:blipFill>
                        <a:blip r:embed="rId9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9C">
      <w:pPr>
        <w:spacing w:before="0" w:line="270" w:lineRule="auto"/>
        <w:ind w:left="1465" w:right="0" w:firstLine="0"/>
        <w:jc w:val="left"/>
        <w:rPr>
          <w:rFonts w:ascii="Fira Mono" w:cs="Fira Mono" w:eastAsia="Fira Mono" w:hAnsi="Fira Mono"/>
          <w:sz w:val="17"/>
          <w:szCs w:val="17"/>
        </w:rPr>
        <w:sectPr>
          <w:footerReference r:id="rId95" w:type="default"/>
          <w:type w:val="nextPage"/>
          <w:pgSz w:h="15840" w:w="12240" w:orient="portrait"/>
          <w:pgMar w:bottom="1660" w:top="1720" w:left="1000" w:right="1300" w:header="0" w:footer="1475"/>
        </w:sectPr>
      </w:pPr>
      <w:bookmarkStart w:colFirst="0" w:colLast="0" w:name="_heading=h.haapch" w:id="89"/>
      <w:bookmarkEnd w:id="89"/>
      <w:r w:rsidDel="00000000" w:rsidR="00000000" w:rsidRPr="00000000">
        <w:rPr>
          <w:sz w:val="23.333333333333336"/>
          <w:szCs w:val="23.333333333333336"/>
          <w:vertAlign w:val="superscript"/>
          <w:rtl w:val="0"/>
        </w:rPr>
        <w:t xml:space="preserve">18</w:t>
      </w:r>
      <w:hyperlink r:id="rId96">
        <w:r w:rsidDel="00000000" w:rsidR="00000000" w:rsidRPr="00000000">
          <w:rPr>
            <w:rFonts w:ascii="Fira Mono" w:cs="Fira Mono" w:eastAsia="Fira Mono" w:hAnsi="Fira Mono"/>
            <w:sz w:val="17"/>
            <w:szCs w:val="17"/>
            <w:rtl w:val="0"/>
          </w:rPr>
          <w:t xml:space="preserve">https://chartergrowthfund.org/</w:t>
        </w:r>
      </w:hyperlink>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Charters have at least three other sources of facilities funding: bonds, tax credits and</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foundation or individual contributions. Betsy DeVos, who served as Secretary of</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for Donald Trump, has donated $12.6M to Rocketship. Reed Hasting</w:t>
      </w:r>
      <w:sdt>
        <w:sdtPr>
          <w:tag w:val="goog_rdk_249"/>
        </w:sdtPr>
        <w:sdtContent>
          <w:ins w:author="Roxana Marachi" w:id="87" w:date="2022-08-05T18:12:0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founder and now CEO Netflix has donated more than $2M. In addition, charter schools</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 avail themselves of the New Market Tax Credit if they meet certain investment</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criteria, and if they do, they can get back 39% of their investment in tax credits in seven</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years. If their investment returns, say, 20%, then combined, they are looking at nearly a</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60% return on their investment. A sixty percent return is fantastic. Charter schools and</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operators can also issue revenue bonds. Revenue bonds are guaranteed by</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revenue stream instead of by property tax revenues the way general obligation bonds</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Note that both are tax-exempt. As of 2015, charter schools issued over $11B in</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revenue bonds according to Clark-Herrera et al. </w:t>
      </w:r>
      <w:hyperlink w:anchor="_heading=h.1zpvhn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(2019).</w:t>
        </w:r>
      </w:hyperlink>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B">
      <w:pPr>
        <w:spacing w:before="73" w:lineRule="auto"/>
        <w:ind w:left="149" w:right="0" w:firstLine="0"/>
        <w:jc w:val="left"/>
        <w:rPr>
          <w:i w:val="1"/>
          <w:sz w:val="24"/>
          <w:szCs w:val="24"/>
        </w:rPr>
      </w:pPr>
      <w:bookmarkStart w:colFirst="0" w:colLast="0" w:name="_heading=h.1gf8i83" w:id="91"/>
      <w:bookmarkEnd w:id="91"/>
      <w:r w:rsidDel="00000000" w:rsidR="00000000" w:rsidRPr="00000000">
        <w:rPr>
          <w:rFonts w:ascii="Alegreya Sans" w:cs="Alegreya Sans" w:eastAsia="Alegreya Sans" w:hAnsi="Alegreya Sans"/>
          <w:sz w:val="16"/>
          <w:szCs w:val="16"/>
          <w:rtl w:val="0"/>
        </w:rPr>
        <w:t xml:space="preserve">13 </w:t>
      </w:r>
      <w:bookmarkStart w:colFirst="0" w:colLast="0" w:name="bookmark=id.319y80a" w:id="90"/>
      <w:bookmarkEnd w:id="90"/>
      <w:r w:rsidDel="00000000" w:rsidR="00000000" w:rsidRPr="00000000">
        <w:rPr>
          <w:i w:val="1"/>
          <w:sz w:val="24"/>
          <w:szCs w:val="24"/>
          <w:rtl w:val="0"/>
        </w:rPr>
        <w:t xml:space="preserve">Rocketship Expansion Difficulties</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2014, the Santa Clara County Office of Education and Rocketship were sued by four</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Santa Clara County public school districts: Alum Rock, Mount Pleasant,</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Franklin-McKinley and Evergreen. At issue was the SCCOE’s bulk authorization of</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twenty countywide Rocketship charter schools. Sixteen months, 17,500 pages of</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evidence, and an estimated $435,000 later, Rocketship, the public school districts, and</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Santa Clara County settled (Noguchi, </w:t>
      </w:r>
      <w:hyperlink w:anchor="_heading=h.41wqhpa">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As part of the settlement, Rocketship agreed</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withdraw 13 of the 20 countywide charters thus far authorized. Since one of the</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remaining countywide charter had already been withdrawn, that left six potential</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charters still authorized but as of yet, unopened. So far, it appears that Rocketship has</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instead attempted to expand in locations beyond Santa Clara County: San Pablo</w:t>
      </w:r>
      <w:hyperlink w:anchor="_heading=h.40ew0vw">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19</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162" name=""/>
                <a:graphic>
                  <a:graphicData uri="http://schemas.microsoft.com/office/word/2010/wordprocessingShape">
                    <wps:wsp>
                      <wps:cNvSpPr/>
                      <wps:cNvPr id="291" name="Shape 291"/>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162" name="image157.png"/>
                <a:graphic>
                  <a:graphicData uri="http://schemas.openxmlformats.org/drawingml/2006/picture">
                    <pic:pic>
                      <pic:nvPicPr>
                        <pic:cNvPr id="0" name="image157.png"/>
                        <pic:cNvPicPr preferRelativeResize="0"/>
                      </pic:nvPicPr>
                      <pic:blipFill>
                        <a:blip r:embed="rId9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5B8">
      <w:pPr>
        <w:spacing w:before="113" w:lineRule="auto"/>
        <w:ind w:left="778" w:right="0" w:firstLine="0"/>
        <w:jc w:val="left"/>
        <w:rPr>
          <w:sz w:val="20"/>
          <w:szCs w:val="20"/>
        </w:rPr>
        <w:sectPr>
          <w:footerReference r:id="rId98" w:type="default"/>
          <w:type w:val="nextPage"/>
          <w:pgSz w:h="15840" w:w="12240" w:orient="portrait"/>
          <w:pgMar w:bottom="1640" w:top="1720" w:left="1000" w:right="1300" w:header="0" w:footer="1451"/>
        </w:sectPr>
      </w:pPr>
      <w:bookmarkStart w:colFirst="0" w:colLast="0" w:name="_heading=h.40ew0vw" w:id="92"/>
      <w:bookmarkEnd w:id="92"/>
      <w:r w:rsidDel="00000000" w:rsidR="00000000" w:rsidRPr="00000000">
        <w:rPr>
          <w:sz w:val="23.333333333333336"/>
          <w:szCs w:val="23.333333333333336"/>
          <w:vertAlign w:val="superscript"/>
          <w:rtl w:val="0"/>
        </w:rPr>
        <w:t xml:space="preserve">19</w:t>
      </w:r>
      <w:r w:rsidDel="00000000" w:rsidR="00000000" w:rsidRPr="00000000">
        <w:rPr>
          <w:sz w:val="20"/>
          <w:szCs w:val="20"/>
          <w:rtl w:val="0"/>
        </w:rPr>
        <w:t xml:space="preserve">unsuccessfully</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Concord in California, Nashville in Tennessee, Milwaukee in Wisconsin, Washington,</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D.C. and Fort Worth in Texas.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C">
      <w:pPr>
        <w:spacing w:before="74" w:lineRule="auto"/>
        <w:ind w:left="895" w:right="0" w:firstLine="0"/>
        <w:jc w:val="left"/>
        <w:rPr>
          <w:i w:val="1"/>
          <w:sz w:val="24"/>
          <w:szCs w:val="24"/>
        </w:rPr>
      </w:pPr>
      <w:bookmarkStart w:colFirst="0" w:colLast="0" w:name="_heading=h.upglbi" w:id="94"/>
      <w:bookmarkEnd w:id="94"/>
      <w:r w:rsidDel="00000000" w:rsidR="00000000" w:rsidRPr="00000000">
        <w:rPr>
          <w:rFonts w:ascii="Alegreya Sans" w:cs="Alegreya Sans" w:eastAsia="Alegreya Sans" w:hAnsi="Alegreya Sans"/>
          <w:sz w:val="16"/>
          <w:szCs w:val="16"/>
          <w:rtl w:val="0"/>
        </w:rPr>
        <w:t xml:space="preserve">3 </w:t>
      </w:r>
      <w:bookmarkStart w:colFirst="0" w:colLast="0" w:name="bookmark=id.2fk6b3p" w:id="93"/>
      <w:bookmarkEnd w:id="93"/>
      <w:r w:rsidDel="00000000" w:rsidR="00000000" w:rsidRPr="00000000">
        <w:rPr>
          <w:i w:val="1"/>
          <w:sz w:val="24"/>
          <w:szCs w:val="24"/>
          <w:rtl w:val="0"/>
        </w:rPr>
        <w:t xml:space="preserve">Charter School Accountability</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1"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California, all K–12 schools, including privately managed charter schools like</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must submit annual budgets, Comprehensive Annual Financial Reports</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(CAFR), and since 2014, Local Control and Accountability Plans (LCAP). LCAPs are three</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 plans updated in years two and three and which in detail how a school will use its</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funds to address state priorities, and to improve educational outcomes for foster youth,</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English learners, and low-income students, along with the metrics which will be used to</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show progress (Aguinaldo et al., </w:t>
      </w:r>
      <w:hyperlink w:anchor="_heading=h.3im3ia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66–84). These characteristics make LCAPs</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particularly interesting from both a financial point of view and from an educational</w:t>
      </w:r>
    </w:p>
    <w:p w:rsidR="00000000" w:rsidDel="00000000" w:rsidP="00000000" w:rsidRDefault="00000000" w:rsidRPr="00000000" w14:paraId="000005C5">
      <w:pPr>
        <w:spacing w:before="12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point of view.</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bookmarkStart w:colFirst="0" w:colLast="0" w:name="bookmark=id.3ep43zb" w:id="95"/>
      <w:bookmarkEnd w:id="9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and Privatization</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 contend that the central purpose of charter schools is to disguise a</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money-making operation (Saltman, </w:t>
      </w:r>
      <w:hyperlink w:anchor="_heading=h.471acq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sdt>
        <w:sdtPr>
          <w:tag w:val="goog_rdk_250"/>
        </w:sdtPr>
        <w:sdtContent>
          <w:commentRangeStart w:id="1"/>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Whitmire, who now sits on the board of</w:t>
      </w:r>
    </w:p>
    <w:p w:rsidR="00000000" w:rsidDel="00000000" w:rsidP="00000000" w:rsidRDefault="00000000" w:rsidRPr="00000000" w14:paraId="000005CB">
      <w:pPr>
        <w:spacing w:before="126" w:lineRule="auto"/>
        <w:ind w:left="831" w:right="0" w:firstLine="0"/>
        <w:jc w:val="left"/>
        <w:rPr>
          <w:sz w:val="24"/>
          <w:szCs w:val="24"/>
        </w:rPr>
      </w:pPr>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Rocketship Education and who in 2014 published </w:t>
      </w:r>
      <w:r w:rsidDel="00000000" w:rsidR="00000000" w:rsidRPr="00000000">
        <w:rPr>
          <w:i w:val="1"/>
          <w:sz w:val="24"/>
          <w:szCs w:val="24"/>
          <w:rtl w:val="0"/>
        </w:rPr>
        <w:t xml:space="preserve">On the Rocketship</w:t>
      </w:r>
      <w:r w:rsidDel="00000000" w:rsidR="00000000" w:rsidRPr="00000000">
        <w:rPr>
          <w:sz w:val="24"/>
          <w:szCs w:val="24"/>
          <w:rtl w:val="0"/>
        </w:rPr>
        <w:t xml:space="preserve">, makes note of the role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private venture funds played in Rocketship financing (Whitmire, </w:t>
      </w:r>
      <w:hyperlink w:anchor="_heading=h.43v86u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2014</w:t>
        </w:r>
      </w:hyperlink>
      <w:sdt>
        <w:sdtPr>
          <w:tag w:val="goog_rdk_251"/>
        </w:sdtPr>
        <w:sdtContent>
          <w:del w:author="Roxana Marachi" w:id="88" w:date="2022-08-05T19:48:04Z">
            <w:r w:rsidDel="00000000" w:rsidR="00000000" w:rsidRPr="00000000">
              <w:fldChar w:fldCharType="begin"/>
            </w:r>
            <w:r w:rsidDel="00000000" w:rsidR="00000000" w:rsidRPr="00000000">
              <w:delInstrText xml:space="preserve">HYPERLINK \l "_heading=h.43v86uo"</w:delInstrText>
            </w:r>
            <w:r w:rsidDel="00000000" w:rsidR="00000000" w:rsidRPr="00000000">
              <w:fldChar w:fldCharType="separate"/>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w:delText>
            </w:r>
            <w:r w:rsidDel="00000000" w:rsidR="00000000" w:rsidRPr="00000000">
              <w:fldChar w:fldCharType="end"/>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pp. 25, 65</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it is instructive to remember that private, for-profit venture funds exist to make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w:t>
      </w:r>
      <w:commentRangeEnd w:id="1"/>
      <w:r w:rsidDel="00000000" w:rsidR="00000000" w:rsidRPr="00000000">
        <w:commentReference w:id="1"/>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True, they often are “double bottom line” grantors (Clark et al., </w:t>
      </w:r>
      <w:hyperlink w:anchor="_heading=h.3kkl7fh">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As Ball</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(cited in Tewksbury </w:t>
      </w:r>
      <w:hyperlink w:anchor="_heading=h.3d0wewm">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75)) makes clear</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3"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particularly with the added case of Rocketship, a blended learning chain of</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is that the NSVF [New Schools Venture Fund] is using its</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clout to further blur the lines between for-profit and non-profit educational</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99"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projects and organizations, thus smoothing the groves [grooves?] for</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marketizing educational policy and practices. Ball (2012) makes the</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connections and rationalities clear: “Symbolically, philanthropy provides an</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‘acceptable’ alternative to the state in terms of its moral legitimacy. It has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provided a kind of rehabilitation for the forms of capital that were</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subject of ‘ill repute’ in the public imagination. Strategically, philanthropy</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has provided a “Trojan horse” for the modernizing move that opened the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 w:val="left" w:pos="7336"/>
        </w:tabs>
        <w:spacing w:after="0" w:before="7"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‘policy door’ to new actor and new ideas and sensibilities.”</w:t>
        <w:tab/>
        <w:t xml:space="preserve">(Ball, </w:t>
      </w:r>
      <w:hyperlink w:anchor="_heading=h.3abhhcj">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2012,</w:t>
        </w:r>
      </w:hyperlink>
      <w:r w:rsidDel="00000000" w:rsidR="00000000" w:rsidRPr="00000000">
        <w:rPr>
          <w:rtl w:val="0"/>
        </w:rPr>
      </w:r>
    </w:p>
    <w:p w:rsidR="00000000" w:rsidDel="00000000" w:rsidP="00000000" w:rsidRDefault="00000000" w:rsidRPr="00000000" w14:paraId="000005DC">
      <w:pPr>
        <w:tabs>
          <w:tab w:val="left" w:pos="1066"/>
        </w:tabs>
        <w:spacing w:before="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8</w:t>
        <w:tab/>
      </w:r>
      <w:r w:rsidDel="00000000" w:rsidR="00000000" w:rsidRPr="00000000">
        <w:rPr>
          <w:sz w:val="24"/>
          <w:szCs w:val="24"/>
          <w:rtl w:val="0"/>
        </w:rPr>
        <w:t xml:space="preserve">p. 32)</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43"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Privatizers use investment banks, hedge funds, and private equity firms as vehicles</w:t>
      </w:r>
    </w:p>
    <w:p w:rsidR="00000000" w:rsidDel="00000000" w:rsidP="00000000" w:rsidRDefault="00000000" w:rsidRPr="00000000" w14:paraId="000005DE">
      <w:pPr>
        <w:spacing w:before="126" w:lineRule="auto"/>
        <w:ind w:left="1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for investing (Stowell, </w:t>
      </w:r>
      <w:hyperlink w:anchor="_heading=h.1er0t5e">
        <w:r w:rsidDel="00000000" w:rsidR="00000000" w:rsidRPr="00000000">
          <w:rPr>
            <w:sz w:val="24"/>
            <w:szCs w:val="24"/>
            <w:rtl w:val="0"/>
          </w:rPr>
          <w:t xml:space="preserve">2018).</w:t>
        </w:r>
      </w:hyperlink>
      <w:r w:rsidDel="00000000" w:rsidR="00000000" w:rsidRPr="00000000">
        <w:rPr>
          <w:sz w:val="24"/>
          <w:szCs w:val="24"/>
          <w:rtl w:val="0"/>
        </w:rPr>
        <w:t xml:space="preserve"> These investment vehicles are called </w:t>
      </w:r>
      <w:r w:rsidDel="00000000" w:rsidR="00000000" w:rsidRPr="00000000">
        <w:rPr>
          <w:i w:val="1"/>
          <w:sz w:val="24"/>
          <w:szCs w:val="24"/>
          <w:rtl w:val="0"/>
        </w:rPr>
        <w:t xml:space="preserve">alternative investments</w:t>
      </w:r>
      <w:r w:rsidDel="00000000" w:rsidR="00000000" w:rsidRPr="00000000">
        <w:rPr>
          <w:sz w:val="24"/>
          <w:szCs w:val="24"/>
          <w:rtl w:val="0"/>
        </w:rPr>
        <w:t xml:space="preserve">,</w:t>
      </w:r>
    </w:p>
    <w:p w:rsidR="00000000" w:rsidDel="00000000" w:rsidP="00000000" w:rsidRDefault="00000000" w:rsidRPr="00000000" w14:paraId="000005DF">
      <w:pPr>
        <w:spacing w:before="125" w:lineRule="auto"/>
        <w:ind w:left="159" w:right="0" w:firstLine="0"/>
        <w:jc w:val="left"/>
        <w:rPr>
          <w:sz w:val="24"/>
          <w:szCs w:val="24"/>
        </w:rPr>
      </w:pPr>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in contrast to </w:t>
      </w:r>
      <w:r w:rsidDel="00000000" w:rsidR="00000000" w:rsidRPr="00000000">
        <w:rPr>
          <w:i w:val="1"/>
          <w:sz w:val="24"/>
          <w:szCs w:val="24"/>
          <w:rtl w:val="0"/>
        </w:rPr>
        <w:t xml:space="preserve">traditional investments </w:t>
      </w:r>
      <w:r w:rsidDel="00000000" w:rsidR="00000000" w:rsidRPr="00000000">
        <w:rPr>
          <w:sz w:val="24"/>
          <w:szCs w:val="24"/>
          <w:rtl w:val="0"/>
        </w:rPr>
        <w:t xml:space="preserve">like stocks and bonds. Investment banks provide the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expertise that hedge funds and private equity firms need.</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E2">
      <w:pPr>
        <w:spacing w:before="74" w:lineRule="auto"/>
        <w:ind w:left="149" w:right="0" w:firstLine="0"/>
        <w:jc w:val="left"/>
        <w:rPr>
          <w:i w:val="1"/>
          <w:sz w:val="24"/>
          <w:szCs w:val="24"/>
        </w:rPr>
      </w:pPr>
      <w:bookmarkStart w:colFirst="0" w:colLast="0" w:name="_heading=h.2szc72q" w:id="98"/>
      <w:bookmarkEnd w:id="98"/>
      <w:r w:rsidDel="00000000" w:rsidR="00000000" w:rsidRPr="00000000">
        <w:rPr>
          <w:rFonts w:ascii="Alegreya Sans" w:cs="Alegreya Sans" w:eastAsia="Alegreya Sans" w:hAnsi="Alegreya Sans"/>
          <w:sz w:val="16"/>
          <w:szCs w:val="16"/>
          <w:rtl w:val="0"/>
        </w:rPr>
        <w:t xml:space="preserve">13 </w:t>
      </w:r>
      <w:bookmarkStart w:colFirst="0" w:colLast="0" w:name="bookmark=id.4du1wux" w:id="97"/>
      <w:bookmarkEnd w:id="97"/>
      <w:r w:rsidDel="00000000" w:rsidR="00000000" w:rsidRPr="00000000">
        <w:rPr>
          <w:i w:val="1"/>
          <w:sz w:val="24"/>
          <w:szCs w:val="24"/>
          <w:rtl w:val="0"/>
        </w:rPr>
        <w:t xml:space="preserve">Privatization</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80"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CMOs and EMOs appear to be following the lead of prison and health care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privatizers. They lobby legislators intensively. They position themselves as being more</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efficient than the “wasteful” public sector, and they claim to to be able to do better that</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schools, prisons or hospitals at a lower cost. Since charter schools have positioned</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themselves as being in competition with TPSs, they need to do at least as well as TPSs, or</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failing that, appear to do so. This calls for creative marketing, and so, to that end,</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pro-charter advocacy organizations, some university-affiliated institutions, and some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think tanks have been harnessed to churn out pro-charter puff pieces that are regularly</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debunked.</w:t>
      </w:r>
      <w:hyperlink w:anchor="_heading=h.184mhaj">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20</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Evidently even creative marketing is not enough to prod the free market to</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supply the educational choice that charter school advocates feel is necessary, so</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34" name=""/>
                <a:graphic>
                  <a:graphicData uri="http://schemas.microsoft.com/office/word/2010/wordprocessingShape">
                    <wps:wsp>
                      <wps:cNvSpPr/>
                      <wps:cNvPr id="24" name="Shape 2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34" name="image24.png"/>
                <a:graphic>
                  <a:graphicData uri="http://schemas.openxmlformats.org/drawingml/2006/picture">
                    <pic:pic>
                      <pic:nvPicPr>
                        <pic:cNvPr id="0" name="image24.png"/>
                        <pic:cNvPicPr preferRelativeResize="0"/>
                      </pic:nvPicPr>
                      <pic:blipFill>
                        <a:blip r:embed="rId10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5EE">
      <w:pPr>
        <w:spacing w:before="156" w:line="194" w:lineRule="auto"/>
        <w:ind w:left="468" w:right="826" w:firstLine="278.9999999999999"/>
        <w:jc w:val="left"/>
        <w:rPr>
          <w:sz w:val="20"/>
          <w:szCs w:val="20"/>
        </w:rPr>
        <w:sectPr>
          <w:footerReference r:id="rId101" w:type="default"/>
          <w:type w:val="nextPage"/>
          <w:pgSz w:h="15840" w:w="12240" w:orient="portrait"/>
          <w:pgMar w:bottom="1640" w:top="1720" w:left="1000" w:right="1300" w:header="0" w:footer="1451"/>
        </w:sectPr>
      </w:pPr>
      <w:bookmarkStart w:colFirst="0" w:colLast="0" w:name="_heading=h.184mhaj" w:id="99"/>
      <w:bookmarkEnd w:id="99"/>
      <w:r w:rsidDel="00000000" w:rsidR="00000000" w:rsidRPr="00000000">
        <w:rPr>
          <w:sz w:val="23.333333333333336"/>
          <w:szCs w:val="23.333333333333336"/>
          <w:vertAlign w:val="superscript"/>
          <w:rtl w:val="0"/>
        </w:rPr>
        <w:t xml:space="preserve">20</w:t>
      </w:r>
      <w:r w:rsidDel="00000000" w:rsidR="00000000" w:rsidRPr="00000000">
        <w:rPr>
          <w:sz w:val="20"/>
          <w:szCs w:val="20"/>
          <w:rtl w:val="0"/>
        </w:rPr>
        <w:t xml:space="preserve">The National Educational Policy Center (</w:t>
      </w:r>
      <w:hyperlink r:id="rId102">
        <w:r w:rsidDel="00000000" w:rsidR="00000000" w:rsidRPr="00000000">
          <w:rPr>
            <w:rFonts w:ascii="Fira Mono" w:cs="Fira Mono" w:eastAsia="Fira Mono" w:hAnsi="Fira Mono"/>
            <w:sz w:val="17"/>
            <w:szCs w:val="17"/>
            <w:rtl w:val="0"/>
          </w:rPr>
          <w:t xml:space="preserve">https://nepc.colorado.edu</w:t>
        </w:r>
      </w:hyperlink>
      <w:r w:rsidDel="00000000" w:rsidR="00000000" w:rsidRPr="00000000">
        <w:rPr>
          <w:sz w:val="20"/>
          <w:szCs w:val="20"/>
          <w:rtl w:val="0"/>
        </w:rPr>
        <w:t xml:space="preserve">) in the School of Education at the University of Colorado (Boulder) currently has over 150 NEPC Fellows who aim “to produce and disseminate high-quality, peer-reviewed research to inform education policy discussion” on a wide variety of topics. They often review pro-charter school publications which have been presented as academic research even though those publications have not been peer-reviewed and often have serious methodological problems which weaken or negate their conclusions.</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pro-choice advocacy organizations also lobby state representatives and fund pro-charter</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board candidates.</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2"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marketing is extensive. Organizations like The 74 Million, a reference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the 74 million children in America, or Innovate Public Schools, an advocacy</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 produce reports, news items, briefs and what claims to be research that is</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slanted toward charter schools and away from public schools, teachers, unions, school</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boards, and anything and anyone who doesn’t buy into the notion that American</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is in desperate need of reform. One technique that is used is to fund media</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outlets to write allegedly unbiased and non-partisan articles and blog postings that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promote “successes” while dismissing any harm that charter schools might cause.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2"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influence techniques are reminiscent of how OxyContin was marketed by the</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Sackler family, which is not surprising since Jonathan Sackler, now deceased, founded or</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funded charter advocacy groups like 50CAN, ConnCAN, Families for Excellent Schools,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Northeast Charter School Network, Education Reform Now, Partnership for</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Educational Justice, and The 74 Million. Dubb </w:t>
      </w:r>
      <w:hyperlink w:anchor="_heading=h.15phjt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describes the similarities in</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marketing strategies used to sell oxycontin and those used to promote charter schools,</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where the focus of all communications was to highlight benefits while ignoring or</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erasing harms. While this is the standard playbook of corporate marketing, we now have</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education dollars being spent on such tactics. When a national exposé published</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National Public Radio (NPR) documented serious concerns about Rocketship’s</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practices, The 74 Million immediately published an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ad hominem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attack accusing the NPR</w:t>
      </w:r>
    </w:p>
    <w:sdt>
      <w:sdtPr>
        <w:tag w:val="goog_rdk_256"/>
      </w:sdtPr>
      <w:sdtContent>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del w:author="Roxana Marachi" w:id="89" w:date="2022-08-05T19:48:50Z"/>
              <w:rFonts w:ascii="Alegreya" w:cs="Alegreya" w:eastAsia="Alegreya" w:hAnsi="Alegreya"/>
              <w:b w:val="0"/>
              <w:i w:val="0"/>
              <w:smallCaps w:val="0"/>
              <w:strike w:val="0"/>
              <w:color w:val="000000"/>
              <w:sz w:val="24"/>
              <w:szCs w:val="24"/>
              <w:highlight w:val="yellow"/>
              <w:u w:val="none"/>
              <w:vertAlign w:val="baseline"/>
              <w:rPrChange w:author="Roxana Marachi" w:id="90" w:date="2022-08-05T18:15:47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reporting to have been a “hit piece” on the charter network</w:t>
          </w:r>
          <w:sdt>
            <w:sdtPr>
              <w:tag w:val="goog_rdk_252"/>
            </w:sdtPr>
            <w:sdtContent>
              <w:ins w:author="Roxana Marachi" w:id="89" w:date="2022-08-05T19:48:5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addressi</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ng some of the issues rasied,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while not addressing the most s</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erious of concerns. </w:t>
                </w:r>
                <w:sdt>
                  <w:sdtPr>
                    <w:tag w:val="goog_rdk_253"/>
                  </w:sdtPr>
                  <w:sdtContent>
                    <w:del w:author="Roxana Marachi" w:id="89" w:date="2022-08-05T19:48:5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w:delText>
                      </w:r>
                    </w:del>
                  </w:sdtContent>
                </w:sdt>
              </w:ins>
            </w:sdtContent>
          </w:sdt>
          <w:sdt>
            <w:sdtPr>
              <w:tag w:val="goog_rdk_254"/>
            </w:sdtPr>
            <w:sdtContent>
              <w:del w:author="Roxana Marachi" w:id="89" w:date="2022-08-05T19:48:5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w:delText>
                </w:r>
              </w:del>
              <w:sdt>
                <w:sdtPr>
                  <w:tag w:val="goog_rdk_255"/>
                </w:sdtPr>
                <w:sdtContent>
                  <w:del w:author="Roxana Marachi" w:id="89" w:date="2022-08-05T19:48:50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90" w:date="2022-08-05T18:15:47Z">
                          <w:rPr>
                            <w:rFonts w:ascii="Alegreya" w:cs="Alegreya" w:eastAsia="Alegreya" w:hAnsi="Alegreya"/>
                            <w:b w:val="0"/>
                            <w:i w:val="0"/>
                            <w:smallCaps w:val="0"/>
                            <w:strike w:val="0"/>
                            <w:color w:val="000000"/>
                            <w:sz w:val="24"/>
                            <w:szCs w:val="24"/>
                            <w:u w:val="none"/>
                            <w:shd w:fill="auto" w:val="clear"/>
                            <w:vertAlign w:val="baseline"/>
                          </w:rPr>
                        </w:rPrChange>
                      </w:rPr>
                      <w:delText xml:space="preserve">instead of responding with</w:delText>
                    </w:r>
                  </w:del>
                </w:sdtContent>
              </w:sdt>
              <w:del w:author="Roxana Marachi" w:id="89" w:date="2022-08-05T19:48:50Z"/>
            </w:sdtContent>
          </w:sdt>
        </w:p>
      </w:sdtContent>
    </w:sdt>
    <w:sdt>
      <w:sdtPr>
        <w:tag w:val="goog_rdk_261"/>
      </w:sdtPr>
      <w:sdtContent>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90" w:date="2022-08-05T18:15:47Z">
                <w:rPr>
                  <w:rFonts w:ascii="Alegreya" w:cs="Alegreya" w:eastAsia="Alegreya" w:hAnsi="Alegreya"/>
                  <w:b w:val="0"/>
                  <w:i w:val="0"/>
                  <w:smallCaps w:val="0"/>
                  <w:strike w:val="0"/>
                  <w:color w:val="000000"/>
                  <w:sz w:val="24"/>
                  <w:szCs w:val="24"/>
                  <w:u w:val="none"/>
                  <w:shd w:fill="auto" w:val="clear"/>
                  <w:vertAlign w:val="baseline"/>
                </w:rPr>
              </w:rPrChange>
            </w:rPr>
            <w:pPrChange w:author="Roxana Marachi" w:id="0" w:date="2022-08-05T19:48:50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pPr>
            </w:pPrChange>
          </w:pPr>
          <w:sdt>
            <w:sdtPr>
              <w:tag w:val="goog_rdk_257"/>
            </w:sdtPr>
            <w:sdtContent>
              <w:del w:author="Roxana Marachi" w:id="89" w:date="2022-08-05T19:48:50Z"/>
              <w:sdt>
                <w:sdtPr>
                  <w:tag w:val="goog_rdk_258"/>
                </w:sdtPr>
                <w:sdtContent>
                  <w:del w:author="Roxana Marachi" w:id="89" w:date="2022-08-05T19:48:50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90" w:date="2022-08-05T18:15:47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23  </w:delText>
                    </w:r>
                  </w:del>
                </w:sdtContent>
              </w:sdt>
              <w:del w:author="Roxana Marachi" w:id="89" w:date="2022-08-05T19:48:50Z">
                <w:sdt>
                  <w:sdtPr>
                    <w:tag w:val="goog_rdk_25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90" w:date="2022-08-05T18:15:47Z">
                          <w:rPr>
                            <w:rFonts w:ascii="Alegreya" w:cs="Alegreya" w:eastAsia="Alegreya" w:hAnsi="Alegreya"/>
                            <w:b w:val="0"/>
                            <w:i w:val="0"/>
                            <w:smallCaps w:val="0"/>
                            <w:strike w:val="0"/>
                            <w:color w:val="000000"/>
                            <w:sz w:val="24"/>
                            <w:szCs w:val="24"/>
                            <w:u w:val="none"/>
                            <w:shd w:fill="auto" w:val="clear"/>
                            <w:vertAlign w:val="baseline"/>
                          </w:rPr>
                        </w:rPrChange>
                      </w:rPr>
                      <w:delText xml:space="preserve">reasonable and reasoned arguments.</w:delText>
                    </w:r>
                  </w:sdtContent>
                </w:sdt>
              </w:del>
            </w:sdtContent>
          </w:sdt>
          <w:sdt>
            <w:sdtPr>
              <w:tag w:val="goog_rdk_260"/>
            </w:sdtPr>
            <w:sdtContent>
              <w:r w:rsidDel="00000000" w:rsidR="00000000" w:rsidRPr="00000000">
                <w:rPr>
                  <w:rtl w:val="0"/>
                </w:rPr>
              </w:r>
            </w:sdtContent>
          </w:sdt>
        </w:p>
      </w:sdtContent>
    </w:sdt>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2"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Unlike many other forms of privatization, charter schools have competition. When a</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government turns over the task of supplying water to a town, for example, there is</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03"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another public water company serving the same customers to serve as a comparison.</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Privatization is often an all-or-nothing proposition. Charter schools, on the other hand,</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 be and are often compared to the public schools in the same school district. The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presence of very visible competition has an interesting consequence: charter schools</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view public schools as an existential threat, precisely the opposite of the cooperative,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synergistic relationship that state legislators envisioned. In fact, the absence of reports</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the successful sharing of innovations appear so infrequently that sharing might as</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well be completely absent.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Given that charter schools in California get the same per pupil funding as do public</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there are a limited number of ways that charter schools can generate “excess”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funds. They can lower operating costs by hiring unqualified teachers and paying them</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less. They can tap into state or federal facilities grants. They can collect and sell student</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 They can contract out to a for-profit management company. They can buy</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technology from business partners. In all these cases, the net result is always the same: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flows out of the public school system into private hands.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employ fewer and less experienced teachers than public schools do. A</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teacher with 10 or 20 years of experience can easily command a salary that is twice that of</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newly minted teacher. Rocketship schools have a student-to-teacher ratio that’s</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officially as high as 36:1 (SCCOE, </w:t>
      </w:r>
      <w:hyperlink w:anchor="_heading=h.2m6kmy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if aides are counted as teachers, it is an</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estimate which understates the number of students per teacher. The combination of</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fewer and less expensive teachers can reduce the cost of teacher salaries to one-third of</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public schools pay for teachers. This reduction is significant because teacher</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salaries typically account for from one-third to three-quarters of the total expense of</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running a school. Charter schools that employ a blended pedagogy can further reduce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cost of salaries, with virtual schools dispensing entirely with teachers, effectively</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04"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reducing the single largest component of running a school to zero.</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3s49zyc" w:id="100"/>
      <w:bookmarkEnd w:id="10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Philanthrocapitalism</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1"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Philanthrocapitalism is the term used to describe the approach to philanthropy that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prioritizes operating non-profits as businesses, i.e. making money while “doing good”.</w:t>
      </w:r>
    </w:p>
    <w:p w:rsidR="00000000" w:rsidDel="00000000" w:rsidP="00000000" w:rsidRDefault="00000000" w:rsidRPr="00000000" w14:paraId="00000627">
      <w:pPr>
        <w:spacing w:before="125" w:lineRule="auto"/>
        <w:ind w:left="884" w:right="0" w:firstLine="0"/>
        <w:jc w:val="left"/>
        <w:rPr>
          <w:sz w:val="24"/>
          <w:szCs w:val="24"/>
        </w:rPr>
      </w:pPr>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The epigraph to Giridharadas’s book </w:t>
      </w:r>
      <w:r w:rsidDel="00000000" w:rsidR="00000000" w:rsidRPr="00000000">
        <w:rPr>
          <w:i w:val="1"/>
          <w:sz w:val="24"/>
          <w:szCs w:val="24"/>
          <w:rtl w:val="0"/>
        </w:rPr>
        <w:t xml:space="preserve">Winners Take All </w:t>
      </w:r>
      <w:r w:rsidDel="00000000" w:rsidR="00000000" w:rsidRPr="00000000">
        <w:rPr>
          <w:sz w:val="24"/>
          <w:szCs w:val="24"/>
          <w:rtl w:val="0"/>
        </w:rPr>
        <w:t xml:space="preserve">is a quote taken from Leo Tolstoy’s</w:t>
      </w:r>
    </w:p>
    <w:p w:rsidR="00000000" w:rsidDel="00000000" w:rsidP="00000000" w:rsidRDefault="00000000" w:rsidRPr="00000000" w14:paraId="00000628">
      <w:pPr>
        <w:spacing w:before="126" w:lineRule="auto"/>
        <w:ind w:left="894" w:right="0" w:firstLine="0"/>
        <w:jc w:val="left"/>
        <w:rPr>
          <w:sz w:val="24"/>
          <w:szCs w:val="24"/>
        </w:rPr>
      </w:pPr>
      <w:r w:rsidDel="00000000" w:rsidR="00000000" w:rsidRPr="00000000">
        <w:rPr>
          <w:rFonts w:ascii="Alegreya Sans" w:cs="Alegreya Sans" w:eastAsia="Alegreya Sans" w:hAnsi="Alegreya Sans"/>
          <w:sz w:val="16"/>
          <w:szCs w:val="16"/>
          <w:rtl w:val="0"/>
        </w:rPr>
        <w:t xml:space="preserve">5  </w:t>
      </w:r>
      <w:r w:rsidDel="00000000" w:rsidR="00000000" w:rsidRPr="00000000">
        <w:rPr>
          <w:i w:val="1"/>
          <w:sz w:val="24"/>
          <w:szCs w:val="24"/>
          <w:rtl w:val="0"/>
        </w:rPr>
        <w:t xml:space="preserve">Writings on Civil Disobedience and Nonviolence </w:t>
      </w:r>
      <w:r w:rsidDel="00000000" w:rsidR="00000000" w:rsidRPr="00000000">
        <w:rPr>
          <w:sz w:val="24"/>
          <w:szCs w:val="24"/>
          <w:rtl w:val="0"/>
        </w:rPr>
        <w:t xml:space="preserve">which captures the absurdity of making</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while “doing good”:</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74"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 sit on a man’s back choking him and making him carry me, and yet assure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myself and others that I am sorry for him and wish to lighten is load by all</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57"/>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means possible … except by getting off his back.</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70"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philanthrocapitalists, the techniques and vehicles used to extract a profit from</w:t>
      </w:r>
    </w:p>
    <w:p w:rsidR="00000000" w:rsidDel="00000000" w:rsidP="00000000" w:rsidRDefault="00000000" w:rsidRPr="00000000" w14:paraId="0000062F">
      <w:pPr>
        <w:spacing w:before="126" w:lineRule="auto"/>
        <w:ind w:left="85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public education are impressive. Saltman </w:t>
      </w:r>
      <w:hyperlink w:anchor="_heading=h.471acqr">
        <w:r w:rsidDel="00000000" w:rsidR="00000000" w:rsidRPr="00000000">
          <w:rPr>
            <w:sz w:val="24"/>
            <w:szCs w:val="24"/>
            <w:rtl w:val="0"/>
          </w:rPr>
          <w:t xml:space="preserve">(2018)</w:t>
        </w:r>
      </w:hyperlink>
      <w:r w:rsidDel="00000000" w:rsidR="00000000" w:rsidRPr="00000000">
        <w:rPr>
          <w:sz w:val="24"/>
          <w:szCs w:val="24"/>
          <w:rtl w:val="0"/>
        </w:rPr>
        <w:t xml:space="preserve"> lists the following in </w:t>
      </w:r>
      <w:r w:rsidDel="00000000" w:rsidR="00000000" w:rsidRPr="00000000">
        <w:rPr>
          <w:i w:val="1"/>
          <w:sz w:val="24"/>
          <w:szCs w:val="24"/>
          <w:rtl w:val="0"/>
        </w:rPr>
        <w:t xml:space="preserve">The Swindle of</w:t>
      </w:r>
    </w:p>
    <w:p w:rsidR="00000000" w:rsidDel="00000000" w:rsidP="00000000" w:rsidRDefault="00000000" w:rsidRPr="00000000" w14:paraId="00000630">
      <w:pPr>
        <w:spacing w:before="12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  </w:t>
      </w:r>
      <w:r w:rsidDel="00000000" w:rsidR="00000000" w:rsidRPr="00000000">
        <w:rPr>
          <w:i w:val="1"/>
          <w:sz w:val="24"/>
          <w:szCs w:val="24"/>
          <w:rtl w:val="0"/>
        </w:rPr>
        <w:t xml:space="preserve">Innovative Educational Finance </w:t>
      </w:r>
      <w:r w:rsidDel="00000000" w:rsidR="00000000" w:rsidRPr="00000000">
        <w:rPr>
          <w:sz w:val="24"/>
          <w:szCs w:val="24"/>
          <w:rtl w:val="0"/>
        </w:rPr>
        <w:t xml:space="preserve">(pp.</w:t>
      </w:r>
      <w:r w:rsidDel="00000000" w:rsidR="00000000" w:rsidRPr="00000000">
        <w:rPr>
          <w:i w:val="1"/>
          <w:sz w:val="24"/>
          <w:szCs w:val="24"/>
          <w:rtl w:val="0"/>
        </w:rPr>
        <w:t xml:space="preserve">xii</w:t>
      </w:r>
      <w:r w:rsidDel="00000000" w:rsidR="00000000" w:rsidRPr="00000000">
        <w:rPr>
          <w:sz w:val="24"/>
          <w:szCs w:val="24"/>
          <w:rtl w:val="0"/>
        </w:rPr>
        <w:t xml:space="preserve">–</w:t>
      </w:r>
      <w:r w:rsidDel="00000000" w:rsidR="00000000" w:rsidRPr="00000000">
        <w:rPr>
          <w:i w:val="1"/>
          <w:sz w:val="24"/>
          <w:szCs w:val="24"/>
          <w:rtl w:val="0"/>
        </w:rPr>
        <w:t xml:space="preserve">xiii</w:t>
      </w:r>
      <w:r w:rsidDel="00000000" w:rsidR="00000000" w:rsidRPr="00000000">
        <w:rPr>
          <w:sz w:val="24"/>
          <w:szCs w:val="24"/>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social impact bonds,</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higher education lending and student income loans,</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charter school real estate, tax credit, and municipal schemes, and</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philanthrocapitalist educational technology schemes.</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Marachi and Carpenter </w:t>
      </w:r>
      <w:hyperlink w:anchor="_heading=h.2bxgwvm">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Burris and Cimarusti </w:t>
      </w:r>
      <w:hyperlink w:anchor="_heading=h.1ulbml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Scott </w:t>
      </w:r>
      <w:hyperlink w:anchor="_heading=h.11bux6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 Baker and</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all make the same point: education has been captured by big business,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05"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where profits are hidden, and where the profits are substantial.</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106"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83"/>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meukdy" w:id="102"/>
      <w:bookmarkEnd w:id="10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Design and Methodology</w:t>
      </w:r>
    </w:p>
    <w:p w:rsidR="00000000" w:rsidDel="00000000" w:rsidP="00000000" w:rsidRDefault="00000000" w:rsidRPr="00000000" w14:paraId="0000063A">
      <w:pPr>
        <w:spacing w:before="231" w:lineRule="auto"/>
        <w:ind w:left="888" w:right="0" w:firstLine="0"/>
        <w:jc w:val="left"/>
        <w:rPr>
          <w:rFonts w:ascii="Alegreya Sans" w:cs="Alegreya Sans" w:eastAsia="Alegreya Sans" w:hAnsi="Alegreya Sans"/>
          <w:sz w:val="16"/>
          <w:szCs w:val="16"/>
        </w:rPr>
      </w:pPr>
      <w:r w:rsidDel="00000000" w:rsidR="00000000" w:rsidRPr="00000000">
        <w:rPr>
          <w:rFonts w:ascii="Alegreya Sans" w:cs="Alegreya Sans" w:eastAsia="Alegreya Sans" w:hAnsi="Alegreya Sans"/>
          <w:sz w:val="16"/>
          <w:szCs w:val="16"/>
          <w:rtl w:val="0"/>
        </w:rPr>
        <w:t xml:space="preserve">2</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Sans" w:cs="Alegreya Sans" w:eastAsia="Alegreya Sans" w:hAnsi="Alegreya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3C">
      <w:pPr>
        <w:tabs>
          <w:tab w:val="left" w:pos="1519"/>
        </w:tabs>
        <w:spacing w:before="0" w:lineRule="auto"/>
        <w:ind w:left="895" w:right="0" w:firstLine="0"/>
        <w:jc w:val="left"/>
        <w:rPr>
          <w:sz w:val="24"/>
          <w:szCs w:val="24"/>
        </w:rPr>
      </w:pPr>
      <w:r w:rsidDel="00000000" w:rsidR="00000000" w:rsidRPr="00000000">
        <w:rPr>
          <w:rFonts w:ascii="Alegreya Sans" w:cs="Alegreya Sans" w:eastAsia="Alegreya Sans" w:hAnsi="Alegreya Sans"/>
          <w:sz w:val="16"/>
          <w:szCs w:val="16"/>
          <w:rtl w:val="0"/>
        </w:rPr>
        <w:t xml:space="preserve">3</w:t>
        <w:tab/>
      </w:r>
      <w:r w:rsidDel="00000000" w:rsidR="00000000" w:rsidRPr="00000000">
        <w:rPr>
          <w:sz w:val="24"/>
          <w:szCs w:val="24"/>
          <w:rtl w:val="0"/>
        </w:rPr>
        <w:t xml:space="preserve">This dissertation is an </w:t>
      </w:r>
      <w:r w:rsidDel="00000000" w:rsidR="00000000" w:rsidRPr="00000000">
        <w:rPr>
          <w:i w:val="1"/>
          <w:sz w:val="24"/>
          <w:szCs w:val="24"/>
          <w:rtl w:val="0"/>
        </w:rPr>
        <w:t xml:space="preserve">exploratory</w:t>
      </w:r>
      <w:sdt>
        <w:sdtPr>
          <w:tag w:val="goog_rdk_262"/>
        </w:sdtPr>
        <w:sdtContent>
          <w:del w:author="Roxana Marachi" w:id="92" w:date="2022-08-05T18:16:36Z">
            <w:r w:rsidDel="00000000" w:rsidR="00000000" w:rsidRPr="00000000">
              <w:rPr>
                <w:sz w:val="24"/>
                <w:szCs w:val="24"/>
                <w:rtl w:val="0"/>
              </w:rPr>
              <w:delText xml:space="preserve">,</w:delText>
            </w:r>
          </w:del>
        </w:sdtContent>
      </w:sdt>
      <w:r w:rsidDel="00000000" w:rsidR="00000000" w:rsidRPr="00000000">
        <w:rPr>
          <w:sz w:val="24"/>
          <w:szCs w:val="24"/>
          <w:rtl w:val="0"/>
        </w:rPr>
        <w:t xml:space="preserve"> </w:t>
      </w:r>
      <w:r w:rsidDel="00000000" w:rsidR="00000000" w:rsidRPr="00000000">
        <w:rPr>
          <w:i w:val="1"/>
          <w:sz w:val="24"/>
          <w:szCs w:val="24"/>
          <w:rtl w:val="0"/>
        </w:rPr>
        <w:t xml:space="preserve">case study </w:t>
      </w:r>
      <w:r w:rsidDel="00000000" w:rsidR="00000000" w:rsidRPr="00000000">
        <w:rPr>
          <w:sz w:val="24"/>
          <w:szCs w:val="24"/>
          <w:rtl w:val="0"/>
        </w:rPr>
        <w:t xml:space="preserve">using a </w:t>
      </w:r>
      <w:r w:rsidDel="00000000" w:rsidR="00000000" w:rsidRPr="00000000">
        <w:rPr>
          <w:i w:val="1"/>
          <w:sz w:val="24"/>
          <w:szCs w:val="24"/>
          <w:rtl w:val="0"/>
        </w:rPr>
        <w:t xml:space="preserve">public policy </w:t>
      </w:r>
      <w:r w:rsidDel="00000000" w:rsidR="00000000" w:rsidRPr="00000000">
        <w:rPr>
          <w:sz w:val="24"/>
          <w:szCs w:val="24"/>
          <w:rtl w:val="0"/>
        </w:rPr>
        <w:t xml:space="preserve">lens to examine the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finances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Rocketship Education. Exploratory means that the precise data that will be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collected and the precise methods used to analyze those data are not fully known in</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advance and will depend on this study’s findings as the inquiry evolves. Case studies are</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in-depth examinations of a single topic that are limited in space or time. Public policy is</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set of rules, laws, regulations, and mores that affect the actions of an element of</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society. It is “the decisions, measures, programmes, strategies and courses of action</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adopted by the government or the legislative body” (Knill &amp; Tosun, </w:t>
      </w:r>
      <w:hyperlink w:anchor="_heading=h.3rnmrm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3). Public</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policy mandates, constrains, and abets Rocketship Education’s actions and how it</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structures its finances to meet its goals. Finance, as it pertains to Rocketship Education,</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encompasses all transactions of monetary value which involve the legal entity called</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 its principals and executives, and other entities with which it has</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significant relationships. Not only are the finances of Rocketship itself included in this</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definition, but also those of its founders who, perhaps went on to found companies that</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sold software to Rocketship, and also any entities focused on real property from whom</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might have bought, leased, or sold real property. Included as well are</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transactions like bonds, tax credits, loans, and grants.</w:t>
      </w:r>
    </w:p>
    <w:p w:rsidR="00000000" w:rsidDel="00000000" w:rsidP="00000000" w:rsidRDefault="00000000" w:rsidRPr="00000000" w14:paraId="0000064D">
      <w:pPr>
        <w:tabs>
          <w:tab w:val="left" w:pos="1519"/>
        </w:tabs>
        <w:spacing w:before="142"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This chapter contains six sections. The first section, </w:t>
      </w:r>
      <w:hyperlink w:anchor="_heading=h.2koq656">
        <w:r w:rsidDel="00000000" w:rsidR="00000000" w:rsidRPr="00000000">
          <w:rPr>
            <w:i w:val="1"/>
            <w:sz w:val="24"/>
            <w:szCs w:val="24"/>
            <w:rtl w:val="0"/>
          </w:rPr>
          <w:t xml:space="preserve">Process Overview</w:t>
        </w:r>
      </w:hyperlink>
      <w:r w:rsidDel="00000000" w:rsidR="00000000" w:rsidRPr="00000000">
        <w:rPr>
          <w:sz w:val="24"/>
          <w:szCs w:val="24"/>
          <w:rtl w:val="0"/>
        </w:rPr>
        <w:t xml:space="preserve">, describes at a</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very high level the four steps of inquiry this dissertation will follow. Since understanding</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 schools are financed is essential to understanding Rocketship’s finances, the next</w:t>
      </w:r>
    </w:p>
    <w:p w:rsidR="00000000" w:rsidDel="00000000" w:rsidP="00000000" w:rsidRDefault="00000000" w:rsidRPr="00000000" w14:paraId="00000650">
      <w:pPr>
        <w:spacing w:before="125" w:lineRule="auto"/>
        <w:ind w:left="822" w:right="0" w:firstLine="0"/>
        <w:jc w:val="left"/>
        <w:rPr>
          <w:sz w:val="24"/>
          <w:szCs w:val="24"/>
        </w:rPr>
      </w:pPr>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section, </w:t>
      </w:r>
      <w:hyperlink w:anchor="_heading=h.3jtnz0s">
        <w:r w:rsidDel="00000000" w:rsidR="00000000" w:rsidRPr="00000000">
          <w:rPr>
            <w:i w:val="1"/>
            <w:sz w:val="24"/>
            <w:szCs w:val="24"/>
            <w:rtl w:val="0"/>
          </w:rPr>
          <w:t xml:space="preserve">An Overview of California School Financing</w:t>
        </w:r>
      </w:hyperlink>
      <w:r w:rsidDel="00000000" w:rsidR="00000000" w:rsidRPr="00000000">
        <w:rPr>
          <w:sz w:val="24"/>
          <w:szCs w:val="24"/>
          <w:rtl w:val="0"/>
        </w:rPr>
        <w:t xml:space="preserve">, will give an overview of school financing</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California by describing the normal, common financial disclosures and reports made</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all districts and schools, including charter schools. It is important to remember that</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07"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budgets reflect the future, and audits reflect the past. Budgets are estimates, guesses,</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projections, whereas audits are a definitive, fixed record of the past.</w:t>
      </w:r>
    </w:p>
    <w:p w:rsidR="00000000" w:rsidDel="00000000" w:rsidP="00000000" w:rsidRDefault="00000000" w:rsidRPr="00000000" w14:paraId="00000655">
      <w:pPr>
        <w:tabs>
          <w:tab w:val="left" w:pos="828"/>
        </w:tabs>
        <w:spacing w:before="126" w:lineRule="auto"/>
        <w:ind w:left="197"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In order to make what’s being analyzed more concrete, Appendix </w:t>
      </w:r>
      <w:hyperlink w:anchor="_heading=h.2wfod1i">
        <w:r w:rsidDel="00000000" w:rsidR="00000000" w:rsidRPr="00000000">
          <w:rPr>
            <w:sz w:val="24"/>
            <w:szCs w:val="24"/>
            <w:rtl w:val="0"/>
          </w:rPr>
          <w:t xml:space="preserve">A,</w:t>
        </w:r>
      </w:hyperlink>
      <w:r w:rsidDel="00000000" w:rsidR="00000000" w:rsidRPr="00000000">
        <w:rPr>
          <w:sz w:val="24"/>
          <w:szCs w:val="24"/>
          <w:rtl w:val="0"/>
        </w:rPr>
        <w:t xml:space="preserve"> </w:t>
      </w:r>
      <w:hyperlink w:anchor="_heading=h.2wfod1i">
        <w:r w:rsidDel="00000000" w:rsidR="00000000" w:rsidRPr="00000000">
          <w:rPr>
            <w:i w:val="1"/>
            <w:sz w:val="24"/>
            <w:szCs w:val="24"/>
            <w:rtl w:val="0"/>
          </w:rPr>
          <w:t xml:space="preserve">School Financing</w:t>
        </w:r>
      </w:hyperlink>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hyperlink w:anchor="_heading=h.2wfod1i">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in California</w:t>
        </w:r>
      </w:hyperlink>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contains some example tables drawn from the Los Altos School District</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(LASD) for the 2019–20 school year. These are standard financial reports taken from</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LASD’s SACS data, but presented in a way that is both visually appealing and</w:t>
      </w:r>
    </w:p>
    <w:p w:rsidR="00000000" w:rsidDel="00000000" w:rsidP="00000000" w:rsidRDefault="00000000" w:rsidRPr="00000000" w14:paraId="00000659">
      <w:pPr>
        <w:spacing w:before="125"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informative.</w:t>
      </w:r>
      <w:hyperlink w:anchor="_heading=h.1ljsd9k">
        <w:r w:rsidDel="00000000" w:rsidR="00000000" w:rsidRPr="00000000">
          <w:rPr>
            <w:sz w:val="26.666666666666668"/>
            <w:szCs w:val="26.666666666666668"/>
            <w:vertAlign w:val="superscript"/>
            <w:rtl w:val="0"/>
          </w:rPr>
          <w:t xml:space="preserve">1</w:t>
        </w:r>
      </w:hyperlink>
      <w:r w:rsidDel="00000000" w:rsidR="00000000" w:rsidRPr="00000000">
        <w:rPr>
          <w:sz w:val="26.666666666666668"/>
          <w:szCs w:val="26.666666666666668"/>
          <w:vertAlign w:val="superscript"/>
          <w:rtl w:val="0"/>
        </w:rPr>
        <w:t xml:space="preserve"> </w:t>
      </w:r>
      <w:r w:rsidDel="00000000" w:rsidR="00000000" w:rsidRPr="00000000">
        <w:rPr>
          <w:sz w:val="24"/>
          <w:szCs w:val="24"/>
          <w:rtl w:val="0"/>
        </w:rPr>
        <w:t xml:space="preserve">The high level view is given in Figure </w:t>
      </w:r>
      <w:hyperlink w:anchor="_heading=h.2apwg4x">
        <w:r w:rsidDel="00000000" w:rsidR="00000000" w:rsidRPr="00000000">
          <w:rPr>
            <w:sz w:val="24"/>
            <w:szCs w:val="24"/>
            <w:rtl w:val="0"/>
          </w:rPr>
          <w:t xml:space="preserve">A.1,</w:t>
        </w:r>
      </w:hyperlink>
      <w:r w:rsidDel="00000000" w:rsidR="00000000" w:rsidRPr="00000000">
        <w:rPr>
          <w:sz w:val="24"/>
          <w:szCs w:val="24"/>
          <w:rtl w:val="0"/>
        </w:rPr>
        <w:t xml:space="preserve"> </w:t>
      </w:r>
      <w:hyperlink w:anchor="_heading=h.2apwg4x">
        <w:r w:rsidDel="00000000" w:rsidR="00000000" w:rsidRPr="00000000">
          <w:rPr>
            <w:i w:val="1"/>
            <w:sz w:val="24"/>
            <w:szCs w:val="24"/>
            <w:rtl w:val="0"/>
          </w:rPr>
          <w:t xml:space="preserve">LASD 2019–20 All Funds Summary</w:t>
        </w:r>
      </w:hyperlink>
      <w:r w:rsidDel="00000000" w:rsidR="00000000" w:rsidRPr="00000000">
        <w:rPr>
          <w:sz w:val="24"/>
          <w:szCs w:val="24"/>
          <w:rtl w:val="0"/>
        </w:rPr>
        <w:t xml:space="preserv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view is further broken down in five more tables. The final, sixth table is a projection</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LASD’s of finances for the current year (2018–19), the year whose budget is being</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presented (2019–20), and five years into the future. The first half of the table contains the</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assumptions used to generate the amounts in the second half.</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5"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Once the overall financing landscape of all schools in California ha</w:t>
      </w:r>
      <w:sdt>
        <w:sdtPr>
          <w:tag w:val="goog_rdk_263"/>
        </w:sdtPr>
        <w:sdtContent>
          <w:ins w:author="Roxana Marachi" w:id="93" w:date="2022-08-05T19:57:13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w:t>
            </w:r>
          </w:ins>
        </w:sdtContent>
      </w:sdt>
      <w:sdt>
        <w:sdtPr>
          <w:tag w:val="goog_rdk_264"/>
        </w:sdtPr>
        <w:sdtContent>
          <w:del w:author="Roxana Marachi" w:id="93" w:date="2022-08-05T19:57:13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ve</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been described,</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sdt>
        <w:sdtPr>
          <w:tag w:val="goog_rdk_265"/>
        </w:sdtPr>
        <w:sdtContent>
          <w:ins w:author="Roxana Marachi" w:id="94" w:date="2022-08-05T18:17:44Z"/>
          <w:sdt>
            <w:sdtPr>
              <w:tag w:val="goog_rdk_266"/>
            </w:sdtPr>
            <w:sdtContent>
              <w:commentRangeStart w:id="2"/>
            </w:sdtContent>
          </w:sdt>
          <w:ins w:author="Roxana Marachi" w:id="94" w:date="2022-08-05T18:17:44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data will be gathered from Rocketship </w:t>
            </w:r>
          </w:ins>
        </w:sdtContent>
      </w:sdt>
      <w:sdt>
        <w:sdtPr>
          <w:tag w:val="goog_rdk_267"/>
        </w:sdtPr>
        <w:sdtContent>
          <w:del w:author="Roxana Marachi" w:id="94" w:date="2022-08-05T18:17:44Z">
            <w:commentRangeEnd w:id="2"/>
            <w:r w:rsidDel="00000000" w:rsidR="00000000" w:rsidRPr="00000000">
              <w:commentReference w:id="2"/>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this study can start to gather actual data from</w:delText>
            </w:r>
          </w:del>
        </w:sdtContent>
      </w:sdt>
      <w:sdt>
        <w:sdtPr>
          <w:tag w:val="goog_rdk_268"/>
        </w:sdtPr>
        <w:sdtContent>
          <w:del w:author="Roxana Marachi" w:id="95" w:date="2022-08-05T19:57:2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Rocketship</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There are three such groups of</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 petitions, financial reports, and </w:t>
      </w:r>
      <w:sdt>
        <w:sdtPr>
          <w:tag w:val="goog_rdk_269"/>
        </w:sdtPr>
        <w:sdtContent>
          <w:ins w:author="Roxana Marachi" w:id="96" w:date="2022-08-05T19:57:3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catchall group: other data. Each will be covered in</w:t>
      </w:r>
    </w:p>
    <w:p w:rsidR="00000000" w:rsidDel="00000000" w:rsidP="00000000" w:rsidRDefault="00000000" w:rsidRPr="00000000" w14:paraId="00000661">
      <w:pPr>
        <w:spacing w:before="126" w:lineRule="auto"/>
        <w:ind w:left="138" w:right="0" w:firstLine="0"/>
        <w:jc w:val="left"/>
        <w:rPr>
          <w:sz w:val="24"/>
          <w:szCs w:val="24"/>
        </w:rPr>
      </w:pPr>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the third section, </w:t>
      </w:r>
      <w:hyperlink w:anchor="_heading=h.14ykbeg">
        <w:r w:rsidDel="00000000" w:rsidR="00000000" w:rsidRPr="00000000">
          <w:rPr>
            <w:i w:val="1"/>
            <w:sz w:val="24"/>
            <w:szCs w:val="24"/>
            <w:rtl w:val="0"/>
          </w:rPr>
          <w:t xml:space="preserve">Charter School Financing</w:t>
        </w:r>
      </w:hyperlink>
      <w:r w:rsidDel="00000000" w:rsidR="00000000" w:rsidRPr="00000000">
        <w:rPr>
          <w:i w:val="1"/>
          <w:sz w:val="24"/>
          <w:szCs w:val="24"/>
          <w:rtl w:val="0"/>
        </w:rPr>
        <w:t xml:space="preserve"> </w:t>
      </w:r>
      <w:r w:rsidDel="00000000" w:rsidR="00000000" w:rsidRPr="00000000">
        <w:rPr>
          <w:sz w:val="24"/>
          <w:szCs w:val="24"/>
          <w:rtl w:val="0"/>
        </w:rPr>
        <w:t xml:space="preserve">of this chapter.</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Once all the data have been gathered, the analyses can begin. The first such analysis is</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profits that do not accrue to Rocketship itself, but rather to associated entities. They</w:t>
      </w:r>
    </w:p>
    <w:p w:rsidR="00000000" w:rsidDel="00000000" w:rsidP="00000000" w:rsidRDefault="00000000" w:rsidRPr="00000000" w14:paraId="00000664">
      <w:pPr>
        <w:spacing w:before="12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are covered in section </w:t>
      </w:r>
      <w:hyperlink w:anchor="_heading=h.1nia2ey">
        <w:r w:rsidDel="00000000" w:rsidR="00000000" w:rsidRPr="00000000">
          <w:rPr>
            <w:i w:val="1"/>
            <w:sz w:val="24"/>
            <w:szCs w:val="24"/>
            <w:rtl w:val="0"/>
          </w:rPr>
          <w:t xml:space="preserve">Indirect Profits</w:t>
        </w:r>
      </w:hyperlink>
      <w:r w:rsidDel="00000000" w:rsidR="00000000" w:rsidRPr="00000000">
        <w:rPr>
          <w:sz w:val="24"/>
          <w:szCs w:val="24"/>
          <w:rtl w:val="0"/>
        </w:rPr>
        <w:t xml:space="preserve">.</w:t>
      </w:r>
    </w:p>
    <w:p w:rsidR="00000000" w:rsidDel="00000000" w:rsidP="00000000" w:rsidRDefault="00000000" w:rsidRPr="00000000" w14:paraId="00000665">
      <w:pPr>
        <w:tabs>
          <w:tab w:val="left" w:pos="828"/>
        </w:tabs>
        <w:spacing w:before="125"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18</w:t>
        <w:tab/>
      </w:r>
      <w:r w:rsidDel="00000000" w:rsidR="00000000" w:rsidRPr="00000000">
        <w:rPr>
          <w:sz w:val="24"/>
          <w:szCs w:val="24"/>
          <w:rtl w:val="0"/>
        </w:rPr>
        <w:t xml:space="preserve">The fifth section, </w:t>
      </w:r>
      <w:hyperlink w:anchor="_heading=h.11si5id">
        <w:r w:rsidDel="00000000" w:rsidR="00000000" w:rsidRPr="00000000">
          <w:rPr>
            <w:i w:val="1"/>
            <w:sz w:val="24"/>
            <w:szCs w:val="24"/>
            <w:rtl w:val="0"/>
          </w:rPr>
          <w:t xml:space="preserve">Are There Gaps or Anomalies in the Data?</w:t>
        </w:r>
      </w:hyperlink>
      <w:r w:rsidDel="00000000" w:rsidR="00000000" w:rsidRPr="00000000">
        <w:rPr>
          <w:sz w:val="24"/>
          <w:szCs w:val="24"/>
          <w:rtl w:val="0"/>
        </w:rPr>
        <w:t xml:space="preserve">, discusses how potential gaps</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anomalies in the financial data might be discovered. This is where triangulation can be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used to cross-check the validity of that data. Does everything add up? Are there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important, missing documents? How much do these gaps or anomalies matter? Are the</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oddities long-standing or fleeting? Examples of triangulation might be comparing</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Rocketship’s LCAPs to their budget, or comparing IRS Form 990 data to their audited</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85" name=""/>
                <a:graphic>
                  <a:graphicData uri="http://schemas.microsoft.com/office/word/2010/wordprocessingShape">
                    <wps:wsp>
                      <wps:cNvSpPr/>
                      <wps:cNvPr id="75" name="Shape 75"/>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85" name="image75.png"/>
                <a:graphic>
                  <a:graphicData uri="http://schemas.openxmlformats.org/drawingml/2006/picture">
                    <pic:pic>
                      <pic:nvPicPr>
                        <pic:cNvPr id="0" name="image75.png"/>
                        <pic:cNvPicPr preferRelativeResize="0"/>
                      </pic:nvPicPr>
                      <pic:blipFill>
                        <a:blip r:embed="rId10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66C">
      <w:pPr>
        <w:spacing w:before="156" w:line="194" w:lineRule="auto"/>
        <w:ind w:left="468" w:right="826" w:firstLine="372"/>
        <w:jc w:val="left"/>
        <w:rPr>
          <w:sz w:val="20"/>
          <w:szCs w:val="20"/>
        </w:rPr>
        <w:sectPr>
          <w:footerReference r:id="rId109" w:type="default"/>
          <w:type w:val="nextPage"/>
          <w:pgSz w:h="15840" w:w="12240" w:orient="portrait"/>
          <w:pgMar w:bottom="1640" w:top="1720" w:left="1000" w:right="1300" w:header="0" w:footer="1451"/>
        </w:sectPr>
      </w:pPr>
      <w:bookmarkStart w:colFirst="0" w:colLast="0" w:name="_heading=h.1ljsd9k" w:id="104"/>
      <w:bookmarkEnd w:id="104"/>
      <w:r w:rsidDel="00000000" w:rsidR="00000000" w:rsidRPr="00000000">
        <w:rPr>
          <w:sz w:val="23.333333333333336"/>
          <w:szCs w:val="23.333333333333336"/>
          <w:vertAlign w:val="superscript"/>
          <w:rtl w:val="0"/>
        </w:rPr>
        <w:t xml:space="preserve">1</w:t>
      </w:r>
      <w:r w:rsidDel="00000000" w:rsidR="00000000" w:rsidRPr="00000000">
        <w:rPr>
          <w:sz w:val="20"/>
          <w:szCs w:val="20"/>
          <w:rtl w:val="0"/>
        </w:rPr>
        <w:t xml:space="preserve">LASD’s annual budgets have consistently won the Meritorious Budget Award for Excellence from the Association of School Business Officials International for the quality and comprehensiveness of its financial statements for each of the last 15 years. Both LASD’s annual budget and its CAFR exceed 100 pages. That information and data, although available elsewhere, is truly informative and serves as a record, a history if you will, of LASD’s past, its actions, and the data which guided those actions.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statement of salary expenses.</w:t>
      </w:r>
    </w:p>
    <w:p w:rsidR="00000000" w:rsidDel="00000000" w:rsidP="00000000" w:rsidRDefault="00000000" w:rsidRPr="00000000" w14:paraId="0000066E">
      <w:pPr>
        <w:tabs>
          <w:tab w:val="left" w:pos="1519"/>
        </w:tabs>
        <w:spacing w:before="139"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Lastly, the sixth section, </w:t>
      </w:r>
      <w:hyperlink w:anchor="_heading=h.16x20ju">
        <w:r w:rsidDel="00000000" w:rsidR="00000000" w:rsidRPr="00000000">
          <w:rPr>
            <w:i w:val="1"/>
            <w:sz w:val="24"/>
            <w:szCs w:val="24"/>
            <w:rtl w:val="0"/>
          </w:rPr>
          <w:t xml:space="preserve">What About the Flow of Money Through Rocketship?</w:t>
        </w:r>
      </w:hyperlink>
      <w:r w:rsidDel="00000000" w:rsidR="00000000" w:rsidRPr="00000000">
        <w:rPr>
          <w:sz w:val="24"/>
          <w:szCs w:val="24"/>
          <w:rtl w:val="0"/>
        </w:rPr>
        <w:t xml:space="preserve">, describes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 this dissertation will study the flow of money in and out of Rocketship. Until now,</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study has treated Rocketship’s finances statically, i.e. at points in time. Just as</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important are the dynamic flows of money. Where do they come from, and where do</w:t>
      </w:r>
    </w:p>
    <w:p w:rsidR="00000000" w:rsidDel="00000000" w:rsidP="00000000" w:rsidRDefault="00000000" w:rsidRPr="00000000" w14:paraId="00000672">
      <w:pPr>
        <w:spacing w:before="125"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they go?</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bookmarkStart w:colFirst="0" w:colLast="0" w:name="bookmark=id.45jfvxd" w:id="105"/>
      <w:bookmarkEnd w:id="10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Process Overview</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Explaining the real estate-related finances of Rocketship Education is the heart of</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dissertation. Where do Rocketship’s revenues come from? Where are they spending</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revenue? Are there investors who make money off of Rocketship? And, critically, if</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takes in more money than it spends on education, where does that money go?</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8"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respond to these questions, the basic process steps for this dissertation will</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include the following:</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65"/>
        </w:tabs>
        <w:spacing w:after="0" w:before="73"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 Gather financial data for the Rocketship schools being studied. The initial set of</w:t>
      </w:r>
    </w:p>
    <w:p w:rsidR="00000000" w:rsidDel="00000000" w:rsidP="00000000" w:rsidRDefault="00000000" w:rsidRPr="00000000" w14:paraId="0000067F">
      <w:pPr>
        <w:tabs>
          <w:tab w:val="left" w:pos="1839"/>
        </w:tabs>
        <w:spacing w:before="126"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15</w:t>
        <w:tab/>
      </w:r>
      <w:r w:rsidDel="00000000" w:rsidR="00000000" w:rsidRPr="00000000">
        <w:rPr>
          <w:sz w:val="24"/>
          <w:szCs w:val="24"/>
          <w:rtl w:val="0"/>
        </w:rPr>
        <w:t xml:space="preserve">data being analyzed is discussed in the section </w:t>
      </w:r>
      <w:hyperlink w:anchor="_heading=h.14ykbeg">
        <w:r w:rsidDel="00000000" w:rsidR="00000000" w:rsidRPr="00000000">
          <w:rPr>
            <w:i w:val="1"/>
            <w:sz w:val="24"/>
            <w:szCs w:val="24"/>
            <w:rtl w:val="0"/>
          </w:rPr>
          <w:t xml:space="preserve">Charter School Financing</w:t>
        </w:r>
      </w:hyperlink>
      <w:r w:rsidDel="00000000" w:rsidR="00000000" w:rsidRPr="00000000">
        <w:rPr>
          <w:i w:val="1"/>
          <w:sz w:val="24"/>
          <w:szCs w:val="24"/>
          <w:rtl w:val="0"/>
        </w:rPr>
        <w:t xml:space="preserve"> </w:t>
      </w:r>
      <w:r w:rsidDel="00000000" w:rsidR="00000000" w:rsidRPr="00000000">
        <w:rPr>
          <w:sz w:val="24"/>
          <w:szCs w:val="24"/>
          <w:rtl w:val="0"/>
        </w:rPr>
        <w:t xml:space="preserve">later in this</w:t>
      </w:r>
    </w:p>
    <w:p w:rsidR="00000000" w:rsidDel="00000000" w:rsidP="00000000" w:rsidRDefault="00000000" w:rsidRPr="00000000" w14:paraId="00000680">
      <w:pPr>
        <w:tabs>
          <w:tab w:val="left" w:pos="1839"/>
        </w:tabs>
        <w:spacing w:before="126" w:lineRule="auto"/>
        <w:ind w:left="831" w:right="0" w:firstLine="0"/>
        <w:jc w:val="left"/>
        <w:rPr>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sz w:val="24"/>
          <w:szCs w:val="24"/>
          <w:rtl w:val="0"/>
        </w:rPr>
        <w:t xml:space="preserve">chapter.</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3"/>
        </w:tabs>
        <w:spacing w:after="0" w:before="152"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 Identify any gaps or anomalies in the data. This is where triangulation is useful</w:t>
      </w:r>
    </w:p>
    <w:p w:rsidR="00000000" w:rsidDel="00000000" w:rsidP="00000000" w:rsidRDefault="00000000" w:rsidRPr="00000000" w14:paraId="00000682">
      <w:pPr>
        <w:tabs>
          <w:tab w:val="left" w:pos="1839"/>
        </w:tabs>
        <w:spacing w:before="126" w:lineRule="auto"/>
        <w:ind w:left="8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18</w:t>
        <w:tab/>
      </w:r>
      <w:r w:rsidDel="00000000" w:rsidR="00000000" w:rsidRPr="00000000">
        <w:rPr>
          <w:sz w:val="24"/>
          <w:szCs w:val="24"/>
          <w:rtl w:val="0"/>
        </w:rPr>
        <w:t xml:space="preserve">and is discussed further in the section </w:t>
      </w:r>
      <w:hyperlink w:anchor="_heading=h.4kx3h1s">
        <w:r w:rsidDel="00000000" w:rsidR="00000000" w:rsidRPr="00000000">
          <w:rPr>
            <w:i w:val="1"/>
            <w:sz w:val="24"/>
            <w:szCs w:val="24"/>
            <w:rtl w:val="0"/>
          </w:rPr>
          <w:t xml:space="preserve">Triangulation</w:t>
        </w:r>
      </w:hyperlink>
      <w:r w:rsidDel="00000000" w:rsidR="00000000" w:rsidRPr="00000000">
        <w:rPr>
          <w:sz w:val="24"/>
          <w:szCs w:val="24"/>
          <w:rtl w:val="0"/>
        </w:rPr>
        <w:t xml:space="preserv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7"/>
        </w:tabs>
        <w:spacing w:after="0" w:before="151"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 Analyze the flow of money in and out of Rocketship. That is covered in the section</w:t>
      </w:r>
    </w:p>
    <w:p w:rsidR="00000000" w:rsidDel="00000000" w:rsidP="00000000" w:rsidRDefault="00000000" w:rsidRPr="00000000" w14:paraId="00000684">
      <w:pPr>
        <w:tabs>
          <w:tab w:val="left" w:pos="1839"/>
        </w:tabs>
        <w:spacing w:before="12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hyperlink w:anchor="_heading=h.16x20ju">
        <w:r w:rsidDel="00000000" w:rsidR="00000000" w:rsidRPr="00000000">
          <w:rPr>
            <w:i w:val="1"/>
            <w:sz w:val="24"/>
            <w:szCs w:val="24"/>
            <w:rtl w:val="0"/>
          </w:rPr>
          <w:t xml:space="preserve">What About the Flow of Money Through Rocketship?</w:t>
        </w:r>
      </w:hyperlink>
      <w:r w:rsidDel="00000000" w:rsidR="00000000" w:rsidRPr="00000000">
        <w:rPr>
          <w:i w:val="1"/>
          <w:sz w:val="24"/>
          <w:szCs w:val="24"/>
          <w:rtl w:val="0"/>
        </w:rPr>
        <w:t xml:space="preserve"> </w:t>
      </w:r>
      <w:r w:rsidDel="00000000" w:rsidR="00000000" w:rsidRPr="00000000">
        <w:rPr>
          <w:sz w:val="24"/>
          <w:szCs w:val="24"/>
          <w:rtl w:val="0"/>
        </w:rPr>
        <w:t xml:space="preserve">which tries to determine where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39"/>
        </w:tabs>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funds come from, where is that money being spent, and what public</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39"/>
        </w:tabs>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policies (or lack thereof) account for Rocketship’s actions.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9"/>
        </w:tabs>
        <w:spacing w:after="0" w:before="151"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4. Identify to the extent possible how people or entities that are not part of</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39"/>
        </w:tabs>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1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may nonetheless profit from Rocketship.</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Analyzing the finances of Rocketship Education means, for example, determining</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are the terms of a bond issue. Are these bonds general obligation or revenue bonds,</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obligations of Rocketship Education and funded their revenues, or are they conduit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bonds issued by a government agency and obligations of that government agency that</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intended by not guaranteed to be funded by Rocketship’s revenues? Have the bonds</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been purchased by entities that are related to Rocketship, i.e. they are not arm’s length</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transactions?</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All bonds are risky to some extent, some more than others, and purchasers of those</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bonds are compensated for taking on that risk by being paid interest on the amount</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borrowed. An immediate question comes to mind: Is the interest rate appropriate for the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risk being taken on? Answering that question entails comparing Rocketship Education to</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other, similar borrowers. If the interest rate is higher than expected, then Rocketship</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is effectively giving away some of its revenue. Another question one might ask</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“How is Rocketship Education spending its bond proceeds?” Are those expenses in line</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what other charter school chains or public school districts are spending their bond</w:t>
      </w:r>
    </w:p>
    <w:p w:rsidR="00000000" w:rsidDel="00000000" w:rsidP="00000000" w:rsidRDefault="00000000" w:rsidRPr="00000000" w14:paraId="00000698">
      <w:pPr>
        <w:spacing w:before="126"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proceeds on?</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bookmarkStart w:colFirst="0" w:colLast="0" w:name="bookmark=id.zu0gcz" w:id="107"/>
      <w:bookmarkEnd w:id="10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 Overview of California School Financing</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3"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Primary and secondary schools (grades K–12) and charter schools in California are</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financed with a combination of federal, state, and local monies as seen in Figure </w:t>
      </w:r>
      <w:hyperlink w:anchor="_heading=h.1yyy98l">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69F">
      <w:pPr>
        <w:spacing w:before="126"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  </w:t>
      </w:r>
      <w:hyperlink w:anchor="_heading=h.1yyy98l">
        <w:r w:rsidDel="00000000" w:rsidR="00000000" w:rsidRPr="00000000">
          <w:rPr>
            <w:i w:val="1"/>
            <w:sz w:val="24"/>
            <w:szCs w:val="24"/>
            <w:rtl w:val="0"/>
          </w:rPr>
          <w:t xml:space="preserve">California 2019–20 K–12 Funding by Source</w:t>
        </w:r>
      </w:hyperlink>
      <w:r w:rsidDel="00000000" w:rsidR="00000000" w:rsidRPr="00000000">
        <w:rPr>
          <w:sz w:val="24"/>
          <w:szCs w:val="24"/>
          <w:rtl w:val="0"/>
        </w:rPr>
        <w:t xml:space="preserve">. Since federal funds account for only 8% of total</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funding for California’s elementary school children (Legislative Analyst’s Office, </w:t>
      </w:r>
      <w:hyperlink w:anchor="_heading=h.4ihyjke">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federal contribution will not be considered further. Note that federal facilities grants</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charter schools are not part of this 8%.</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11"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June of every year, the California Legislature passes a budget for the next fiscal</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5">
      <w:pPr>
        <w:spacing w:before="78" w:line="269" w:lineRule="auto"/>
        <w:ind w:left="1160" w:right="0" w:firstLine="0"/>
        <w:jc w:val="left"/>
        <w:rPr>
          <w:b w:val="1"/>
          <w:sz w:val="20"/>
          <w:szCs w:val="20"/>
        </w:rPr>
      </w:pPr>
      <w:bookmarkStart w:colFirst="0" w:colLast="0" w:name="_heading=h.1yyy98l" w:id="109"/>
      <w:bookmarkEnd w:id="109"/>
      <w:r w:rsidDel="00000000" w:rsidR="00000000" w:rsidRPr="00000000">
        <w:rPr>
          <w:b w:val="1"/>
          <w:sz w:val="20"/>
          <w:szCs w:val="20"/>
          <w:rtl w:val="0"/>
        </w:rPr>
        <w:t xml:space="preserve">Figure 3.1</w:t>
      </w:r>
    </w:p>
    <w:p w:rsidR="00000000" w:rsidDel="00000000" w:rsidP="00000000" w:rsidRDefault="00000000" w:rsidRPr="00000000" w14:paraId="000006A6">
      <w:pPr>
        <w:spacing w:before="0" w:line="328" w:lineRule="auto"/>
        <w:ind w:left="1160" w:right="0" w:firstLine="0"/>
        <w:jc w:val="left"/>
        <w:rPr>
          <w:i w:val="1"/>
          <w:sz w:val="24"/>
          <w:szCs w:val="24"/>
        </w:rPr>
      </w:pPr>
      <w:r w:rsidDel="00000000" w:rsidR="00000000" w:rsidRPr="00000000">
        <w:rPr>
          <w:i w:val="1"/>
          <w:sz w:val="24"/>
          <w:szCs w:val="24"/>
          <w:rtl w:val="0"/>
        </w:rPr>
        <w:t xml:space="preserve">California 2019–20 K–12 Funding by Source</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1"/>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745608</wp:posOffset>
            </wp:positionH>
            <wp:positionV relativeFrom="paragraph">
              <wp:posOffset>94153</wp:posOffset>
            </wp:positionV>
            <wp:extent cx="5483551" cy="6397466"/>
            <wp:effectExtent b="0" l="0" r="0" t="0"/>
            <wp:wrapTopAndBottom distB="0" distT="0"/>
            <wp:docPr id="168" name="image1.jpg"/>
            <a:graphic>
              <a:graphicData uri="http://schemas.openxmlformats.org/drawingml/2006/picture">
                <pic:pic>
                  <pic:nvPicPr>
                    <pic:cNvPr id="0" name="image1.jpg"/>
                    <pic:cNvPicPr preferRelativeResize="0"/>
                  </pic:nvPicPr>
                  <pic:blipFill>
                    <a:blip r:embed="rId112"/>
                    <a:srcRect b="0" l="0" r="0" t="0"/>
                    <a:stretch>
                      <a:fillRect/>
                    </a:stretch>
                  </pic:blipFill>
                  <pic:spPr>
                    <a:xfrm>
                      <a:off x="0" y="0"/>
                      <a:ext cx="5483551" cy="6397466"/>
                    </a:xfrm>
                    <a:prstGeom prst="rect"/>
                    <a:ln/>
                  </pic:spPr>
                </pic:pic>
              </a:graphicData>
            </a:graphic>
          </wp:anchor>
        </w:drawing>
      </w:r>
    </w:p>
    <w:p w:rsidR="00000000" w:rsidDel="00000000" w:rsidP="00000000" w:rsidRDefault="00000000" w:rsidRPr="00000000" w14:paraId="000006A8">
      <w:pPr>
        <w:spacing w:before="40" w:lineRule="auto"/>
        <w:ind w:left="1160" w:right="0" w:firstLine="0"/>
        <w:jc w:val="left"/>
        <w:rPr>
          <w:sz w:val="20"/>
          <w:szCs w:val="20"/>
        </w:rPr>
        <w:sectPr>
          <w:footerReference r:id="rId113" w:type="default"/>
          <w:type w:val="nextPage"/>
          <w:pgSz w:h="15840" w:w="12240" w:orient="portrait"/>
          <w:pgMar w:bottom="1740" w:top="1820" w:left="1000" w:right="1300" w:header="0" w:footer="1554"/>
        </w:sectPr>
      </w:pPr>
      <w:r w:rsidDel="00000000" w:rsidR="00000000" w:rsidRPr="00000000">
        <w:rPr>
          <w:i w:val="1"/>
          <w:sz w:val="20"/>
          <w:szCs w:val="20"/>
          <w:rtl w:val="0"/>
        </w:rPr>
        <w:t xml:space="preserve">Note: </w:t>
      </w:r>
      <w:r w:rsidDel="00000000" w:rsidR="00000000" w:rsidRPr="00000000">
        <w:rPr>
          <w:sz w:val="20"/>
          <w:szCs w:val="20"/>
          <w:rtl w:val="0"/>
        </w:rPr>
        <w:t xml:space="preserve">Legislative Analyst’s Office </w:t>
      </w:r>
      <w:hyperlink w:anchor="_heading=h.4ihyjke">
        <w:r w:rsidDel="00000000" w:rsidR="00000000" w:rsidRPr="00000000">
          <w:rPr>
            <w:sz w:val="20"/>
            <w:szCs w:val="20"/>
            <w:rtl w:val="0"/>
          </w:rPr>
          <w:t xml:space="preserve">(2021).</w:t>
        </w:r>
      </w:hyperlink>
      <w:r w:rsidDel="00000000" w:rsidR="00000000" w:rsidRPr="00000000">
        <w:rPr>
          <w:sz w:val="20"/>
          <w:szCs w:val="20"/>
          <w:rtl w:val="0"/>
        </w:rPr>
        <w:t xml:space="preserve"> Public record.</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 (July 1 – June 30) and the Governor signs it into law. This is called the enacted</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 This version of the budget describes the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intent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the Governor and the</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Legislature, but does not necessarily provide any actual money. The real work is done in</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are called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trailer bills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are passed piecemeal in the months following the</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adoption of the budget. During the course of the fiscal year, revisions are made to this</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enacted budget either because of circumstance or because of changed priorities, and at</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end of the fiscal year, this is now called the revised budget. After the budget year has</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passed, technical adjustments are still made: Exactly how much money was spent, or</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was misclassified and improperly allocated will change the revised budget</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numbers. This then becomes the final budget. The upshot of this is that there are actually</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three versions of California’s education budget: the one for next year (enacted), the one</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the current year (revised) and the one for the prior year (final). Normally, the enacted</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 is the one that is meant when people speak of the budget.</w:t>
      </w:r>
    </w:p>
    <w:p w:rsidR="00000000" w:rsidDel="00000000" w:rsidP="00000000" w:rsidRDefault="00000000" w:rsidRPr="00000000" w14:paraId="000006B6">
      <w:pPr>
        <w:tabs>
          <w:tab w:val="left" w:pos="828"/>
        </w:tabs>
        <w:spacing w:before="162" w:lineRule="auto"/>
        <w:ind w:left="138" w:right="0" w:firstLine="0"/>
        <w:jc w:val="left"/>
        <w:rPr>
          <w:sz w:val="24"/>
          <w:szCs w:val="24"/>
        </w:rPr>
      </w:pPr>
      <w:r w:rsidDel="00000000" w:rsidR="00000000" w:rsidRPr="00000000">
        <w:rPr>
          <w:rFonts w:ascii="Alegreya Sans" w:cs="Alegreya Sans" w:eastAsia="Alegreya Sans" w:hAnsi="Alegreya Sans"/>
          <w:sz w:val="16"/>
          <w:szCs w:val="16"/>
          <w:rtl w:val="0"/>
        </w:rPr>
        <w:t xml:space="preserve">14</w:t>
        <w:tab/>
      </w:r>
      <w:r w:rsidDel="00000000" w:rsidR="00000000" w:rsidRPr="00000000">
        <w:rPr>
          <w:sz w:val="24"/>
          <w:szCs w:val="24"/>
          <w:rtl w:val="0"/>
        </w:rPr>
        <w:t xml:space="preserve">Figure </w:t>
      </w:r>
      <w:hyperlink w:anchor="_heading=h.1yyy98l">
        <w:r w:rsidDel="00000000" w:rsidR="00000000" w:rsidRPr="00000000">
          <w:rPr>
            <w:sz w:val="24"/>
            <w:szCs w:val="24"/>
            <w:rtl w:val="0"/>
          </w:rPr>
          <w:t xml:space="preserve">3.1 on the preceding page,</w:t>
        </w:r>
      </w:hyperlink>
      <w:r w:rsidDel="00000000" w:rsidR="00000000" w:rsidRPr="00000000">
        <w:rPr>
          <w:sz w:val="24"/>
          <w:szCs w:val="24"/>
          <w:rtl w:val="0"/>
        </w:rPr>
        <w:t xml:space="preserve"> </w:t>
      </w:r>
      <w:hyperlink w:anchor="_heading=h.1yyy98l">
        <w:r w:rsidDel="00000000" w:rsidR="00000000" w:rsidRPr="00000000">
          <w:rPr>
            <w:i w:val="1"/>
            <w:sz w:val="24"/>
            <w:szCs w:val="24"/>
            <w:rtl w:val="0"/>
          </w:rPr>
          <w:t xml:space="preserve">California 2019–20 K–12 Funding by Source</w:t>
        </w:r>
      </w:hyperlink>
      <w:r w:rsidDel="00000000" w:rsidR="00000000" w:rsidRPr="00000000">
        <w:rPr>
          <w:sz w:val="24"/>
          <w:szCs w:val="24"/>
          <w:rtl w:val="0"/>
        </w:rPr>
        <w:t xml:space="preserve">, shows</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money California has to fund its primary and secondary educational system,</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i.e. grades K–12. This money is then allocated to local educational agencies (LEAs),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through a formula known as the Local Control Funding Formula (LCFF).</w:t>
      </w:r>
      <w:hyperlink w:anchor="_heading=h.4iylrwe">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2</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LEAs include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individual charter schools, county offices of education, and local public school districts.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total amount of money for K–12 funding is allocated using a formula that was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enacted by voters in 1988 (LAO, </w:t>
      </w:r>
      <w:hyperlink w:anchor="_heading=h.3jd0qos">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Proposition 98. Prop. 98 was originally meant to be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minimum guaranteed funding level, but has evolved into a ceiling. The Legislative</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Analyst’s Office (LAO), which serves as an independent, non-partisan research arm of the</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Legislature in much the same way that the Congressional Research Service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serves the U.S. Congress, calls Prop. 98 “A Tale of Complexity” (p.5) and says that “A</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74" name=""/>
                <a:graphic>
                  <a:graphicData uri="http://schemas.microsoft.com/office/word/2010/wordprocessingShape">
                    <wps:wsp>
                      <wps:cNvSpPr/>
                      <wps:cNvPr id="64" name="Shape 6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177800</wp:posOffset>
                </wp:positionV>
                <wp:extent cx="1270" cy="12700"/>
                <wp:effectExtent b="0" l="0" r="0" t="0"/>
                <wp:wrapTopAndBottom distB="0" distT="0"/>
                <wp:docPr id="74" name="image64.png"/>
                <a:graphic>
                  <a:graphicData uri="http://schemas.openxmlformats.org/drawingml/2006/picture">
                    <pic:pic>
                      <pic:nvPicPr>
                        <pic:cNvPr id="0" name="image64.png"/>
                        <pic:cNvPicPr preferRelativeResize="0"/>
                      </pic:nvPicPr>
                      <pic:blipFill>
                        <a:blip r:embed="rId1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6C2">
      <w:pPr>
        <w:spacing w:before="156" w:line="194" w:lineRule="auto"/>
        <w:ind w:left="468" w:right="760" w:firstLine="353.9999999999999"/>
        <w:jc w:val="left"/>
        <w:rPr>
          <w:sz w:val="20"/>
          <w:szCs w:val="20"/>
        </w:rPr>
        <w:sectPr>
          <w:footerReference r:id="rId115" w:type="default"/>
          <w:type w:val="nextPage"/>
          <w:pgSz w:h="15840" w:w="12240" w:orient="portrait"/>
          <w:pgMar w:bottom="1640" w:top="1720" w:left="1000" w:right="1300" w:header="0" w:footer="1451"/>
        </w:sectPr>
      </w:pPr>
      <w:bookmarkStart w:colFirst="0" w:colLast="0" w:name="_heading=h.4iylrwe" w:id="110"/>
      <w:bookmarkEnd w:id="110"/>
      <w:r w:rsidDel="00000000" w:rsidR="00000000" w:rsidRPr="00000000">
        <w:rPr>
          <w:sz w:val="23.333333333333336"/>
          <w:szCs w:val="23.333333333333336"/>
          <w:vertAlign w:val="superscript"/>
          <w:rtl w:val="0"/>
        </w:rPr>
        <w:t xml:space="preserve">2</w:t>
      </w:r>
      <w:r w:rsidDel="00000000" w:rsidR="00000000" w:rsidRPr="00000000">
        <w:rPr>
          <w:sz w:val="20"/>
          <w:szCs w:val="20"/>
          <w:rtl w:val="0"/>
        </w:rPr>
        <w:t xml:space="preserve">The LCFF actually funds community colleges as well as public primary and secondary educational institutions, so it ought to be referred to (but isn’t) as the K-14 LCFF.</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Plethora Tests and Rules Govern the Minimum Guarantee” (p.5), and that “State Has</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Made Myriad Adjustments to the Proposition 98 Calculations” (p.5). Undoubtedly LCFF is</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complex, but LCFF is more transparent, has fewer rules, is more equitable, and is more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responsive to the needs of public school districts that have a high proportion of</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under-served students than the Revenue Limit System that came before it. The Revenue</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Limit System was also complex, but in a completely difference way; it had many</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separately funded programs, called categorical programs, each with their own set of</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requirements, rules, durations, and funding levels. Each passing year saw more</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programs being added to the set of categorical programs until the collection of</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categorical programs became so unwieldy it threatened to soak up all of a district’s</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resources.</w:t>
      </w:r>
    </w:p>
    <w:p w:rsidR="00000000" w:rsidDel="00000000" w:rsidP="00000000" w:rsidRDefault="00000000" w:rsidRPr="00000000" w14:paraId="000006CE">
      <w:pPr>
        <w:tabs>
          <w:tab w:val="left" w:pos="1519"/>
        </w:tabs>
        <w:spacing w:before="125"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sz w:val="24"/>
          <w:szCs w:val="24"/>
          <w:rtl w:val="0"/>
        </w:rPr>
        <w:t xml:space="preserve">As seen in Figure </w:t>
      </w:r>
      <w:hyperlink w:anchor="_heading=h.1yyy98l">
        <w:r w:rsidDel="00000000" w:rsidR="00000000" w:rsidRPr="00000000">
          <w:rPr>
            <w:sz w:val="24"/>
            <w:szCs w:val="24"/>
            <w:rtl w:val="0"/>
          </w:rPr>
          <w:t xml:space="preserve">3.1,</w:t>
        </w:r>
      </w:hyperlink>
      <w:r w:rsidDel="00000000" w:rsidR="00000000" w:rsidRPr="00000000">
        <w:rPr>
          <w:sz w:val="24"/>
          <w:szCs w:val="24"/>
          <w:rtl w:val="0"/>
        </w:rPr>
        <w:t xml:space="preserve"> </w:t>
      </w:r>
      <w:hyperlink w:anchor="_heading=h.1yyy98l">
        <w:r w:rsidDel="00000000" w:rsidR="00000000" w:rsidRPr="00000000">
          <w:rPr>
            <w:i w:val="1"/>
            <w:sz w:val="24"/>
            <w:szCs w:val="24"/>
            <w:rtl w:val="0"/>
          </w:rPr>
          <w:t xml:space="preserve">California 2019–20 K–12 Funding by Source</w:t>
        </w:r>
      </w:hyperlink>
      <w:r w:rsidDel="00000000" w:rsidR="00000000" w:rsidRPr="00000000">
        <w:rPr>
          <w:sz w:val="24"/>
          <w:szCs w:val="24"/>
          <w:rtl w:val="0"/>
        </w:rPr>
        <w:t xml:space="preserve">, Proposition 98 funding</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accounts for nearly 70% of California’s K–12 funding, the remainder coming from local</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property taxes and fees, and from various other state sources. This money is distributed</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county offices of education which then distribute it to public school districts. Districts</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then distribute funds to charter schools.</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 districts are funded outside of the LCFF system. These used to be called “basic</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aid” districts, but since the term is confusing, they are now called “community funded”</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districts. Districts whose annual property tax revenue is greater than their annual LCFF</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entitlement are community funded since they get only “basic aid”, i.e. the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constitutionally required minimum funding (the greater of $120 per pupil or $2,400 per</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 from the state. For districts which are not community funded, the state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contribution is the difference between a district’s LCFF entitlement and its share of</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 property taxes. In other words, the state ensures that each district gets at least its</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LCFF entitlement, the total amount which is determined by Prop. 98.</w:t>
      </w:r>
      <w:hyperlink w:anchor="_heading=h.2y3w247">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3</w:t>
        </w:r>
      </w:hyperlink>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50800</wp:posOffset>
                </wp:positionV>
                <wp:extent cx="1270" cy="12700"/>
                <wp:effectExtent b="0" l="0" r="0" t="0"/>
                <wp:wrapTopAndBottom distB="0" distT="0"/>
                <wp:docPr id="82" name=""/>
                <a:graphic>
                  <a:graphicData uri="http://schemas.microsoft.com/office/word/2010/wordprocessingShape">
                    <wps:wsp>
                      <wps:cNvSpPr/>
                      <wps:cNvPr id="72" name="Shape 7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50800</wp:posOffset>
                </wp:positionV>
                <wp:extent cx="1270" cy="12700"/>
                <wp:effectExtent b="0" l="0" r="0" t="0"/>
                <wp:wrapTopAndBottom distB="0" distT="0"/>
                <wp:docPr id="82" name="image72.png"/>
                <a:graphic>
                  <a:graphicData uri="http://schemas.openxmlformats.org/drawingml/2006/picture">
                    <pic:pic>
                      <pic:nvPicPr>
                        <pic:cNvPr id="0" name="image72.png"/>
                        <pic:cNvPicPr preferRelativeResize="0"/>
                      </pic:nvPicPr>
                      <pic:blipFill>
                        <a:blip r:embed="rId1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6DD">
      <w:pPr>
        <w:spacing w:before="113" w:lineRule="auto"/>
        <w:ind w:left="1522" w:right="0" w:firstLine="0"/>
        <w:jc w:val="left"/>
        <w:rPr>
          <w:sz w:val="20"/>
          <w:szCs w:val="20"/>
        </w:rPr>
        <w:sectPr>
          <w:footerReference r:id="rId117" w:type="default"/>
          <w:type w:val="nextPage"/>
          <w:pgSz w:h="15840" w:w="12240" w:orient="portrait"/>
          <w:pgMar w:bottom="1640" w:top="1720" w:left="1000" w:right="1300" w:header="0" w:footer="1451"/>
        </w:sectPr>
      </w:pPr>
      <w:bookmarkStart w:colFirst="0" w:colLast="0" w:name="_heading=h.2y3w247" w:id="111"/>
      <w:bookmarkEnd w:id="111"/>
      <w:r w:rsidDel="00000000" w:rsidR="00000000" w:rsidRPr="00000000">
        <w:rPr>
          <w:sz w:val="23.333333333333336"/>
          <w:szCs w:val="23.333333333333336"/>
          <w:vertAlign w:val="superscript"/>
          <w:rtl w:val="0"/>
        </w:rPr>
        <w:t xml:space="preserve">3</w:t>
      </w:r>
      <w:r w:rsidDel="00000000" w:rsidR="00000000" w:rsidRPr="00000000">
        <w:rPr>
          <w:sz w:val="20"/>
          <w:szCs w:val="20"/>
          <w:rtl w:val="0"/>
        </w:rPr>
        <w:t xml:space="preserve">An invaluable and comprehensive description of K-12 funding in California, for both public school</w:t>
      </w:r>
    </w:p>
    <w:p w:rsidR="00000000" w:rsidDel="00000000" w:rsidP="00000000" w:rsidRDefault="00000000" w:rsidRPr="00000000" w14:paraId="000006DE">
      <w:pPr>
        <w:spacing w:before="49" w:lineRule="auto"/>
        <w:ind w:left="214" w:right="0" w:firstLine="0"/>
        <w:jc w:val="left"/>
        <w:rPr>
          <w:i w:val="1"/>
          <w:sz w:val="24"/>
          <w:szCs w:val="24"/>
        </w:rPr>
      </w:pPr>
      <w:bookmarkStart w:colFirst="0" w:colLast="0" w:name="_heading=h.3x8tuzt" w:id="113"/>
      <w:bookmarkEnd w:id="113"/>
      <w:r w:rsidDel="00000000" w:rsidR="00000000" w:rsidRPr="00000000">
        <w:rPr>
          <w:rFonts w:ascii="Alegreya Sans" w:cs="Alegreya Sans" w:eastAsia="Alegreya Sans" w:hAnsi="Alegreya Sans"/>
          <w:sz w:val="16"/>
          <w:szCs w:val="16"/>
          <w:rtl w:val="0"/>
        </w:rPr>
        <w:t xml:space="preserve">1 </w:t>
      </w:r>
      <w:bookmarkStart w:colFirst="0" w:colLast="0" w:name="bookmark=id.1d96cc0" w:id="112"/>
      <w:bookmarkEnd w:id="112"/>
      <w:r w:rsidDel="00000000" w:rsidR="00000000" w:rsidRPr="00000000">
        <w:rPr>
          <w:i w:val="1"/>
          <w:sz w:val="24"/>
          <w:szCs w:val="24"/>
          <w:rtl w:val="0"/>
        </w:rPr>
        <w:t xml:space="preserve">Budgets &amp; Interim Reports</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Budgets, in California, are the first of four important financial documents that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produce during a fiscal year. For any given fiscal year, which runs from July 1 to</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June 30, the first financial document produced by a public school district of a charter</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is the annual budget, a forward looking financial statement.</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9"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Budgets are approved before the end of the prior fiscal year.</w:t>
      </w:r>
      <w:hyperlink w:anchor="_heading=h.3bj1y38">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4</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Next are two</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(unaudited) interim reports, one in December, and another in March, which track how</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well the school or district is adhering to the approved annual budget, and finally, after a</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certified public accountant has audited the school or district, a comprehensive annual</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report (CAFR). State law requires that an independent auditor certify this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retrospective account of the school or district’s financial activity as being an accurate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representation of the school’s finances for the previous fiscal year.</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D">
      <w:pPr>
        <w:spacing w:before="73" w:lineRule="auto"/>
        <w:ind w:left="149" w:right="0" w:firstLine="0"/>
        <w:jc w:val="left"/>
        <w:rPr>
          <w:i w:val="1"/>
          <w:sz w:val="24"/>
          <w:szCs w:val="24"/>
        </w:rPr>
      </w:pPr>
      <w:bookmarkStart w:colFirst="0" w:colLast="0" w:name="_heading=h.rjefff" w:id="115"/>
      <w:bookmarkEnd w:id="115"/>
      <w:r w:rsidDel="00000000" w:rsidR="00000000" w:rsidRPr="00000000">
        <w:rPr>
          <w:rFonts w:ascii="Alegreya Sans" w:cs="Alegreya Sans" w:eastAsia="Alegreya Sans" w:hAnsi="Alegreya Sans"/>
          <w:sz w:val="16"/>
          <w:szCs w:val="16"/>
          <w:rtl w:val="0"/>
        </w:rPr>
        <w:t xml:space="preserve">13 </w:t>
      </w:r>
      <w:bookmarkStart w:colFirst="0" w:colLast="0" w:name="bookmark=id.2ce457m" w:id="114"/>
      <w:bookmarkEnd w:id="114"/>
      <w:r w:rsidDel="00000000" w:rsidR="00000000" w:rsidRPr="00000000">
        <w:rPr>
          <w:i w:val="1"/>
          <w:sz w:val="24"/>
          <w:szCs w:val="24"/>
          <w:rtl w:val="0"/>
        </w:rPr>
        <w:t xml:space="preserve">Local Control Accountability Plans (LCAPs)</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 important, recurring, non-financial report of schools is the Local Control</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Accountability Plan (LCAP). Although the LCAP is a three year plan, it is updated</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annually. The focus of an LCAP is on the programs that the school (public or charter) is</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going to implement, finance, and monitor that will allow it meet the goals that the state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has set. These are goals that the California Department of Education sets periodically,</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primarily to ensure that students with the greatest needs are in fact served and are in</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addition to the seven goals that the Legislature set for charter schools in general.</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Furthermore, the school’s community must be offered the opportunity to provide input</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wp:posOffset>
                </wp:positionV>
                <wp:extent cx="1270" cy="12700"/>
                <wp:effectExtent b="0" l="0" r="0" t="0"/>
                <wp:wrapTopAndBottom distB="0" distT="0"/>
                <wp:docPr id="44" name=""/>
                <a:graphic>
                  <a:graphicData uri="http://schemas.microsoft.com/office/word/2010/wordprocessingShape">
                    <wps:wsp>
                      <wps:cNvSpPr/>
                      <wps:cNvPr id="34" name="Shape 3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190500</wp:posOffset>
                </wp:positionV>
                <wp:extent cx="1270" cy="12700"/>
                <wp:effectExtent b="0" l="0" r="0" t="0"/>
                <wp:wrapTopAndBottom distB="0" distT="0"/>
                <wp:docPr id="44" name="image34.png"/>
                <a:graphic>
                  <a:graphicData uri="http://schemas.openxmlformats.org/drawingml/2006/picture">
                    <pic:pic>
                      <pic:nvPicPr>
                        <pic:cNvPr id="0" name="image34.png"/>
                        <pic:cNvPicPr preferRelativeResize="0"/>
                      </pic:nvPicPr>
                      <pic:blipFill>
                        <a:blip r:embed="rId11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6F8">
      <w:pPr>
        <w:spacing w:before="116" w:lineRule="auto"/>
        <w:ind w:left="468" w:right="0" w:firstLine="0"/>
        <w:jc w:val="left"/>
        <w:rPr>
          <w:sz w:val="20"/>
          <w:szCs w:val="20"/>
        </w:rPr>
      </w:pPr>
      <w:r w:rsidDel="00000000" w:rsidR="00000000" w:rsidRPr="00000000">
        <w:rPr>
          <w:sz w:val="20"/>
          <w:szCs w:val="20"/>
          <w:rtl w:val="0"/>
        </w:rPr>
        <w:t xml:space="preserve">districts and charter schools, can be found in Aguinaldo et al. </w:t>
      </w:r>
      <w:hyperlink w:anchor="_heading=h.3im3ia3">
        <w:r w:rsidDel="00000000" w:rsidR="00000000" w:rsidRPr="00000000">
          <w:rPr>
            <w:sz w:val="20"/>
            <w:szCs w:val="20"/>
            <w:rtl w:val="0"/>
          </w:rPr>
          <w:t xml:space="preserve">(2021).</w:t>
        </w:r>
      </w:hyperlink>
      <w:r w:rsidDel="00000000" w:rsidR="00000000" w:rsidRPr="00000000">
        <w:rPr>
          <w:sz w:val="20"/>
          <w:szCs w:val="20"/>
          <w:rtl w:val="0"/>
        </w:rPr>
        <w:t xml:space="preserve"> It is (was?) an annual publication.</w:t>
      </w:r>
    </w:p>
    <w:p w:rsidR="00000000" w:rsidDel="00000000" w:rsidP="00000000" w:rsidRDefault="00000000" w:rsidRPr="00000000" w14:paraId="000006F9">
      <w:pPr>
        <w:spacing w:before="107" w:line="194" w:lineRule="auto"/>
        <w:ind w:left="468" w:right="760" w:firstLine="357"/>
        <w:jc w:val="left"/>
        <w:rPr>
          <w:sz w:val="20"/>
          <w:szCs w:val="20"/>
        </w:rPr>
        <w:sectPr>
          <w:footerReference r:id="rId119" w:type="default"/>
          <w:type w:val="nextPage"/>
          <w:pgSz w:h="15840" w:w="12240" w:orient="portrait"/>
          <w:pgMar w:bottom="1640" w:top="1720" w:left="1000" w:right="1300" w:header="0" w:footer="1451"/>
        </w:sectPr>
      </w:pPr>
      <w:bookmarkStart w:colFirst="0" w:colLast="0" w:name="_heading=h.3bj1y38" w:id="116"/>
      <w:bookmarkEnd w:id="116"/>
      <w:r w:rsidDel="00000000" w:rsidR="00000000" w:rsidRPr="00000000">
        <w:rPr>
          <w:sz w:val="23.333333333333336"/>
          <w:szCs w:val="23.333333333333336"/>
          <w:vertAlign w:val="superscript"/>
          <w:rtl w:val="0"/>
        </w:rPr>
        <w:t xml:space="preserve">4</w:t>
      </w:r>
      <w:r w:rsidDel="00000000" w:rsidR="00000000" w:rsidRPr="00000000">
        <w:rPr>
          <w:sz w:val="20"/>
          <w:szCs w:val="20"/>
          <w:rtl w:val="0"/>
        </w:rPr>
        <w:t xml:space="preserve">Since a school’s budget must be approved before the state budget is finalized, it is guaranteed that a school’s budget will need to be modified after it has been approved.</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a school’s LCAP and this is why a separate meeting specifically and only to approve the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LCAP is a requirement.</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Typically LCAP goals remain the same over their three year lifespan, but their</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financing may change if the metrics used to measure progress toward achieving those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goals aren’t showing progress. In unusual circumstances, how the goals are to be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achieved might change. LCAPs are California’s way of ensuring that all public schools,</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including charter schools, meet the same set of priorities or goals. Apparently, some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LCAPs have been on the order of 500 pages long, although the norm is much less.</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each activity or group of activities, schools indicate what goal is being met, if the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goal includes increased services for disadvantaged student, how well the school or</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district has met that goal, and how much money has been allocated to achieving and</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reporting those goals. (The reality of what the Department of Education wants is an order</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magnitude more complicated than this description, but it is accurate as far as it goes.)</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9"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Unlike budgets and CAFRs, LCAPs don’t have to “add up”, nor do they have to offer a</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complete financial picture, but they do have to be consistent with other financial data.</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Expenditures have to be budgeted, and the amounts in a school’s budget must agree with</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what’s in the LCAP. The charter or public school’s board must approve an LCAP at the</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same time as it approves its annual budget.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0D">
      <w:pPr>
        <w:spacing w:before="74" w:lineRule="auto"/>
        <w:ind w:left="831" w:right="0" w:firstLine="0"/>
        <w:jc w:val="left"/>
        <w:rPr>
          <w:i w:val="1"/>
          <w:sz w:val="24"/>
          <w:szCs w:val="24"/>
        </w:rPr>
      </w:pPr>
      <w:bookmarkStart w:colFirst="0" w:colLast="0" w:name="_heading=h.4anzqyu" w:id="118"/>
      <w:bookmarkEnd w:id="118"/>
      <w:r w:rsidDel="00000000" w:rsidR="00000000" w:rsidRPr="00000000">
        <w:rPr>
          <w:rFonts w:ascii="Alegreya Sans" w:cs="Alegreya Sans" w:eastAsia="Alegreya Sans" w:hAnsi="Alegreya Sans"/>
          <w:sz w:val="16"/>
          <w:szCs w:val="16"/>
          <w:rtl w:val="0"/>
        </w:rPr>
        <w:t xml:space="preserve">19 </w:t>
      </w:r>
      <w:bookmarkStart w:colFirst="0" w:colLast="0" w:name="bookmark=id.1qoc8b1" w:id="117"/>
      <w:bookmarkEnd w:id="117"/>
      <w:r w:rsidDel="00000000" w:rsidR="00000000" w:rsidRPr="00000000">
        <w:rPr>
          <w:i w:val="1"/>
          <w:sz w:val="24"/>
          <w:szCs w:val="24"/>
          <w:rtl w:val="0"/>
        </w:rPr>
        <w:t xml:space="preserve">Comprehensive Annual Financial Reports</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287"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major source of financial data are the annual, independently audited,</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comprehensive financial statements of Rocketship Education. Comprehensive Annual</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Reports (CAFRs) are sent to the California Department of Education (CDE) and</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a charter’s County Office of Education (COE) annually. They cover the previous fiscal</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 and are similar to annual budgets because they report the same information,</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2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perhaps in a different format. CAFRs are retrospective whereas budgets are prospective.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major difference is that CAFRs are independently audited and budgets are not.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Similarly to bond underwriters, financial auditors are liable for “omitting,</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misstating, or obscuring [items which] could reasonably be expected to influence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decisions that the primary users make on the basis of those financial statements”</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(Cayamanda, </w:t>
      </w:r>
      <w:hyperlink w:anchor="_heading=h.46ad4c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this requirement tends to increase the diligence of the auditors.</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However, potential liability doesn’t always result in truly comprehensive financial</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statements; sometimes the lure of accounting fees overwhelms any misgivings, as was</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case with Enron and Arthur Andersen in 2001, and apparently with Donald Trump in</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2022. Errors and sloppiness may exist, but in general, fraud is thankfully rare, in part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because fraud on the part of auditors would likely result in the loss of the auditor’s</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license, effectively ending their business.</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4ykbeg" w:id="120"/>
      <w:bookmarkEnd w:id="12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bookmarkStart w:colFirst="0" w:colLast="0" w:name="bookmark=id.2pta16n" w:id="119"/>
      <w:bookmarkEnd w:id="11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 Financing</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California, charter schools are financed the same way as public schools are, from</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same pot of money, using the same set of rules, except for one significant difference:</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 they finance facilities. Unlike public schools, charter schools have no taxing</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authority, so they cannot pass bond measures or parcel taxes. This lack of a taxing</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authority means that charter schools must either occupy existing public school facilities</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(potentially displacing existing public school students) or seek grants and donations. The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federal government provides significant amounts of facilities grant money and delegates</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the states the administration of the program and the disbursement of the actual</w:t>
      </w:r>
    </w:p>
    <w:p w:rsidR="00000000" w:rsidDel="00000000" w:rsidP="00000000" w:rsidRDefault="00000000" w:rsidRPr="00000000" w14:paraId="0000072B">
      <w:pPr>
        <w:spacing w:before="126"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grants.</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6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sdt>
        <w:sdtPr>
          <w:tag w:val="goog_rdk_270"/>
        </w:sdtPr>
        <w:sdtContent>
          <w:ins w:author="Roxana Marachi" w:id="97" w:date="2022-08-05T19:59:09Z">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In-depth analyses of </w:t>
            </w:r>
          </w:ins>
        </w:sdtContent>
      </w:sdt>
      <w:sdt>
        <w:sdtPr>
          <w:tag w:val="goog_rdk_271"/>
        </w:sdtPr>
        <w:sdtContent>
          <w:del w:author="Roxana Marachi" w:id="97" w:date="2022-08-05T19:59:0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The topic</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 charter school finances </w:t>
      </w:r>
      <w:sdt>
        <w:sdtPr>
          <w:tag w:val="goog_rdk_272"/>
        </w:sdtPr>
        <w:sdtContent>
          <w:ins w:author="Roxana Marachi" w:id="98" w:date="2022-08-05T19:59:1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require a broader lens than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w:t>
            </w:r>
          </w:ins>
        </w:sdtContent>
      </w:sdt>
      <w:sdt>
        <w:sdtPr>
          <w:tag w:val="goog_rdk_273"/>
        </w:sdtPr>
        <w:sdtContent>
          <w:del w:author="Roxana Marachi" w:id="98" w:date="2022-08-05T19:59:1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is</w:delText>
            </w:r>
          </w:del>
        </w:sdtContent>
      </w:sdt>
      <w:sdt>
        <w:sdtPr>
          <w:tag w:val="goog_rdk_274"/>
        </w:sdtPr>
        <w:sdtContent>
          <w:ins w:author="Roxana Marachi" w:id="98" w:date="2022-08-05T19:59:18Z">
            <w:sdt>
              <w:sdtPr>
                <w:tag w:val="goog_rdk_275"/>
              </w:sdtPr>
              <w:sdtContent>
                <w:del w:author="Roxana Marachi" w:id="98" w:date="2022-08-05T19:59:1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require a broa</w:delText>
                  </w:r>
                </w:del>
              </w:sdtContent>
            </w:sdt>
          </w:ins>
        </w:sdtContent>
      </w:sdt>
      <w:sdt>
        <w:sdtPr>
          <w:tag w:val="goog_rdk_276"/>
        </w:sdtPr>
        <w:sdtContent>
          <w:del w:author="Roxana Marachi" w:id="98" w:date="2022-08-05T19:59:1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w:delText>
            </w:r>
          </w:del>
        </w:sdtContent>
      </w:sdt>
      <w:sdt>
        <w:sdtPr>
          <w:tag w:val="goog_rdk_277"/>
        </w:sdtPr>
        <w:sdtContent>
          <w:ins w:author="Roxana Marachi" w:id="99" w:date="2022-08-05T19:59:2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sdt>
        <w:sdtPr>
          <w:tag w:val="goog_rdk_278"/>
        </w:sdtPr>
        <w:sdtContent>
          <w:del w:author="Roxana Marachi" w:id="100" w:date="2022-08-05T18:22:5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broader </w:delText>
            </w:r>
          </w:del>
        </w:sdtContent>
      </w:sdt>
      <w:sdt>
        <w:sdtPr>
          <w:tag w:val="goog_rdk_279"/>
        </w:sdtPr>
        <w:sdtContent>
          <w:ins w:author="Roxana Marachi" w:id="100" w:date="2022-08-05T18:22:58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w:t>
      </w:r>
      <w:sdt>
        <w:sdtPr>
          <w:tag w:val="goog_rdk_280"/>
        </w:sdtPr>
        <w:sdtContent>
          <w:ins w:author="Roxana Marachi" w:id="101" w:date="2022-08-05T19:59:3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ose</w:t>
            </w:r>
          </w:ins>
        </w:sdtContent>
      </w:sdt>
      <w:sdt>
        <w:sdtPr>
          <w:tag w:val="goog_rdk_281"/>
        </w:sdtPr>
        <w:sdtContent>
          <w:del w:author="Roxana Marachi" w:id="101" w:date="2022-08-05T19:59:3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at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of public schools because, in</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addition to all of the financial dealings of traditional public schools, almost all of which</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21"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apply to charter schools, charter schools have large and immediate needs for</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facilities that TPSs don’t have. This brings into the picture bonds, loans, grants, leases,</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construction, and the purchase and sale of real estate. TPSs do issue several kinds of</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bonds, levy parcel taxes, and buy real estate on which they build schools, but they do so</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infrequently.Usually public schools have done this years ago, but charter schools have an</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immediately and reoccurring need for facilities. They face these needs once when they</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start up, and whenever they outgrow their facilities because of increased enrollment.</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needs of charter schools for facilities and the financing associated with obtaining</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those facilities is more pressing, more immediate, and more common than the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corresponding needs of TPSs whose enrollment doesn’t fluctuate as much.</w:t>
      </w:r>
      <w:hyperlink w:anchor="_heading=h.j8sehv">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5</w:t>
        </w:r>
      </w:hyperlink>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8"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Once a charter has been granted the right to operate, it must file annually with the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 just like public school districts, certain forms that</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detail its revenues and expenses. State law also mandates an annual audit by an</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independent accounting firm which charter schools must file with their County Office of</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All together, these forms should provide a complete picture of a charter</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finances, and crucially, everything should be in agreement. Charters must</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approve and publish at a public meeting their annual budget, and they, just like TPSs,</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cannot spend unbudgeted money unless the governing board approves at a public</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meeting any changes.</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spacing w:before="245" w:lineRule="auto"/>
        <w:ind w:left="831" w:right="0" w:firstLine="0"/>
        <w:jc w:val="left"/>
        <w:rPr>
          <w:i w:val="1"/>
          <w:sz w:val="24"/>
          <w:szCs w:val="24"/>
        </w:rPr>
      </w:pPr>
      <w:bookmarkStart w:colFirst="0" w:colLast="0" w:name="_heading=h.243i4a2" w:id="122"/>
      <w:bookmarkEnd w:id="122"/>
      <w:r w:rsidDel="00000000" w:rsidR="00000000" w:rsidRPr="00000000">
        <w:rPr>
          <w:rFonts w:ascii="Alegreya Sans" w:cs="Alegreya Sans" w:eastAsia="Alegreya Sans" w:hAnsi="Alegreya Sans"/>
          <w:sz w:val="16"/>
          <w:szCs w:val="16"/>
          <w:rtl w:val="0"/>
        </w:rPr>
        <w:t xml:space="preserve">19 </w:t>
      </w:r>
      <w:bookmarkStart w:colFirst="0" w:colLast="0" w:name="bookmark=id.3oy7u29" w:id="121"/>
      <w:bookmarkEnd w:id="121"/>
      <w:r w:rsidDel="00000000" w:rsidR="00000000" w:rsidRPr="00000000">
        <w:rPr>
          <w:i w:val="1"/>
          <w:sz w:val="24"/>
          <w:szCs w:val="24"/>
          <w:rtl w:val="0"/>
        </w:rPr>
        <w:t xml:space="preserve">Charter Financial Documents</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There are numerous publicly available sources of the same charter school financial</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 These are, in roughly chronological order, petitions/renewals, budgets, LCAPs,</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114300</wp:posOffset>
                </wp:positionV>
                <wp:extent cx="1270" cy="12700"/>
                <wp:effectExtent b="0" l="0" r="0" t="0"/>
                <wp:wrapTopAndBottom distB="0" distT="0"/>
                <wp:docPr id="73" name=""/>
                <a:graphic>
                  <a:graphicData uri="http://schemas.microsoft.com/office/word/2010/wordprocessingShape">
                    <wps:wsp>
                      <wps:cNvSpPr/>
                      <wps:cNvPr id="63" name="Shape 63"/>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114300</wp:posOffset>
                </wp:positionV>
                <wp:extent cx="1270" cy="12700"/>
                <wp:effectExtent b="0" l="0" r="0" t="0"/>
                <wp:wrapTopAndBottom distB="0" distT="0"/>
                <wp:docPr id="73" name="image63.png"/>
                <a:graphic>
                  <a:graphicData uri="http://schemas.openxmlformats.org/drawingml/2006/picture">
                    <pic:pic>
                      <pic:nvPicPr>
                        <pic:cNvPr id="0" name="image63.png"/>
                        <pic:cNvPicPr preferRelativeResize="0"/>
                      </pic:nvPicPr>
                      <pic:blipFill>
                        <a:blip r:embed="rId12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747">
      <w:pPr>
        <w:spacing w:before="156" w:line="194" w:lineRule="auto"/>
        <w:ind w:left="1160" w:right="166" w:firstLine="360"/>
        <w:jc w:val="left"/>
        <w:rPr>
          <w:sz w:val="20"/>
          <w:szCs w:val="20"/>
        </w:rPr>
        <w:sectPr>
          <w:footerReference r:id="rId123" w:type="default"/>
          <w:type w:val="nextPage"/>
          <w:pgSz w:h="15840" w:w="12240" w:orient="portrait"/>
          <w:pgMar w:bottom="1640" w:top="1720" w:left="1000" w:right="1300" w:header="0" w:footer="1451"/>
        </w:sectPr>
      </w:pPr>
      <w:bookmarkStart w:colFirst="0" w:colLast="0" w:name="_heading=h.j8sehv" w:id="123"/>
      <w:bookmarkEnd w:id="123"/>
      <w:r w:rsidDel="00000000" w:rsidR="00000000" w:rsidRPr="00000000">
        <w:rPr>
          <w:sz w:val="23.333333333333336"/>
          <w:szCs w:val="23.333333333333336"/>
          <w:vertAlign w:val="superscript"/>
          <w:rtl w:val="0"/>
        </w:rPr>
        <w:t xml:space="preserve">5</w:t>
      </w:r>
      <w:r w:rsidDel="00000000" w:rsidR="00000000" w:rsidRPr="00000000">
        <w:rPr>
          <w:sz w:val="20"/>
          <w:szCs w:val="20"/>
          <w:rtl w:val="0"/>
        </w:rPr>
        <w:t xml:space="preserve">Usually a TSP sees a change in enrollment because of significant demographic changes like immigration or emigration, birth rate increases or declines. Charter schools can see enrollment changes absent any demographic change, with the total number of students residing in a district staying the same. In some instances, increased enrollment in charter schools comes from public school students switching from the public school system to charter schools. This is what is happening to Oakland, CA and it produces simultaneous but opposite changes in enrollment.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interim financial statements, and finally, audited Comprehensive Annual Reports</w:t>
      </w:r>
    </w:p>
    <w:p w:rsidR="00000000" w:rsidDel="00000000" w:rsidP="00000000" w:rsidRDefault="00000000" w:rsidRPr="00000000" w14:paraId="00000749">
      <w:pPr>
        <w:spacing w:before="126"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  </w:t>
      </w:r>
      <w:r w:rsidDel="00000000" w:rsidR="00000000" w:rsidRPr="00000000">
        <w:rPr>
          <w:sz w:val="24"/>
          <w:szCs w:val="24"/>
          <w:rtl w:val="0"/>
        </w:rPr>
        <w:t xml:space="preserve">(CAFRs). Table </w:t>
      </w:r>
      <w:hyperlink w:anchor="_heading=h.338fx5o">
        <w:r w:rsidDel="00000000" w:rsidR="00000000" w:rsidRPr="00000000">
          <w:rPr>
            <w:sz w:val="24"/>
            <w:szCs w:val="24"/>
            <w:rtl w:val="0"/>
          </w:rPr>
          <w:t xml:space="preserve">3.1,</w:t>
        </w:r>
      </w:hyperlink>
      <w:r w:rsidDel="00000000" w:rsidR="00000000" w:rsidRPr="00000000">
        <w:rPr>
          <w:sz w:val="24"/>
          <w:szCs w:val="24"/>
          <w:rtl w:val="0"/>
        </w:rPr>
        <w:t xml:space="preserve"> </w:t>
      </w:r>
      <w:hyperlink w:anchor="_heading=h.338fx5o">
        <w:r w:rsidDel="00000000" w:rsidR="00000000" w:rsidRPr="00000000">
          <w:rPr>
            <w:i w:val="1"/>
            <w:sz w:val="24"/>
            <w:szCs w:val="24"/>
            <w:rtl w:val="0"/>
          </w:rPr>
          <w:t xml:space="preserve">Charter School Financial Documents</w:t>
        </w:r>
      </w:hyperlink>
      <w:r w:rsidDel="00000000" w:rsidR="00000000" w:rsidRPr="00000000">
        <w:rPr>
          <w:sz w:val="24"/>
          <w:szCs w:val="24"/>
          <w:rtl w:val="0"/>
        </w:rPr>
        <w:t xml:space="preserve">, summarizes the financial reports</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are available about charter school finances. The first two documents are specific to</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and have no public school equivalent.</w:t>
      </w:r>
    </w:p>
    <w:p w:rsidR="00000000" w:rsidDel="00000000" w:rsidP="00000000" w:rsidRDefault="00000000" w:rsidRPr="00000000" w14:paraId="0000074C">
      <w:pPr>
        <w:spacing w:before="169" w:line="269" w:lineRule="auto"/>
        <w:ind w:left="468" w:right="0" w:firstLine="0"/>
        <w:jc w:val="left"/>
        <w:rPr>
          <w:b w:val="1"/>
          <w:sz w:val="20"/>
          <w:szCs w:val="20"/>
        </w:rPr>
      </w:pPr>
      <w:bookmarkStart w:colFirst="0" w:colLast="0" w:name="_heading=h.338fx5o" w:id="124"/>
      <w:bookmarkEnd w:id="124"/>
      <w:r w:rsidDel="00000000" w:rsidR="00000000" w:rsidRPr="00000000">
        <w:rPr>
          <w:b w:val="1"/>
          <w:sz w:val="20"/>
          <w:szCs w:val="20"/>
          <w:rtl w:val="0"/>
        </w:rPr>
        <w:t xml:space="preserve">Table 3.1</w:t>
      </w:r>
    </w:p>
    <w:p w:rsidR="00000000" w:rsidDel="00000000" w:rsidP="00000000" w:rsidRDefault="00000000" w:rsidRPr="00000000" w14:paraId="0000074D">
      <w:pPr>
        <w:spacing w:before="0" w:line="328" w:lineRule="auto"/>
        <w:ind w:left="468" w:right="0" w:firstLine="0"/>
        <w:jc w:val="left"/>
        <w:rPr>
          <w:i w:val="1"/>
          <w:sz w:val="24"/>
          <w:szCs w:val="24"/>
        </w:rPr>
      </w:pPr>
      <w:r w:rsidDel="00000000" w:rsidR="00000000" w:rsidRPr="00000000">
        <w:rPr>
          <w:i w:val="1"/>
          <w:sz w:val="24"/>
          <w:szCs w:val="24"/>
          <w:rtl w:val="0"/>
        </w:rPr>
        <w:t xml:space="preserve">Charter School Financial Documents</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4"/>
        <w:tblW w:w="7985.0" w:type="dxa"/>
        <w:jc w:val="left"/>
        <w:tblInd w:w="7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20"/>
        <w:gridCol w:w="2724"/>
        <w:gridCol w:w="1381"/>
        <w:gridCol w:w="2060"/>
        <w:tblGridChange w:id="0">
          <w:tblGrid>
            <w:gridCol w:w="1820"/>
            <w:gridCol w:w="2724"/>
            <w:gridCol w:w="1381"/>
            <w:gridCol w:w="2060"/>
          </w:tblGrid>
        </w:tblGridChange>
      </w:tblGrid>
      <w:tr>
        <w:trPr>
          <w:cantSplit w:val="0"/>
          <w:trHeight w:val="377" w:hRule="atLeast"/>
          <w:tblHeader w:val="0"/>
        </w:trPr>
        <w:tc>
          <w:tcPr>
            <w:tcBorders>
              <w:top w:color="000000" w:space="0" w:sz="8" w:val="single"/>
              <w:bottom w:color="000000" w:space="0" w:sz="6" w:val="single"/>
            </w:tcBorders>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26" w:right="626" w:firstLine="0"/>
              <w:jc w:val="center"/>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Name</w:t>
            </w:r>
          </w:p>
        </w:tc>
        <w:tc>
          <w:tcPr>
            <w:tcBorders>
              <w:top w:color="000000" w:space="0" w:sz="8" w:val="single"/>
              <w:bottom w:color="000000" w:space="0" w:sz="6" w:val="single"/>
            </w:tcBorders>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6"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Description</w:t>
            </w:r>
          </w:p>
        </w:tc>
        <w:tc>
          <w:tcPr>
            <w:tcBorders>
              <w:top w:color="000000" w:space="0" w:sz="8" w:val="single"/>
              <w:bottom w:color="000000" w:space="0" w:sz="6" w:val="single"/>
            </w:tcBorders>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2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Frequency</w:t>
            </w:r>
          </w:p>
        </w:tc>
        <w:tc>
          <w:tcPr>
            <w:tcBorders>
              <w:top w:color="000000" w:space="0" w:sz="8" w:val="single"/>
              <w:bottom w:color="000000" w:space="0" w:sz="6" w:val="single"/>
            </w:tcBorders>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9" w:right="745" w:firstLine="0"/>
              <w:jc w:val="center"/>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When</w:t>
            </w:r>
          </w:p>
        </w:tc>
      </w:tr>
      <w:tr>
        <w:trPr>
          <w:cantSplit w:val="0"/>
          <w:trHeight w:val="317" w:hRule="atLeast"/>
          <w:tblHeader w:val="0"/>
        </w:trPr>
        <w:tc>
          <w:tcPr>
            <w:tcBorders>
              <w:top w:color="000000" w:space="0" w:sz="6" w:val="single"/>
            </w:tcBorders>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Initial Petition</w:t>
            </w:r>
          </w:p>
        </w:tc>
        <w:tc>
          <w:tcPr>
            <w:tcBorders>
              <w:top w:color="000000" w:space="0" w:sz="6" w:val="single"/>
            </w:tcBorders>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9"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Comprehensive description</w:t>
            </w:r>
          </w:p>
        </w:tc>
        <w:tc>
          <w:tcPr>
            <w:tcBorders>
              <w:top w:color="000000" w:space="0" w:sz="6" w:val="single"/>
            </w:tcBorders>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9"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Once</w:t>
            </w:r>
          </w:p>
        </w:tc>
        <w:tc>
          <w:tcPr>
            <w:tcBorders>
              <w:top w:color="000000" w:space="0" w:sz="6" w:val="single"/>
            </w:tcBorders>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9" w:lineRule="auto"/>
              <w:ind w:left="12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Before opening</w:t>
            </w:r>
          </w:p>
        </w:tc>
      </w:tr>
      <w:tr>
        <w:trPr>
          <w:cantSplit w:val="0"/>
          <w:trHeight w:val="265" w:hRule="atLeast"/>
          <w:tblHeader w:val="0"/>
        </w:trPr>
        <w:tc>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Renewal Petitions</w:t>
            </w:r>
          </w:p>
        </w:tc>
        <w:tc>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Similar to initial petition</w:t>
            </w:r>
          </w:p>
        </w:tc>
        <w:tc>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Every 5 years</w:t>
            </w:r>
          </w:p>
        </w:tc>
        <w:tc>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2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Years 5, 10, 15, …</w:t>
            </w:r>
          </w:p>
        </w:tc>
      </w:tr>
      <w:tr>
        <w:trPr>
          <w:cantSplit w:val="0"/>
          <w:trHeight w:val="284" w:hRule="atLeast"/>
          <w:tblHeader w:val="0"/>
        </w:trPr>
        <w:tc>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Budget</w:t>
            </w:r>
          </w:p>
        </w:tc>
        <w:tc>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Complete financial plan</w:t>
            </w:r>
          </w:p>
        </w:tc>
        <w:tc>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Annually</w:t>
            </w:r>
          </w:p>
        </w:tc>
        <w:tc>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1"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Before June 15</w:t>
            </w:r>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th</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LCAP</w:t>
            </w:r>
          </w:p>
        </w:tc>
        <w:tc>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How to meet state priorities</w:t>
            </w:r>
          </w:p>
        </w:tc>
        <w:tc>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Tri-annually</w:t>
            </w:r>
          </w:p>
        </w:tc>
        <w:tc>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With budget</w:t>
            </w:r>
          </w:p>
        </w:tc>
      </w:tr>
      <w:tr>
        <w:trPr>
          <w:cantSplit w:val="0"/>
          <w:trHeight w:val="270" w:hRule="atLeast"/>
          <w:tblHeader w:val="0"/>
        </w:trPr>
        <w:tc>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Interim Reports</w:t>
            </w:r>
          </w:p>
        </w:tc>
        <w:tc>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Current spending</w:t>
            </w:r>
          </w:p>
        </w:tc>
        <w:tc>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Twice yearly</w:t>
            </w:r>
          </w:p>
        </w:tc>
        <w:tc>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December, March</w:t>
            </w:r>
          </w:p>
        </w:tc>
      </w:tr>
      <w:tr>
        <w:trPr>
          <w:cantSplit w:val="0"/>
          <w:trHeight w:val="330" w:hRule="atLeast"/>
          <w:tblHeader w:val="0"/>
        </w:trPr>
        <w:tc>
          <w:tcPr>
            <w:tcBorders>
              <w:bottom w:color="000000" w:space="0" w:sz="8" w:val="single"/>
            </w:tcBorders>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CAFR</w:t>
            </w:r>
          </w:p>
        </w:tc>
        <w:tc>
          <w:tcPr>
            <w:tcBorders>
              <w:bottom w:color="000000" w:space="0" w:sz="8" w:val="single"/>
            </w:tcBorders>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19"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Audited financials</w:t>
            </w:r>
          </w:p>
        </w:tc>
        <w:tc>
          <w:tcPr>
            <w:tcBorders>
              <w:bottom w:color="000000" w:space="0" w:sz="8" w:val="single"/>
            </w:tcBorders>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2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Annually</w:t>
            </w:r>
          </w:p>
        </w:tc>
        <w:tc>
          <w:tcPr>
            <w:tcBorders>
              <w:bottom w:color="000000" w:space="0" w:sz="8" w:val="single"/>
            </w:tcBorders>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21"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Fonts w:ascii="Alegreya" w:cs="Alegreya" w:eastAsia="Alegreya" w:hAnsi="Alegreya"/>
                <w:b w:val="0"/>
                <w:i w:val="0"/>
                <w:smallCaps w:val="0"/>
                <w:strike w:val="0"/>
                <w:color w:val="000000"/>
                <w:sz w:val="22"/>
                <w:szCs w:val="22"/>
                <w:u w:val="none"/>
                <w:shd w:fill="auto" w:val="clear"/>
                <w:vertAlign w:val="baseline"/>
                <w:rtl w:val="0"/>
              </w:rPr>
              <w:t xml:space="preserve">In the following year</w:t>
            </w:r>
          </w:p>
        </w:tc>
      </w:tr>
    </w:tbl>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0"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Viewed chronologically, the first financial statement from a charter school is</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contained in their initial petition. Although petitions are not submitted under penalty of</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perjury, any material change to a petition would likely be cause for a re-evaluation of the</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petition, something that is undesirable from the charter</w:t>
      </w:r>
      <w:sdt>
        <w:sdtPr>
          <w:tag w:val="goog_rdk_282"/>
        </w:sdtPr>
        <w:sdtContent>
          <w:ins w:author="Roxana Marachi" w:id="102" w:date="2022-08-05T18:23:5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operator</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 point of view. Petitions are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presented at the start of a charter school’s life and periodically thereafter, whenever their</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needs to be renewed. Petitions and renewals are discussed next.</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2ddq1a" w:id="126"/>
      <w:bookmarkEnd w:id="12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bookmarkStart w:colFirst="0" w:colLast="0" w:name="bookmark=id.1idq7dh" w:id="125"/>
      <w:bookmarkEnd w:id="12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Petitions &amp; Renewals</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80"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Chronologically the first category of financial data that’s publicly available is what’s in</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charter school’s initial petition. Renewal petitions occur at five year intervals and are</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very similar to the initial petition. One of the required elements of any petition is a</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projection. Although no one expects a charter school (or any school for that</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matter) to prepare and adhere to a budget that exactly matches what’s been projected,</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budgets are expected to be similar to actual expenditures, for some definition of</w:t>
      </w:r>
    </w:p>
    <w:p w:rsidR="00000000" w:rsidDel="00000000" w:rsidP="00000000" w:rsidRDefault="00000000" w:rsidRPr="00000000" w14:paraId="0000077A">
      <w:pPr>
        <w:spacing w:before="126" w:lineRule="auto"/>
        <w:ind w:left="139" w:right="0" w:firstLine="0"/>
        <w:jc w:val="left"/>
        <w:rPr>
          <w:sz w:val="24"/>
          <w:szCs w:val="24"/>
        </w:rPr>
        <w:sectPr>
          <w:footerReference r:id="rId124"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sz w:val="16"/>
          <w:szCs w:val="16"/>
          <w:rtl w:val="0"/>
        </w:rPr>
        <w:t xml:space="preserve">18  </w:t>
      </w:r>
      <w:r w:rsidDel="00000000" w:rsidR="00000000" w:rsidRPr="00000000">
        <w:rPr>
          <w:sz w:val="24"/>
          <w:szCs w:val="24"/>
          <w:rtl w:val="0"/>
        </w:rPr>
        <w:t xml:space="preserve">“similar”.</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Before a charter school is allowed to begin operation, every charter school in</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is required to present to a chartering authority a petition which must contain</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certain required elements. The absence of one of these elements is grounds for denying</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charter’s petition to operate. For example, what is the intent of the charter school?</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 is the charter school going to measure its success or failure? What population is it</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targeting? And, what are its financial projections?</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9"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petitions run anywhere from a hundred or so pages to over a thousand. They</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contain a wealth of data on curriculum, demographics, pedagogy, discipline, teacher</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recruitment, and, of course, on the charter school’s finances. Only a few financial</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statements are needed to get a good overall picture of a school’s or district’s finances.</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are the enacted annual budget and interim reports, the audited Comprehensive</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Annual Financial Report (CAFR), parts of the Local Control Accountability Plan (LCAP),</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for charter schools, the financial portions of their petitions.</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9"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Fortunately, these documents are all publicly available and could, if needed, be the</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subject of a California Public Records Act (CPRA) request. The CPRA is the California</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equivalent of the federal Freedom of Information Act (FOIA). Many of the documents</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mentioned in this dissertation should be available from the California Departments of</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and Finance, or from the Santa Clara County Office of Education.</w:t>
      </w:r>
      <w:hyperlink w:anchor="_heading=h.2hio093">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6</w:t>
        </w:r>
      </w:hyperlink>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59"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Rocketship schools are all operated by a single entity, (currently) Rocketship</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DBA Rocketship Public Schools, a 501(c)(3) non-profit, their financial</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statements and those of their affiliates are rolled up into a single document, the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Consolidated Financial Statements and Supplementary Information. Every school is</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included in this single document, as are separate Launchpad Development LLC’s that</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own facilities leased to individual schools.</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106" name=""/>
                <a:graphic>
                  <a:graphicData uri="http://schemas.microsoft.com/office/word/2010/wordprocessingShape">
                    <wps:wsp>
                      <wps:cNvSpPr/>
                      <wps:cNvPr id="98" name="Shape 98"/>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106" name="image97.png"/>
                <a:graphic>
                  <a:graphicData uri="http://schemas.openxmlformats.org/drawingml/2006/picture">
                    <pic:pic>
                      <pic:nvPicPr>
                        <pic:cNvPr id="0" name="image97.png"/>
                        <pic:cNvPicPr preferRelativeResize="0"/>
                      </pic:nvPicPr>
                      <pic:blipFill>
                        <a:blip r:embed="rId12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794">
      <w:pPr>
        <w:spacing w:before="156" w:line="194" w:lineRule="auto"/>
        <w:ind w:left="1160" w:right="222" w:firstLine="355"/>
        <w:jc w:val="left"/>
        <w:rPr>
          <w:sz w:val="20"/>
          <w:szCs w:val="20"/>
        </w:rPr>
        <w:sectPr>
          <w:footerReference r:id="rId126" w:type="default"/>
          <w:type w:val="nextPage"/>
          <w:pgSz w:h="15840" w:w="12240" w:orient="portrait"/>
          <w:pgMar w:bottom="1640" w:top="1720" w:left="1000" w:right="1300" w:header="0" w:footer="1451"/>
        </w:sectPr>
      </w:pPr>
      <w:bookmarkStart w:colFirst="0" w:colLast="0" w:name="_heading=h.2hio093" w:id="127"/>
      <w:bookmarkEnd w:id="127"/>
      <w:r w:rsidDel="00000000" w:rsidR="00000000" w:rsidRPr="00000000">
        <w:rPr>
          <w:sz w:val="23.333333333333336"/>
          <w:szCs w:val="23.333333333333336"/>
          <w:vertAlign w:val="superscript"/>
          <w:rtl w:val="0"/>
        </w:rPr>
        <w:t xml:space="preserve">6</w:t>
      </w:r>
      <w:r w:rsidDel="00000000" w:rsidR="00000000" w:rsidRPr="00000000">
        <w:rPr>
          <w:sz w:val="20"/>
          <w:szCs w:val="20"/>
          <w:rtl w:val="0"/>
        </w:rPr>
        <w:t xml:space="preserve">Since these documents are publicly available and may be freely copied, so no copyright is applicable, nor can one be claimed.</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primary questions that these financial data analyses are seeking to answer</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involves a clear mapping of the financial flows tied to Rocketship’s ten schools in Santa</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Clara County. That mass of data needs to be organized and interpreted, and using an</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interpretive framework will make the analys</w:t>
      </w:r>
      <w:sdt>
        <w:sdtPr>
          <w:tag w:val="goog_rdk_283"/>
        </w:sdtPr>
        <w:sdtContent>
          <w:ins w:author="Roxana Marachi" w:id="103" w:date="2022-08-05T18:24:2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w:t>
            </w:r>
          </w:ins>
        </w:sdtContent>
      </w:sdt>
      <w:sdt>
        <w:sdtPr>
          <w:tag w:val="goog_rdk_284"/>
        </w:sdtPr>
        <w:sdtContent>
          <w:del w:author="Roxana Marachi" w:id="103" w:date="2022-08-05T18:24:2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i</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 easier. Some examples of potential</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frameworks are: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six year forecast spreadsheet that LASD uses, an example of which is</w:t>
      </w:r>
    </w:p>
    <w:p w:rsidR="00000000" w:rsidDel="00000000" w:rsidP="00000000" w:rsidRDefault="00000000" w:rsidRPr="00000000" w14:paraId="0000079C">
      <w:pPr>
        <w:tabs>
          <w:tab w:val="left" w:pos="1029"/>
        </w:tabs>
        <w:spacing w:before="126"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7</w:t>
        <w:tab/>
      </w:r>
      <w:r w:rsidDel="00000000" w:rsidR="00000000" w:rsidRPr="00000000">
        <w:rPr>
          <w:sz w:val="24"/>
          <w:szCs w:val="24"/>
          <w:rtl w:val="0"/>
        </w:rPr>
        <w:t xml:space="preserve">reproduced in Figure </w:t>
      </w:r>
      <w:hyperlink w:anchor="_heading=h.22faf7d">
        <w:r w:rsidDel="00000000" w:rsidR="00000000" w:rsidRPr="00000000">
          <w:rPr>
            <w:sz w:val="24"/>
            <w:szCs w:val="24"/>
            <w:rtl w:val="0"/>
          </w:rPr>
          <w:t xml:space="preserve">A.7</w:t>
        </w:r>
      </w:hyperlink>
      <w:r w:rsidDel="00000000" w:rsidR="00000000" w:rsidRPr="00000000">
        <w:rPr>
          <w:sz w:val="24"/>
          <w:szCs w:val="24"/>
          <w:rtl w:val="0"/>
        </w:rPr>
        <w:t xml:space="preserve"> </w:t>
      </w:r>
      <w:hyperlink w:anchor="_heading=h.22faf7d">
        <w:r w:rsidDel="00000000" w:rsidR="00000000" w:rsidRPr="00000000">
          <w:rPr>
            <w:i w:val="1"/>
            <w:sz w:val="24"/>
            <w:szCs w:val="24"/>
            <w:rtl w:val="0"/>
          </w:rPr>
          <w:t xml:space="preserve">LASD 2019–20 Multi-Year Projection</w:t>
        </w:r>
      </w:hyperlink>
      <w:r w:rsidDel="00000000" w:rsidR="00000000" w:rsidRPr="00000000">
        <w:rPr>
          <w:i w:val="1"/>
          <w:sz w:val="24"/>
          <w:szCs w:val="24"/>
          <w:rtl w:val="0"/>
        </w:rPr>
        <w:t xml:space="preserve"> </w:t>
      </w:r>
      <w:r w:rsidDel="00000000" w:rsidR="00000000" w:rsidRPr="00000000">
        <w:rPr>
          <w:sz w:val="24"/>
          <w:szCs w:val="24"/>
          <w:rtl w:val="0"/>
        </w:rPr>
        <w:t xml:space="preserve">on page </w:t>
      </w:r>
      <w:hyperlink w:anchor="_heading=h.22faf7d">
        <w:r w:rsidDel="00000000" w:rsidR="00000000" w:rsidRPr="00000000">
          <w:rPr>
            <w:sz w:val="24"/>
            <w:szCs w:val="24"/>
            <w:rtl w:val="0"/>
          </w:rPr>
          <w:t xml:space="preserve">106.</w:t>
        </w:r>
      </w:hyperlink>
      <w:r w:rsidDel="00000000" w:rsidR="00000000" w:rsidRPr="00000000">
        <w:rPr>
          <w:sz w:val="24"/>
          <w:szCs w:val="24"/>
          <w:rtl w:val="0"/>
        </w:rPr>
        <w:t xml:space="preserve"> Most of</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elements of a forecast are combinations of SACS</w:t>
      </w:r>
      <w:hyperlink w:anchor="_heading=h.wnyagw">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7</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codes. The main drawback of</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using this framework is that each school would have to have its elements extracted</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their SACS submissions. ‘The main benefit is that these elements have been</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used for years and so are known to be useful in budgeting.</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8"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 spreadsheet of the 9 high-level SACS object codes. This option is has the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advantage that these sums can be calculated automatically using reports available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California’s Annual Financial Data web page</w:t>
      </w:r>
      <w:hyperlink w:anchor="_heading=h.3gnlt4p">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8</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data is maintained by the</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 and go back to FY</w:t>
      </w:r>
      <w:sdt>
        <w:sdtPr>
          <w:tag w:val="goog_rdk_285"/>
        </w:sdtPr>
        <w:sdtContent>
          <w:ins w:author="Roxana Marachi" w:id="104" w:date="2022-08-05T20:01:0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2003–4. The main</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disadvantage is that any gaps or anomalies may not show up in the aggregate</w:t>
      </w:r>
    </w:p>
    <w:p w:rsidR="00000000" w:rsidDel="00000000" w:rsidP="00000000" w:rsidRDefault="00000000" w:rsidRPr="00000000" w14:paraId="000007A6">
      <w:pPr>
        <w:tabs>
          <w:tab w:val="left" w:pos="1029"/>
        </w:tabs>
        <w:spacing w:before="12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17</w:t>
        <w:tab/>
      </w:r>
      <w:r w:rsidDel="00000000" w:rsidR="00000000" w:rsidRPr="00000000">
        <w:rPr>
          <w:sz w:val="24"/>
          <w:szCs w:val="24"/>
          <w:rtl w:val="0"/>
        </w:rPr>
        <w:t xml:space="preserve">numbers.</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48"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 third way of approaching the problem of making sense of large amounts of data</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to use a model. Some possible models are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A">
      <w:pPr>
        <w:tabs>
          <w:tab w:val="left" w:pos="1029"/>
        </w:tabs>
        <w:spacing w:before="74"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b w:val="1"/>
          <w:sz w:val="24"/>
          <w:szCs w:val="24"/>
          <w:rtl w:val="0"/>
        </w:rPr>
        <w:t xml:space="preserve">– </w:t>
      </w:r>
      <w:r w:rsidDel="00000000" w:rsidR="00000000" w:rsidRPr="00000000">
        <w:rPr>
          <w:sz w:val="24"/>
          <w:szCs w:val="24"/>
          <w:rtl w:val="0"/>
        </w:rPr>
        <w:t xml:space="preserve">Bruce Baker’s </w:t>
      </w:r>
      <w:r w:rsidDel="00000000" w:rsidR="00000000" w:rsidRPr="00000000">
        <w:rPr>
          <w:i w:val="1"/>
          <w:sz w:val="24"/>
          <w:szCs w:val="24"/>
          <w:rtl w:val="0"/>
        </w:rPr>
        <w:t xml:space="preserve">National Education Cost Model </w:t>
      </w:r>
      <w:r w:rsidDel="00000000" w:rsidR="00000000" w:rsidRPr="00000000">
        <w:rPr>
          <w:sz w:val="24"/>
          <w:szCs w:val="24"/>
          <w:rtl w:val="0"/>
        </w:rPr>
        <w:t xml:space="preserve">(B. D. Baker et al., </w:t>
      </w:r>
      <w:hyperlink w:anchor="_heading=h.qbtyoq">
        <w:r w:rsidDel="00000000" w:rsidR="00000000" w:rsidRPr="00000000">
          <w:rPr>
            <w:sz w:val="24"/>
            <w:szCs w:val="24"/>
            <w:rtl w:val="0"/>
          </w:rPr>
          <w:t xml:space="preserve">2018,</w:t>
        </w:r>
      </w:hyperlink>
      <w:r w:rsidDel="00000000" w:rsidR="00000000" w:rsidRPr="00000000">
        <w:rPr>
          <w:sz w:val="24"/>
          <w:szCs w:val="24"/>
          <w:rtl w:val="0"/>
        </w:rPr>
        <w:t xml:space="preserve"> p. 5)</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9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Operating Resource Flow model from B. Baker and 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16) and</w:t>
      </w:r>
    </w:p>
    <w:p w:rsidR="00000000" w:rsidDel="00000000" w:rsidP="00000000" w:rsidRDefault="00000000" w:rsidRPr="00000000" w14:paraId="000007AC">
      <w:pPr>
        <w:tabs>
          <w:tab w:val="left" w:pos="1277"/>
        </w:tabs>
        <w:spacing w:before="126"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sz w:val="24"/>
          <w:szCs w:val="24"/>
          <w:rtl w:val="0"/>
        </w:rPr>
        <w:t xml:space="preserve">Figure </w:t>
      </w:r>
      <w:hyperlink w:anchor="_heading=h.261ztfg">
        <w:r w:rsidDel="00000000" w:rsidR="00000000" w:rsidRPr="00000000">
          <w:rPr>
            <w:sz w:val="24"/>
            <w:szCs w:val="24"/>
            <w:rtl w:val="0"/>
          </w:rPr>
          <w:t xml:space="preserve">3.4</w:t>
        </w:r>
      </w:hyperlink>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18" name=""/>
                <a:graphic>
                  <a:graphicData uri="http://schemas.microsoft.com/office/word/2010/wordprocessingShape">
                    <wps:wsp>
                      <wps:cNvSpPr/>
                      <wps:cNvPr id="8" name="Shape 8"/>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1270" cy="12700"/>
                <wp:effectExtent b="0" l="0" r="0" t="0"/>
                <wp:wrapTopAndBottom distB="0" distT="0"/>
                <wp:docPr id="18" name="image8.png"/>
                <a:graphic>
                  <a:graphicData uri="http://schemas.openxmlformats.org/drawingml/2006/picture">
                    <pic:pic>
                      <pic:nvPicPr>
                        <pic:cNvPr id="0" name="image8.png"/>
                        <pic:cNvPicPr preferRelativeResize="0"/>
                      </pic:nvPicPr>
                      <pic:blipFill>
                        <a:blip r:embed="rId12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7AE">
      <w:pPr>
        <w:spacing w:before="156" w:line="194" w:lineRule="auto"/>
        <w:ind w:left="468" w:right="760" w:firstLine="361.0000000000001"/>
        <w:jc w:val="left"/>
        <w:rPr>
          <w:sz w:val="20"/>
          <w:szCs w:val="20"/>
        </w:rPr>
      </w:pPr>
      <w:bookmarkStart w:colFirst="0" w:colLast="0" w:name="_heading=h.wnyagw" w:id="128"/>
      <w:bookmarkEnd w:id="128"/>
      <w:r w:rsidDel="00000000" w:rsidR="00000000" w:rsidRPr="00000000">
        <w:rPr>
          <w:sz w:val="23.333333333333336"/>
          <w:szCs w:val="23.333333333333336"/>
          <w:vertAlign w:val="superscript"/>
          <w:rtl w:val="0"/>
        </w:rPr>
        <w:t xml:space="preserve">7</w:t>
      </w:r>
      <w:r w:rsidDel="00000000" w:rsidR="00000000" w:rsidRPr="00000000">
        <w:rPr>
          <w:sz w:val="20"/>
          <w:szCs w:val="20"/>
          <w:rtl w:val="0"/>
        </w:rPr>
        <w:t xml:space="preserve">The Standardized Account Code Structure (SACS) is the chart of accounts (cost centers) used by the California Department of Education. These are defined in “California School Accounting Manual: Definitions, Instructions, and Procedures.” The function (activity) codes are on pp.149–151 (§325–3 </w:t>
      </w:r>
      <w:r w:rsidDel="00000000" w:rsidR="00000000" w:rsidRPr="00000000">
        <w:rPr>
          <w:i w:val="1"/>
          <w:sz w:val="20"/>
          <w:szCs w:val="20"/>
          <w:rtl w:val="0"/>
        </w:rPr>
        <w:t xml:space="preserve">et seq.</w:t>
      </w:r>
      <w:r w:rsidDel="00000000" w:rsidR="00000000" w:rsidRPr="00000000">
        <w:rPr>
          <w:sz w:val="20"/>
          <w:szCs w:val="20"/>
          <w:rtl w:val="0"/>
        </w:rPr>
        <w:t xml:space="preserve">)</w:t>
      </w:r>
    </w:p>
    <w:p w:rsidR="00000000" w:rsidDel="00000000" w:rsidP="00000000" w:rsidRDefault="00000000" w:rsidRPr="00000000" w14:paraId="000007AF">
      <w:pPr>
        <w:spacing w:before="80" w:lineRule="auto"/>
        <w:ind w:left="821" w:right="0" w:firstLine="0"/>
        <w:jc w:val="left"/>
        <w:rPr>
          <w:rFonts w:ascii="Fira Mono" w:cs="Fira Mono" w:eastAsia="Fira Mono" w:hAnsi="Fira Mono"/>
          <w:sz w:val="17"/>
          <w:szCs w:val="17"/>
        </w:rPr>
        <w:sectPr>
          <w:footerReference r:id="rId128" w:type="default"/>
          <w:type w:val="nextPage"/>
          <w:pgSz w:h="15840" w:w="12240" w:orient="portrait"/>
          <w:pgMar w:bottom="1660" w:top="1720" w:left="1000" w:right="1300" w:header="0" w:footer="1475"/>
        </w:sectPr>
      </w:pPr>
      <w:bookmarkStart w:colFirst="0" w:colLast="0" w:name="_heading=h.3gnlt4p" w:id="129"/>
      <w:bookmarkEnd w:id="129"/>
      <w:r w:rsidDel="00000000" w:rsidR="00000000" w:rsidRPr="00000000">
        <w:rPr>
          <w:sz w:val="23.333333333333336"/>
          <w:szCs w:val="23.333333333333336"/>
          <w:vertAlign w:val="superscript"/>
          <w:rtl w:val="0"/>
        </w:rPr>
        <w:t xml:space="preserve">8</w:t>
      </w:r>
      <w:hyperlink r:id="rId129">
        <w:r w:rsidDel="00000000" w:rsidR="00000000" w:rsidRPr="00000000">
          <w:rPr>
            <w:rFonts w:ascii="Fira Mono" w:cs="Fira Mono" w:eastAsia="Fira Mono" w:hAnsi="Fira Mono"/>
            <w:sz w:val="17"/>
            <w:szCs w:val="17"/>
            <w:rtl w:val="0"/>
          </w:rPr>
          <w:t xml:space="preserve">https://www.cde.ca.gov/ds/fd/fd</w:t>
        </w:r>
      </w:hyperlink>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resource cost model (RCM) or the education cost function (ECF) as developed</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968"/>
        </w:tabs>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by B. D. Baker </w:t>
      </w:r>
      <w:hyperlink w:anchor="_heading=h.1c1lvlb">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188–197)</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188"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1"/>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ratio analysis or index analysis as in B. D. Baker and Richards </w:t>
      </w:r>
      <w:hyperlink w:anchor="_heading=h.2b6jog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70–86)</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the four models mentioned, only the last is likely to be useful in this study’s</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analysis because that method can identify quickly what’s different in a particular budget</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 petition. Ratio and index analysis compares the relationship between financial data</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elements. In addition to B. D. Baker and Richards </w:t>
      </w:r>
      <w:hyperlink w:anchor="_heading=h.2b6jog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cited above, the National Forum</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Education Statistics </w:t>
      </w:r>
      <w:hyperlink w:anchor="_heading=h.32rsot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pp. 35–44) lists a dozen or so ratios and indexes that have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proven useful when analyzing school finance.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BB">
      <w:pPr>
        <w:spacing w:before="74" w:lineRule="auto"/>
        <w:ind w:left="821" w:right="0" w:firstLine="0"/>
        <w:jc w:val="left"/>
        <w:rPr>
          <w:i w:val="1"/>
          <w:sz w:val="24"/>
          <w:szCs w:val="24"/>
        </w:rPr>
      </w:pPr>
      <w:bookmarkStart w:colFirst="0" w:colLast="0" w:name="_heading=h.4fsjm0b" w:id="131"/>
      <w:bookmarkEnd w:id="131"/>
      <w:r w:rsidDel="00000000" w:rsidR="00000000" w:rsidRPr="00000000">
        <w:rPr>
          <w:rFonts w:ascii="Alegreya Sans" w:cs="Alegreya Sans" w:eastAsia="Alegreya Sans" w:hAnsi="Alegreya Sans"/>
          <w:sz w:val="16"/>
          <w:szCs w:val="16"/>
          <w:rtl w:val="0"/>
        </w:rPr>
        <w:t xml:space="preserve">10 </w:t>
      </w:r>
      <w:bookmarkStart w:colFirst="0" w:colLast="0" w:name="bookmark=id.1vsw3ci" w:id="130"/>
      <w:bookmarkEnd w:id="130"/>
      <w:r w:rsidDel="00000000" w:rsidR="00000000" w:rsidRPr="00000000">
        <w:rPr>
          <w:i w:val="1"/>
          <w:sz w:val="24"/>
          <w:szCs w:val="24"/>
          <w:rtl w:val="0"/>
        </w:rPr>
        <w:t xml:space="preserve">Other Data</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0"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Vast amounts of data are available from the federal, state and local governments,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easily over half a million datasets each containing anywhere from a hundred elements to</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 hundred thousand elements. Unfortunately these data have been collected in different</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formats, over different time periods, using different inclusion criteria, more or less</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carefully. Picking a subset of educational data to use and then cleaning it is a huge</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endeavor well beyond the scope of this dissertation. That being said, a very small subset</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 available datasets will be consulted, based on the immediate need at hand. The most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likely datasets to be consulted are those maintained by:</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0"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California Department of Education and the State Board of Education</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0"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County of Santa Clara and the Santa Clara County Office of Education</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9"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California Open Data Portal</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0"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National Center for Education Statistics (NCES) at the Institute for Education</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Sciences (IES)</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0"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30"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Stanford Educational Data Archive (SEDA)</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School Finance Indicators Database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7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EdSource, Ed-Data, and other aggregators of educational data specific to California</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a346fx" w:id="133"/>
      <w:bookmarkEnd w:id="13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bookmarkStart w:colFirst="0" w:colLast="0" w:name="bookmark=id.2uxtw84" w:id="132"/>
      <w:bookmarkEnd w:id="132"/>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 and Federal Filings</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Two filings are of particular interest</w:t>
      </w:r>
      <w:sdt>
        <w:sdtPr>
          <w:tag w:val="goog_rdk_286"/>
        </w:sdtPr>
        <w:sdtContent>
          <w:ins w:author="Roxana Marachi" w:id="105" w:date="2022-08-05T18:25:00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to this study</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FPPC Form 700, Statement of Economic</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Interests, and IRS Form 990, Return of Organization Exempt from Income Tax. Both</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forms force the disclosure of personal financial information (Form 700) or personal</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information and business financial information (Form 990).</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1"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 officers of Rocketship may be required to submit annually to the California Fair</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Political Practices Commission (FPPC) Form 700, Statement of Economic Interests. This</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particular requirement of charter school officers is not settled law, but if Form 700 is</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filed, it will list the submitter’s assets and income. The intent is to prevent related-party</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transactions by enumerating an officer’s economic interests so that the school can avoid</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doing business with entities that might benefit an officer. Rocketship’s initial petition for</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Mateo Sheedy states that Form 700, Statement of Economic Interest, shall be filed by all</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board members, candidates for board membership, corporate officers, principals and</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assistant principals, among others.</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1"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federal Internal Revenue Service grants income tax exemptions to organizations</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meets the requirements of §501(c)(3) of the Internal Revenue Code.</w:t>
      </w:r>
      <w:hyperlink w:anchor="_heading=h.3u2rp3q">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9</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organizations must file Form 990 annually that provides some minimal financial data.</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returns of for-profit organizations are not public documents and their contents do</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 have to be disclosed; however, in order to sell stock to the public, i.e. to be listed on a</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stock exchange, firms are required to publish various financial documents, which like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prospectuses, are required to be informative and complete.)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wp:posOffset>
                </wp:positionV>
                <wp:extent cx="1270" cy="12700"/>
                <wp:effectExtent b="0" l="0" r="0" t="0"/>
                <wp:wrapTopAndBottom distB="0" distT="0"/>
                <wp:docPr id="125" name=""/>
                <a:graphic>
                  <a:graphicData uri="http://schemas.microsoft.com/office/word/2010/wordprocessingShape">
                    <wps:wsp>
                      <wps:cNvSpPr/>
                      <wps:cNvPr id="254" name="Shape 254"/>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wp:posOffset>
                </wp:positionV>
                <wp:extent cx="1270" cy="12700"/>
                <wp:effectExtent b="0" l="0" r="0" t="0"/>
                <wp:wrapTopAndBottom distB="0" distT="0"/>
                <wp:docPr id="125" name="image118.png"/>
                <a:graphic>
                  <a:graphicData uri="http://schemas.openxmlformats.org/drawingml/2006/picture">
                    <pic:pic>
                      <pic:nvPicPr>
                        <pic:cNvPr id="0" name="image118.png"/>
                        <pic:cNvPicPr preferRelativeResize="0"/>
                      </pic:nvPicPr>
                      <pic:blipFill>
                        <a:blip r:embed="rId13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7E7">
      <w:pPr>
        <w:spacing w:before="113" w:lineRule="auto"/>
        <w:ind w:left="825" w:right="0" w:firstLine="0"/>
        <w:jc w:val="left"/>
        <w:rPr>
          <w:sz w:val="20"/>
          <w:szCs w:val="20"/>
        </w:rPr>
        <w:sectPr>
          <w:footerReference r:id="rId132" w:type="default"/>
          <w:type w:val="nextPage"/>
          <w:pgSz w:h="15840" w:w="12240" w:orient="portrait"/>
          <w:pgMar w:bottom="1640" w:top="1720" w:left="1000" w:right="1300" w:header="0" w:footer="1451"/>
        </w:sectPr>
      </w:pPr>
      <w:bookmarkStart w:colFirst="0" w:colLast="0" w:name="_heading=h.3u2rp3q" w:id="134"/>
      <w:bookmarkEnd w:id="134"/>
      <w:r w:rsidDel="00000000" w:rsidR="00000000" w:rsidRPr="00000000">
        <w:rPr>
          <w:sz w:val="23.333333333333336"/>
          <w:szCs w:val="23.333333333333336"/>
          <w:vertAlign w:val="superscript"/>
          <w:rtl w:val="0"/>
        </w:rPr>
        <w:t xml:space="preserve">9</w:t>
      </w:r>
      <w:r w:rsidDel="00000000" w:rsidR="00000000" w:rsidRPr="00000000">
        <w:rPr>
          <w:sz w:val="20"/>
          <w:szCs w:val="20"/>
          <w:rtl w:val="0"/>
        </w:rPr>
        <w:t xml:space="preserve">26 USC 501, i.e. Title 26, Subtitle A, Chapter 1, Subchapter F Part I § 501(c)(3)</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odc9jc" w:id="136"/>
      <w:bookmarkEnd w:id="13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2981zbj" w:id="135"/>
      <w:bookmarkEnd w:id="13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prospectuses</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prospectuses are also a source of financial information. When bonds are</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issued, they are described in detail in a prospectus. These documents, in addition to</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specifying the terms (e.g. interest rate, repayment schedule, collateral) of the bond,</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contain information relevant to assessing the risk associated with purchasing that bond.</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99"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prospectuses can be mined for data that might not appear in petitions and</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statements because bond underwriters are “potential liability for any material</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misrepresentations or omissions contained in a registration statement or prospectus”</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(Block et al., </w:t>
      </w:r>
      <w:hyperlink w:anchor="_heading=h.i17xr6">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This liability, of course, is not unlimited. If bond underwriters</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exercise due diligence or the misrepresentation is not material, the underwriters are</w:t>
      </w:r>
    </w:p>
    <w:p w:rsidR="00000000" w:rsidDel="00000000" w:rsidP="00000000" w:rsidRDefault="00000000" w:rsidRPr="00000000" w14:paraId="000007F3">
      <w:pPr>
        <w:spacing w:before="126" w:lineRule="auto"/>
        <w:ind w:left="85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probably not liable. Crucially, the definitions of </w:t>
      </w:r>
      <w:r w:rsidDel="00000000" w:rsidR="00000000" w:rsidRPr="00000000">
        <w:rPr>
          <w:i w:val="1"/>
          <w:sz w:val="24"/>
          <w:szCs w:val="24"/>
          <w:rtl w:val="0"/>
        </w:rPr>
        <w:t xml:space="preserve">material misrepresentation </w:t>
      </w:r>
      <w:r w:rsidDel="00000000" w:rsidR="00000000" w:rsidRPr="00000000">
        <w:rPr>
          <w:sz w:val="24"/>
          <w:szCs w:val="24"/>
          <w:rtl w:val="0"/>
        </w:rPr>
        <w:t xml:space="preserve">and </w:t>
      </w:r>
      <w:r w:rsidDel="00000000" w:rsidR="00000000" w:rsidRPr="00000000">
        <w:rPr>
          <w:i w:val="1"/>
          <w:sz w:val="24"/>
          <w:szCs w:val="24"/>
          <w:rtl w:val="0"/>
        </w:rPr>
        <w:t xml:space="preserve">due diligence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depended on both statute and case law, so a bond underwriter can only make a reasoned</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guess at their exposure to liability. The result is that bond underwriters are likely to be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more diligent that is absolutely necessary.</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99"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Unlike many studies, there is not a paucity of data on Rocketship, rather there is a</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surfeit. The data collected so far is voluminous. The current number of pages of initial</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renewal petitions runs to 7371 pages. Three bond prospectuses total over 1000 pages.</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there are many financial data documents yet to obtain. For example, of the six</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categories of financial data listed in Table </w:t>
      </w:r>
      <w:hyperlink w:anchor="_heading=h.338fx5o">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only half have been collected.</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99"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challenge for this inquiry will be to organize the data so that gaps and anomalies</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 be identified, interesting and valid comparisons can be made with public schools and</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other charter schools, and the flows of money in and out of Rocketship can be identified.</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One approach would be to create a common framework and recast all the financial data</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each school into that common framework. But, until the data have actually been</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33" w:type="default"/>
          <w:type w:val="nextPage"/>
          <w:pgSz w:h="15840" w:w="12240" w:orient="portrait"/>
          <w:pgMar w:bottom="1620" w:top="172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collected and analyses started, choosing one particular framework within which to work</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likely to lead to work which will need to be redone using a different framework.</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nia2ey" w:id="138"/>
      <w:bookmarkEnd w:id="13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bookmarkStart w:colFirst="0" w:colLast="0" w:name="bookmark=id.38czs75" w:id="137"/>
      <w:bookmarkEnd w:id="13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Indirect Profits</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sdt>
      <w:sdtPr>
        <w:tag w:val="goog_rdk_288"/>
      </w:sdtPr>
      <w:sdtContent>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203"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sdt>
            <w:sdtPr>
              <w:tag w:val="goog_rdk_28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It is not necessarily the case that all profit be derived from Rocketship itself. Other</w:t>
              </w:r>
            </w:sdtContent>
          </w:sdt>
        </w:p>
      </w:sdtContent>
    </w:sdt>
    <w:sdt>
      <w:sdtPr>
        <w:tag w:val="goog_rdk_291"/>
      </w:sdtPr>
      <w:sdtContent>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89"/>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4  </w:t>
              </w:r>
            </w:sdtContent>
          </w:sdt>
          <w:sdt>
            <w:sdtPr>
              <w:tag w:val="goog_rdk_290"/>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people or entities could profit indirectly from Rocketship’s activities. For example,</w:t>
              </w:r>
            </w:sdtContent>
          </w:sdt>
        </w:p>
      </w:sdtContent>
    </w:sdt>
    <w:sdt>
      <w:sdtPr>
        <w:tag w:val="goog_rdk_294"/>
      </w:sdtPr>
      <w:sdtContent>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2"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92"/>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5  </w:t>
              </w:r>
            </w:sdtContent>
          </w:sdt>
          <w:sdt>
            <w:sdtPr>
              <w:tag w:val="goog_rdk_293"/>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contracts which are not at arm’s length are automatically suspect.</w:t>
              </w:r>
            </w:sdtContent>
          </w:sdt>
        </w:p>
      </w:sdtContent>
    </w:sdt>
    <w:sdt>
      <w:sdtPr>
        <w:tag w:val="goog_rdk_297"/>
      </w:sdtPr>
      <w:sdtContent>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0" w:line="240" w:lineRule="auto"/>
            <w:ind w:left="19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95"/>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6</w:t>
                <w:tab/>
              </w:r>
            </w:sdtContent>
          </w:sdt>
          <w:sdt>
            <w:sdtPr>
              <w:tag w:val="goog_rdk_296"/>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Leases are another area where profits can be made. Some charter schools receive a</w:t>
              </w:r>
            </w:sdtContent>
          </w:sdt>
        </w:p>
      </w:sdtContent>
    </w:sdt>
    <w:sdt>
      <w:sdtPr>
        <w:tag w:val="goog_rdk_300"/>
      </w:sdtPr>
      <w:sdtContent>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298"/>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7  </w:t>
              </w:r>
            </w:sdtContent>
          </w:sdt>
          <w:sdt>
            <w:sdtPr>
              <w:tag w:val="goog_rdk_299"/>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per-pupil rent subsidy which reduces their effective net rent (gross rent – government</w:t>
              </w:r>
            </w:sdtContent>
          </w:sdt>
        </w:p>
      </w:sdtContent>
    </w:sdt>
    <w:sdt>
      <w:sdtPr>
        <w:tag w:val="goog_rdk_303"/>
      </w:sdtPr>
      <w:sdtContent>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01"/>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8  </w:t>
              </w:r>
            </w:sdtContent>
          </w:sdt>
          <w:sdt>
            <w:sdtPr>
              <w:tag w:val="goog_rdk_302"/>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subsidy). But, if the operator of a charter school is also the owner of the facilities, then a</w:t>
              </w:r>
            </w:sdtContent>
          </w:sdt>
        </w:p>
      </w:sdtContent>
    </w:sdt>
    <w:sdt>
      <w:sdtPr>
        <w:tag w:val="goog_rdk_306"/>
      </w:sdtPr>
      <w:sdtContent>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04"/>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9  </w:t>
              </w:r>
            </w:sdtContent>
          </w:sdt>
          <w:sdt>
            <w:sdtPr>
              <w:tag w:val="goog_rdk_305"/>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profit is to be made. It is the difference between the (market) rent charged and the net</w:t>
              </w:r>
            </w:sdtContent>
          </w:sdt>
        </w:p>
      </w:sdtContent>
    </w:sdt>
    <w:sdt>
      <w:sdtPr>
        <w:tag w:val="goog_rdk_309"/>
      </w:sdtPr>
      <w:sdtContent>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07"/>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10  </w:t>
              </w:r>
            </w:sdtContent>
          </w:sdt>
          <w:sdt>
            <w:sdtPr>
              <w:tag w:val="goog_rdk_308"/>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rent. Furthermore, if the rent (paid by the charter to a third party) is actually a mortgage</w:t>
              </w:r>
            </w:sdtContent>
          </w:sdt>
        </w:p>
      </w:sdtContent>
    </w:sdt>
    <w:sdt>
      <w:sdtPr>
        <w:tag w:val="goog_rdk_312"/>
      </w:sdtPr>
      <w:sdtContent>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10"/>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11  </w:t>
              </w:r>
            </w:sdtContent>
          </w:sdt>
          <w:sdt>
            <w:sdtPr>
              <w:tag w:val="goog_rdk_31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payment by the third party to a bank, then the sale of the property can result in a</w:t>
              </w:r>
            </w:sdtContent>
          </w:sdt>
        </w:p>
      </w:sdtContent>
    </w:sdt>
    <w:sdt>
      <w:sdtPr>
        <w:tag w:val="goog_rdk_315"/>
      </w:sdtPr>
      <w:sdtContent>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13"/>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12  </w:t>
              </w:r>
            </w:sdtContent>
          </w:sdt>
          <w:sdt>
            <w:sdtPr>
              <w:tag w:val="goog_rdk_314"/>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significant profit. The mortgage (effectively) was paid for by the government, but the</w:t>
              </w:r>
            </w:sdtContent>
          </w:sdt>
        </w:p>
      </w:sdtContent>
    </w:sdt>
    <w:sdt>
      <w:sdtPr>
        <w:tag w:val="goog_rdk_318"/>
      </w:sdtPr>
      <w:sdtContent>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highlight w:val="yellow"/>
              <w:u w:val="none"/>
              <w:vertAlign w:val="baseline"/>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16"/>
            </w:sdtPr>
            <w:sdtContent>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06" w:date="2022-08-05T20:01:41Z">
                    <w:rPr>
                      <w:rFonts w:ascii="Alegreya Sans" w:cs="Alegreya Sans" w:eastAsia="Alegreya Sans" w:hAnsi="Alegreya Sans"/>
                      <w:b w:val="0"/>
                      <w:i w:val="0"/>
                      <w:smallCaps w:val="0"/>
                      <w:strike w:val="0"/>
                      <w:color w:val="000000"/>
                      <w:sz w:val="16"/>
                      <w:szCs w:val="16"/>
                      <w:u w:val="none"/>
                      <w:shd w:fill="auto" w:val="clear"/>
                      <w:vertAlign w:val="baseline"/>
                    </w:rPr>
                  </w:rPrChange>
                </w:rPr>
                <w:t xml:space="preserve">13  </w:t>
              </w:r>
            </w:sdtContent>
          </w:sdt>
          <w:sdt>
            <w:sdtPr>
              <w:tag w:val="goog_rdk_31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06" w:date="2022-08-05T20:01:41Z">
                    <w:rPr>
                      <w:rFonts w:ascii="Alegreya" w:cs="Alegreya" w:eastAsia="Alegreya" w:hAnsi="Alegreya"/>
                      <w:b w:val="0"/>
                      <w:i w:val="0"/>
                      <w:smallCaps w:val="0"/>
                      <w:strike w:val="0"/>
                      <w:color w:val="000000"/>
                      <w:sz w:val="24"/>
                      <w:szCs w:val="24"/>
                      <w:u w:val="none"/>
                      <w:shd w:fill="auto" w:val="clear"/>
                      <w:vertAlign w:val="baseline"/>
                    </w:rPr>
                  </w:rPrChange>
                </w:rPr>
                <w:t xml:space="preserve">proceeds of the sale accrue to the third party, the owner of the facilities.</w:t>
              </w:r>
            </w:sdtContent>
          </w:sdt>
        </w:p>
      </w:sdtContent>
    </w:sdt>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0"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credits are another potential source of profit. The New Markets Tax Credit is a</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39% tax credit, usable over seven years, available to those who make an investment in</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specified economically depressed neighborhoods. A 39% tax credit is roughly twice the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current corporate tax rate which means that this credit wipes out the taxes on gains</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equal to twice the initial investment (which also has a return).</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30"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New</w:t>
      </w:r>
      <w:sdt>
        <w:sdtPr>
          <w:tag w:val="goog_rdk_319"/>
        </w:sdtPr>
        <w:sdtContent>
          <w:ins w:author="Roxana Marachi" w:id="107" w:date="2022-08-05T18:25:44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Venture Funds, the Charter School Fund, and the Charter School</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Growth Fund are just a few examples of venture funds that specialize in charter schools.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it is unlikely that investors will invest in a fund that does not return a profit,</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establishing exactly how these funds turn a profit is going to be a key goal of this study’s</w:t>
      </w:r>
    </w:p>
    <w:p w:rsidR="00000000" w:rsidDel="00000000" w:rsidP="00000000" w:rsidRDefault="00000000" w:rsidRPr="00000000" w14:paraId="0000081A">
      <w:pPr>
        <w:spacing w:before="126" w:lineRule="auto"/>
        <w:ind w:left="131" w:right="0" w:firstLine="0"/>
        <w:jc w:val="left"/>
        <w:rPr>
          <w:sz w:val="16"/>
          <w:szCs w:val="16"/>
        </w:rPr>
      </w:pPr>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explorations.</w:t>
      </w:r>
      <w:hyperlink w:anchor="_heading=h.47hxl2r">
        <w:r w:rsidDel="00000000" w:rsidR="00000000" w:rsidRPr="00000000">
          <w:rPr>
            <w:sz w:val="26.666666666666668"/>
            <w:szCs w:val="26.666666666666668"/>
            <w:vertAlign w:val="superscript"/>
            <w:rtl w:val="0"/>
          </w:rPr>
          <w:t xml:space="preserve">10</w:t>
        </w:r>
      </w:hyperlink>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1270" cy="12700"/>
                <wp:effectExtent b="0" l="0" r="0" t="0"/>
                <wp:wrapTopAndBottom distB="0" distT="0"/>
                <wp:docPr id="111" name=""/>
                <a:graphic>
                  <a:graphicData uri="http://schemas.microsoft.com/office/word/2010/wordprocessingShape">
                    <wps:wsp>
                      <wps:cNvSpPr/>
                      <wps:cNvPr id="103" name="Shape 103"/>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101600</wp:posOffset>
                </wp:positionV>
                <wp:extent cx="1270" cy="12700"/>
                <wp:effectExtent b="0" l="0" r="0" t="0"/>
                <wp:wrapTopAndBottom distB="0" distT="0"/>
                <wp:docPr id="111" name="image102.png"/>
                <a:graphic>
                  <a:graphicData uri="http://schemas.openxmlformats.org/drawingml/2006/picture">
                    <pic:pic>
                      <pic:nvPicPr>
                        <pic:cNvPr id="0" name="image102.png"/>
                        <pic:cNvPicPr preferRelativeResize="0"/>
                      </pic:nvPicPr>
                      <pic:blipFill>
                        <a:blip r:embed="rId13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81C">
      <w:pPr>
        <w:spacing w:before="156" w:line="194" w:lineRule="auto"/>
        <w:ind w:left="468" w:right="871" w:firstLine="298"/>
        <w:jc w:val="left"/>
        <w:rPr>
          <w:sz w:val="20"/>
          <w:szCs w:val="20"/>
        </w:rPr>
        <w:sectPr>
          <w:footerReference r:id="rId135" w:type="default"/>
          <w:type w:val="nextPage"/>
          <w:pgSz w:h="15840" w:w="12240" w:orient="portrait"/>
          <w:pgMar w:bottom="1640" w:top="1720" w:left="1000" w:right="1300" w:header="0" w:footer="1451"/>
        </w:sectPr>
      </w:pPr>
      <w:bookmarkStart w:colFirst="0" w:colLast="0" w:name="_heading=h.47hxl2r" w:id="139"/>
      <w:bookmarkEnd w:id="139"/>
      <w:r w:rsidDel="00000000" w:rsidR="00000000" w:rsidRPr="00000000">
        <w:rPr>
          <w:sz w:val="23.333333333333336"/>
          <w:szCs w:val="23.333333333333336"/>
          <w:vertAlign w:val="superscript"/>
          <w:rtl w:val="0"/>
        </w:rPr>
        <w:t xml:space="preserve">10</w:t>
      </w:r>
      <w:r w:rsidDel="00000000" w:rsidR="00000000" w:rsidRPr="00000000">
        <w:rPr>
          <w:sz w:val="20"/>
          <w:szCs w:val="20"/>
          <w:rtl w:val="0"/>
        </w:rPr>
        <w:t xml:space="preserve">It is interesting that none of the web sites of these funds mentions that fund’s return on investment (ROI). The absence of any indication of a return on investment is either an innocent mistake or much more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1si5id" w:id="141"/>
      <w:bookmarkEnd w:id="14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bookmarkStart w:colFirst="0" w:colLast="0" w:name="bookmark=id.2mn7vak" w:id="140"/>
      <w:bookmarkEnd w:id="14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There Gaps or Anomalies in the Data?</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All of the sources mentioned above should be in basic agreement, i.e. the LCFF</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funding received by a Rocketship charter school should match what the state thinks it’s</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sending to the school, what the school reports to the state it received and spent, what</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independent auditors report the school received and spent, and what it actually spent.</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Further, bond prospectuses and Security Exchange Commission (SEC) filings should be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agreement with themselves and with budgets. If these figures are not in agreement,</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something is amiss and should be investigated.</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some fashion or another, all profit must originate from Rocketship’s revenue. In</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case of the sale-leaseback of facilities, for example, the rent over and above market</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rates constitutes profit to the property owners, and this is an operational expense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ultimately paid for by tax</w:t>
      </w:r>
      <w:sdt>
        <w:sdtPr>
          <w:tag w:val="goog_rdk_320"/>
        </w:sdtPr>
        <w:sdtContent>
          <w:del w:author="Roxana Marachi" w:id="108" w:date="2022-08-05T18:25:55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payers. If facilities are bought with public dollars (i.e. federal</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grants) and subsequently sold, the net proceeds are profit that might accrue to an</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organization other than Rocketship. If technology is being used and the contracts are not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at arm’s length, then someone or some organization is making more than the usual</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profit. If student data is being sold by a for-profit entity that operates non-profit charter</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that’s revenue that rightfully belongs to the students or to the non-profit schools.</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Determining whether there are gaps or anomalies in a charter school’s financial data</w:t>
      </w:r>
    </w:p>
    <w:sdt>
      <w:sdtPr>
        <w:tag w:val="goog_rdk_324"/>
      </w:sdtPr>
      <w:sdtContent>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del w:author="Roxana Marachi" w:id="109" w:date="2022-08-05T20:02:22Z"/>
              <w:rFonts w:ascii="Alegreya" w:cs="Alegreya" w:eastAsia="Alegreya" w:hAnsi="Alegreya"/>
              <w:b w:val="0"/>
              <w:i w:val="0"/>
              <w:smallCaps w:val="0"/>
              <w:strike w:val="0"/>
              <w:color w:val="000000"/>
              <w:sz w:val="24"/>
              <w:szCs w:val="24"/>
              <w:highlight w:val="yellow"/>
              <w:u w:val="none"/>
              <w:vertAlign w:val="baseline"/>
              <w:rPrChange w:author="Roxana Marachi" w:id="110" w:date="2022-08-05T18:26:20Z">
                <w:rPr>
                  <w:rFonts w:ascii="Alegreya" w:cs="Alegreya" w:eastAsia="Alegreya" w:hAnsi="Alegreya"/>
                  <w:b w:val="0"/>
                  <w:i w:val="0"/>
                  <w:smallCaps w:val="0"/>
                  <w:strike w:val="0"/>
                  <w:color w:val="000000"/>
                  <w:sz w:val="24"/>
                  <w:szCs w:val="24"/>
                  <w:u w:val="none"/>
                  <w:shd w:fill="auto" w:val="clear"/>
                  <w:vertAlign w:val="baseline"/>
                </w:rPr>
              </w:rPrChang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time-consuming but not very complex. </w:t>
          </w:r>
          <w:sdt>
            <w:sdtPr>
              <w:tag w:val="goog_rdk_321"/>
            </w:sdtPr>
            <w:sdtContent>
              <w:ins w:author="Roxana Marachi" w:id="109" w:date="2022-08-05T20:02:22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ins>
            </w:sdtContent>
          </w:sdt>
          <w:sdt>
            <w:sdtPr>
              <w:tag w:val="goog_rdk_322"/>
            </w:sdtPr>
            <w:sdtContent>
              <w:del w:author="Roxana Marachi" w:id="109" w:date="2022-08-05T20:02:22Z"/>
              <w:sdt>
                <w:sdtPr>
                  <w:tag w:val="goog_rdk_323"/>
                </w:sdtPr>
                <w:sdtContent>
                  <w:del w:author="Roxana Marachi" w:id="109" w:date="2022-08-05T20:02:22Z">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10" w:date="2022-08-05T18:26:20Z">
                          <w:rPr>
                            <w:rFonts w:ascii="Alegreya" w:cs="Alegreya" w:eastAsia="Alegreya" w:hAnsi="Alegreya"/>
                            <w:b w:val="0"/>
                            <w:i w:val="0"/>
                            <w:smallCaps w:val="0"/>
                            <w:strike w:val="0"/>
                            <w:color w:val="000000"/>
                            <w:sz w:val="24"/>
                            <w:szCs w:val="24"/>
                            <w:u w:val="none"/>
                            <w:shd w:fill="auto" w:val="clear"/>
                            <w:vertAlign w:val="baseline"/>
                          </w:rPr>
                        </w:rPrChange>
                      </w:rPr>
                      <w:delText xml:space="preserve">Reviewing the data is not difficult – usually</w:delText>
                    </w:r>
                  </w:del>
                </w:sdtContent>
              </w:sdt>
              <w:del w:author="Roxana Marachi" w:id="109" w:date="2022-08-05T20:02:22Z"/>
            </w:sdtContent>
          </w:sdt>
        </w:p>
      </w:sdtContent>
    </w:sdt>
    <w:sdt>
      <w:sdtPr>
        <w:tag w:val="goog_rdk_328"/>
      </w:sdtPr>
      <w:sdtContent>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del w:author="Roxana Marachi" w:id="109" w:date="2022-08-05T20:02:22Z"/>
              <w:rFonts w:ascii="Alegreya" w:cs="Alegreya" w:eastAsia="Alegreya" w:hAnsi="Alegreya"/>
              <w:b w:val="0"/>
              <w:i w:val="0"/>
              <w:smallCaps w:val="0"/>
              <w:strike w:val="0"/>
              <w:color w:val="000000"/>
              <w:sz w:val="24"/>
              <w:szCs w:val="24"/>
              <w:highlight w:val="yellow"/>
              <w:u w:val="none"/>
              <w:vertAlign w:val="baseline"/>
              <w:rPrChange w:author="Roxana Marachi" w:id="110" w:date="2022-08-05T18:26:20Z">
                <w:rPr>
                  <w:rFonts w:ascii="Alegreya" w:cs="Alegreya" w:eastAsia="Alegreya" w:hAnsi="Alegreya"/>
                  <w:b w:val="0"/>
                  <w:i w:val="0"/>
                  <w:smallCaps w:val="0"/>
                  <w:strike w:val="0"/>
                  <w:color w:val="000000"/>
                  <w:sz w:val="24"/>
                  <w:szCs w:val="24"/>
                  <w:u w:val="none"/>
                  <w:shd w:fill="auto" w:val="clear"/>
                  <w:vertAlign w:val="baseline"/>
                </w:rPr>
              </w:rPrChange>
            </w:rPr>
          </w:pPr>
          <w:sdt>
            <w:sdtPr>
              <w:tag w:val="goog_rdk_325"/>
            </w:sdtPr>
            <w:sdtContent>
              <w:del w:author="Roxana Marachi" w:id="109" w:date="2022-08-05T20:02:22Z"/>
              <w:sdt>
                <w:sdtPr>
                  <w:tag w:val="goog_rdk_326"/>
                </w:sdtPr>
                <w:sdtContent>
                  <w:del w:author="Roxana Marachi" w:id="109" w:date="2022-08-05T20:02:22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10" w:date="2022-08-05T18:26:20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20  </w:delText>
                    </w:r>
                  </w:del>
                </w:sdtContent>
              </w:sdt>
              <w:del w:author="Roxana Marachi" w:id="109" w:date="2022-08-05T20:02:22Z">
                <w:sdt>
                  <w:sdtPr>
                    <w:tag w:val="goog_rdk_327"/>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10" w:date="2022-08-05T18:26:20Z">
                          <w:rPr>
                            <w:rFonts w:ascii="Alegreya" w:cs="Alegreya" w:eastAsia="Alegreya" w:hAnsi="Alegreya"/>
                            <w:b w:val="0"/>
                            <w:i w:val="0"/>
                            <w:smallCaps w:val="0"/>
                            <w:strike w:val="0"/>
                            <w:color w:val="000000"/>
                            <w:sz w:val="24"/>
                            <w:szCs w:val="24"/>
                            <w:u w:val="none"/>
                            <w:shd w:fill="auto" w:val="clear"/>
                            <w:vertAlign w:val="baseline"/>
                          </w:rPr>
                        </w:rPrChange>
                      </w:rPr>
                      <w:delText xml:space="preserve">there are no advanced algorithms to apply; basic arithmetic may be used to check if all</w:delText>
                    </w:r>
                  </w:sdtContent>
                </w:sdt>
              </w:del>
            </w:sdtContent>
          </w:sdt>
        </w:p>
      </w:sdtContent>
    </w:sdt>
    <w:sdt>
      <w:sdtPr>
        <w:tag w:val="goog_rdk_334"/>
      </w:sdtPr>
      <w:sdtContent>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Change w:author="Roxana Marachi" w:id="0" w:date="2022-08-05T20:02:22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pPr>
            </w:pPrChange>
          </w:pPr>
          <w:sdt>
            <w:sdtPr>
              <w:tag w:val="goog_rdk_329"/>
            </w:sdtPr>
            <w:sdtContent>
              <w:del w:author="Roxana Marachi" w:id="109" w:date="2022-08-05T20:02:22Z"/>
              <w:sdt>
                <w:sdtPr>
                  <w:tag w:val="goog_rdk_330"/>
                </w:sdtPr>
                <w:sdtContent>
                  <w:del w:author="Roxana Marachi" w:id="109" w:date="2022-08-05T20:02:22Z">
                    <w:r w:rsidDel="00000000" w:rsidR="00000000" w:rsidRPr="00000000">
                      <w:rPr>
                        <w:rFonts w:ascii="Alegreya Sans" w:cs="Alegreya Sans" w:eastAsia="Alegreya Sans" w:hAnsi="Alegreya Sans"/>
                        <w:b w:val="0"/>
                        <w:i w:val="0"/>
                        <w:smallCaps w:val="0"/>
                        <w:strike w:val="0"/>
                        <w:color w:val="000000"/>
                        <w:sz w:val="16"/>
                        <w:szCs w:val="16"/>
                        <w:highlight w:val="yellow"/>
                        <w:u w:val="none"/>
                        <w:vertAlign w:val="baseline"/>
                        <w:rtl w:val="0"/>
                        <w:rPrChange w:author="Roxana Marachi" w:id="110" w:date="2022-08-05T18:26:20Z">
                          <w:rPr>
                            <w:rFonts w:ascii="Alegreya Sans" w:cs="Alegreya Sans" w:eastAsia="Alegreya Sans" w:hAnsi="Alegreya Sans"/>
                            <w:b w:val="0"/>
                            <w:i w:val="0"/>
                            <w:smallCaps w:val="0"/>
                            <w:strike w:val="0"/>
                            <w:color w:val="000000"/>
                            <w:sz w:val="16"/>
                            <w:szCs w:val="16"/>
                            <w:u w:val="none"/>
                            <w:shd w:fill="auto" w:val="clear"/>
                            <w:vertAlign w:val="baseline"/>
                          </w:rPr>
                        </w:rPrChange>
                      </w:rPr>
                      <w:delText xml:space="preserve">21  </w:delText>
                    </w:r>
                  </w:del>
                </w:sdtContent>
              </w:sdt>
              <w:del w:author="Roxana Marachi" w:id="109" w:date="2022-08-05T20:02:22Z">
                <w:sdt>
                  <w:sdtPr>
                    <w:tag w:val="goog_rdk_331"/>
                  </w:sdtPr>
                  <w:sdtContent>
                    <w:r w:rsidDel="00000000" w:rsidR="00000000" w:rsidRPr="00000000">
                      <w:rPr>
                        <w:rFonts w:ascii="Alegreya" w:cs="Alegreya" w:eastAsia="Alegreya" w:hAnsi="Alegreya"/>
                        <w:b w:val="0"/>
                        <w:i w:val="0"/>
                        <w:smallCaps w:val="0"/>
                        <w:strike w:val="0"/>
                        <w:color w:val="000000"/>
                        <w:sz w:val="24"/>
                        <w:szCs w:val="24"/>
                        <w:highlight w:val="yellow"/>
                        <w:u w:val="none"/>
                        <w:vertAlign w:val="baseline"/>
                        <w:rtl w:val="0"/>
                        <w:rPrChange w:author="Roxana Marachi" w:id="110" w:date="2022-08-05T18:26:20Z">
                          <w:rPr>
                            <w:rFonts w:ascii="Alegreya" w:cs="Alegreya" w:eastAsia="Alegreya" w:hAnsi="Alegreya"/>
                            <w:b w:val="0"/>
                            <w:i w:val="0"/>
                            <w:smallCaps w:val="0"/>
                            <w:strike w:val="0"/>
                            <w:color w:val="000000"/>
                            <w:sz w:val="24"/>
                            <w:szCs w:val="24"/>
                            <w:u w:val="none"/>
                            <w:shd w:fill="auto" w:val="clear"/>
                            <w:vertAlign w:val="baseline"/>
                          </w:rPr>
                        </w:rPrChange>
                      </w:rPr>
                      <w:delText xml:space="preserve">the numbers add up. </w:delText>
                    </w:r>
                  </w:sdtContent>
                </w:sdt>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When </w:t>
          </w:r>
          <w:sdt>
            <w:sdtPr>
              <w:tag w:val="goog_rdk_332"/>
            </w:sdtPr>
            <w:sdtContent>
              <w:ins w:author="Roxana Marachi" w:id="111" w:date="2022-08-05T20:02:3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examining </w:t>
                </w:r>
              </w:ins>
            </w:sdtContent>
          </w:sdt>
          <w:sdt>
            <w:sdtPr>
              <w:tag w:val="goog_rdk_333"/>
            </w:sdtPr>
            <w:sdtContent>
              <w:del w:author="Roxana Marachi" w:id="111" w:date="2022-08-05T20:02:39Z">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delText xml:space="preserve">looking at</w:delText>
                </w:r>
              </w:del>
            </w:sdtContent>
          </w:sdt>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financial statements, one should be alert to</w:t>
          </w:r>
        </w:p>
      </w:sdtContent>
    </w:sdt>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unusual year-to-year changes, ratios (e.g. salaries to total expenses) that are markedly</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different from the norm, entries that are missing components, or entries that are not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supported by detail elsewhere. Complex third-party transactions that don’t seem to add</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26" name=""/>
                <a:graphic>
                  <a:graphicData uri="http://schemas.microsoft.com/office/word/2010/wordprocessingShape">
                    <wps:wsp>
                      <wps:cNvSpPr/>
                      <wps:cNvPr id="16" name="Shape 16"/>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26" name="image16.png"/>
                <a:graphic>
                  <a:graphicData uri="http://schemas.openxmlformats.org/drawingml/2006/picture">
                    <pic:pic>
                      <pic:nvPicPr>
                        <pic:cNvPr id="0" name="image16.png"/>
                        <pic:cNvPicPr preferRelativeResize="0"/>
                      </pic:nvPicPr>
                      <pic:blipFill>
                        <a:blip r:embed="rId13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837">
      <w:pPr>
        <w:spacing w:before="116" w:lineRule="auto"/>
        <w:ind w:left="1160" w:right="0" w:firstLine="0"/>
        <w:jc w:val="left"/>
        <w:rPr>
          <w:sz w:val="20"/>
          <w:szCs w:val="20"/>
        </w:rPr>
        <w:sectPr>
          <w:footerReference r:id="rId137" w:type="default"/>
          <w:type w:val="nextPage"/>
          <w:pgSz w:h="15840" w:w="12240" w:orient="portrait"/>
          <w:pgMar w:bottom="1640" w:top="1720" w:left="1000" w:right="1300" w:header="0" w:footer="1451"/>
        </w:sectPr>
      </w:pPr>
      <w:r w:rsidDel="00000000" w:rsidR="00000000" w:rsidRPr="00000000">
        <w:rPr>
          <w:sz w:val="20"/>
          <w:szCs w:val="20"/>
          <w:rtl w:val="0"/>
        </w:rPr>
        <w:t xml:space="preserve">likely, an attempt at obfuscation.</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value are also indicators that further investigation is needed.</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the search of gaps or anomalies, one might ask questions such as:</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0"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Are the data available and accessible? Charter schools are notorious for simply not</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filing required documents or filing them horrendously late, or submitting</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documents that are incomplete. Petitions are not usually a problem because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without a petition, or with a materially incomplete petition, the petition will not be</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granted. However, once a school is operational, late or missing filings will not bring</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everything to a halt. Although Rocketship was fined for failing an attendance audit,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was allowed to continue to operate.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14"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Have the data been misrepresented? There are forensic techniques (e.g. Benford’s</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Law) that can point to suspect data (Zhu et al., </w:t>
      </w:r>
      <w:hyperlink w:anchor="_heading=h.3i5g9y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There is also triangulation</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involves comparing one source of data with another to see if they match. For</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example, charter petitions make forecasts of revenue and expenses. How accurate</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were those forecasts? Were the reasons given for anomalies plausible? foreseeable?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reasonable? Following Hanlon’s Razor</w:t>
      </w:r>
      <w:hyperlink w:anchor="_heading=h.3ls5o66">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 single anomaly is not usually a sign that</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something is being covered up, but several persistent anomalies usually are.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14"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California requires that LEAs meet the numbers they previously forecast or explain</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why they didn’t meet those numbers. Were those goals met, and if not, were the</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reasons proffered legitimate? When preparing a budget, LEAs must also certify</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can meet their financial obligations for the current year, and for the next two</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years. If an LEA cannot certify that they can, they might receive a visit from the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Education’s Financial Crisis &amp; Management Assistance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Team (FCMAT), and in the extreme case be subject to a state takeover or to</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9"/>
        </w:tabs>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involuntary closure.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270" cy="12700"/>
                <wp:effectExtent b="0" l="0" r="0" t="0"/>
                <wp:wrapTopAndBottom distB="0" distT="0"/>
                <wp:docPr id="42" name=""/>
                <a:graphic>
                  <a:graphicData uri="http://schemas.microsoft.com/office/word/2010/wordprocessingShape">
                    <wps:wsp>
                      <wps:cNvSpPr/>
                      <wps:cNvPr id="32" name="Shape 3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270" cy="12700"/>
                <wp:effectExtent b="0" l="0" r="0" t="0"/>
                <wp:wrapTopAndBottom distB="0" distT="0"/>
                <wp:docPr id="42" name="image32.png"/>
                <a:graphic>
                  <a:graphicData uri="http://schemas.openxmlformats.org/drawingml/2006/picture">
                    <pic:pic>
                      <pic:nvPicPr>
                        <pic:cNvPr id="0" name="image32.png"/>
                        <pic:cNvPicPr preferRelativeResize="0"/>
                      </pic:nvPicPr>
                      <pic:blipFill>
                        <a:blip r:embed="rId13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851">
      <w:pPr>
        <w:spacing w:before="156" w:line="194" w:lineRule="auto"/>
        <w:ind w:left="468" w:right="871" w:firstLine="325"/>
        <w:jc w:val="left"/>
        <w:rPr>
          <w:sz w:val="20"/>
          <w:szCs w:val="20"/>
        </w:rPr>
        <w:sectPr>
          <w:footerReference r:id="rId139" w:type="default"/>
          <w:type w:val="nextPage"/>
          <w:pgSz w:h="15840" w:w="12240" w:orient="portrait"/>
          <w:pgMar w:bottom="1640" w:top="1720" w:left="1000" w:right="1300" w:header="0" w:footer="1451"/>
        </w:sectPr>
      </w:pPr>
      <w:bookmarkStart w:colFirst="0" w:colLast="0" w:name="_heading=h.3ls5o66" w:id="142"/>
      <w:bookmarkEnd w:id="142"/>
      <w:r w:rsidDel="00000000" w:rsidR="00000000" w:rsidRPr="00000000">
        <w:rPr>
          <w:sz w:val="23.333333333333336"/>
          <w:szCs w:val="23.333333333333336"/>
          <w:vertAlign w:val="superscript"/>
          <w:rtl w:val="0"/>
        </w:rPr>
        <w:t xml:space="preserve">11</w:t>
      </w:r>
      <w:r w:rsidDel="00000000" w:rsidR="00000000" w:rsidRPr="00000000">
        <w:rPr>
          <w:sz w:val="20"/>
          <w:szCs w:val="20"/>
          <w:rtl w:val="0"/>
        </w:rPr>
        <w:t xml:space="preserve">“Never attribute to malice that which is adequately explained by stupidity.” Naturally, Hanlon’s Razor follows Stigler’s Law of Eponymy: “No scientific discovery is named after its original discoverer.” Stigler’s Law adheres to Stigler’s Law.</w:t>
      </w:r>
    </w:p>
    <w:p w:rsidR="00000000" w:rsidDel="00000000" w:rsidP="00000000" w:rsidRDefault="00000000" w:rsidRPr="00000000" w14:paraId="00000852">
      <w:pPr>
        <w:spacing w:before="49" w:lineRule="auto"/>
        <w:ind w:left="905" w:right="0" w:firstLine="0"/>
        <w:jc w:val="left"/>
        <w:rPr>
          <w:i w:val="1"/>
          <w:sz w:val="24"/>
          <w:szCs w:val="24"/>
        </w:rPr>
      </w:pPr>
      <w:bookmarkStart w:colFirst="0" w:colLast="0" w:name="_heading=h.4kx3h1s" w:id="144"/>
      <w:bookmarkEnd w:id="144"/>
      <w:r w:rsidDel="00000000" w:rsidR="00000000" w:rsidRPr="00000000">
        <w:rPr>
          <w:rFonts w:ascii="Alegreya Sans" w:cs="Alegreya Sans" w:eastAsia="Alegreya Sans" w:hAnsi="Alegreya Sans"/>
          <w:sz w:val="16"/>
          <w:szCs w:val="16"/>
          <w:rtl w:val="0"/>
        </w:rPr>
        <w:t xml:space="preserve">1 </w:t>
      </w:r>
      <w:bookmarkStart w:colFirst="0" w:colLast="0" w:name="bookmark=id.20xfydz" w:id="143"/>
      <w:bookmarkEnd w:id="143"/>
      <w:r w:rsidDel="00000000" w:rsidR="00000000" w:rsidRPr="00000000">
        <w:rPr>
          <w:i w:val="1"/>
          <w:sz w:val="24"/>
          <w:szCs w:val="24"/>
          <w:rtl w:val="0"/>
        </w:rPr>
        <w:t xml:space="preserve">Triangulation</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Another technique for determining if there are gaps or anomalies is to use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triangulation. Triangulation is the use of multiple sources of data. While triangulation</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social science research often refers to the mixed methods use of quantitative and</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qualitative methodologies, the common definition refers to the analysis of multiple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forms of corroborating evidence in the form of financial and media documentation. For</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example, Bhandari </w:t>
      </w:r>
      <w:hyperlink w:anchor="_heading=h.3nqndb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notes that one of the forms of triangulation is “[u]sing data</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from different times, spaces and people” and also that “[t]riangulation in research means</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using multiple datasets, methods, theories and/or investigators to address a research</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question. It’s a research strategy that can help you enhance the validity and credibility of</w:t>
      </w:r>
    </w:p>
    <w:p w:rsidR="00000000" w:rsidDel="00000000" w:rsidP="00000000" w:rsidRDefault="00000000" w:rsidRPr="00000000" w14:paraId="0000085D">
      <w:pPr>
        <w:spacing w:before="125" w:lineRule="auto"/>
        <w:ind w:left="851" w:right="0" w:firstLine="0"/>
        <w:jc w:val="left"/>
        <w:rPr>
          <w:sz w:val="16"/>
          <w:szCs w:val="16"/>
        </w:rPr>
      </w:pPr>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your findings.”</w:t>
      </w:r>
      <w:hyperlink w:anchor="_heading=h.3z7bk57">
        <w:r w:rsidDel="00000000" w:rsidR="00000000" w:rsidRPr="00000000">
          <w:rPr>
            <w:sz w:val="26.666666666666668"/>
            <w:szCs w:val="26.666666666666668"/>
            <w:vertAlign w:val="superscript"/>
            <w:rtl w:val="0"/>
          </w:rPr>
          <w:t xml:space="preserve">12</w:t>
        </w:r>
      </w:hyperlink>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f7o1he" w:id="146"/>
      <w:bookmarkEnd w:id="14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bookmarkStart w:colFirst="0" w:colLast="0" w:name="bookmark=id.302dr9l" w:id="145"/>
      <w:bookmarkEnd w:id="14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Are There More Serious Financial Issues?</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3"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Unfortunately, charter schools and charter school chains have a long history of</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various kinds of fraud. Lafer </w:t>
      </w:r>
      <w:hyperlink w:anchor="_heading=h.452snl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(2017b),</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the Public Interest </w:t>
      </w:r>
      <w:hyperlink w:anchor="_heading=h.3zy8sj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Burris et al. </w:t>
      </w:r>
      <w:hyperlink w:anchor="_heading=h.4ekz59m">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Burris and Bryant </w:t>
      </w:r>
      <w:hyperlink w:anchor="_heading=h.3fg1ce0">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(2020),</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are just a few of the reports that detail fraud and waste in</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charter schools. Although Rocketship has engaged in a number of questionable activities,</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 has not been charged anything illegal.</w:t>
      </w:r>
      <w:hyperlink w:anchor="_heading=h.2eclud0">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13</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But with billions of dollars allocated to charter</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for facilities in the last 15 years in California alone (Lafer, </w:t>
      </w:r>
      <w:hyperlink w:anchor="_heading=h.452snl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2017b,</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4), coupled</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 lax or no oversight, the temptation to misappropriate funds must be strong. It is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133" name=""/>
                <a:graphic>
                  <a:graphicData uri="http://schemas.microsoft.com/office/word/2010/wordprocessingShape">
                    <wps:wsp>
                      <wps:cNvSpPr/>
                      <wps:cNvPr id="262" name="Shape 26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133" name="image127.png"/>
                <a:graphic>
                  <a:graphicData uri="http://schemas.openxmlformats.org/drawingml/2006/picture">
                    <pic:pic>
                      <pic:nvPicPr>
                        <pic:cNvPr id="0" name="image127.png"/>
                        <pic:cNvPicPr preferRelativeResize="0"/>
                      </pic:nvPicPr>
                      <pic:blipFill>
                        <a:blip r:embed="rId14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86A">
      <w:pPr>
        <w:spacing w:before="156" w:line="194" w:lineRule="auto"/>
        <w:ind w:left="1160" w:right="222" w:firstLine="305.99999999999994"/>
        <w:jc w:val="left"/>
        <w:rPr>
          <w:sz w:val="20"/>
          <w:szCs w:val="20"/>
        </w:rPr>
      </w:pPr>
      <w:bookmarkStart w:colFirst="0" w:colLast="0" w:name="_heading=h.3z7bk57" w:id="147"/>
      <w:bookmarkEnd w:id="147"/>
      <w:r w:rsidDel="00000000" w:rsidR="00000000" w:rsidRPr="00000000">
        <w:rPr>
          <w:sz w:val="23.333333333333336"/>
          <w:szCs w:val="23.333333333333336"/>
          <w:vertAlign w:val="superscript"/>
          <w:rtl w:val="0"/>
        </w:rPr>
        <w:t xml:space="preserve">12</w:t>
      </w:r>
      <w:r w:rsidDel="00000000" w:rsidR="00000000" w:rsidRPr="00000000">
        <w:rPr>
          <w:sz w:val="20"/>
          <w:szCs w:val="20"/>
          <w:rtl w:val="0"/>
        </w:rPr>
        <w:t xml:space="preserve">Triangulation does not imply exactly three concepts or ideas; often, as is in this dissertation, more than three concepts, ideas, data are combined in the analysis.</w:t>
      </w:r>
    </w:p>
    <w:p w:rsidR="00000000" w:rsidDel="00000000" w:rsidP="00000000" w:rsidRDefault="00000000" w:rsidRPr="00000000" w14:paraId="0000086B">
      <w:pPr>
        <w:spacing w:before="121" w:line="194" w:lineRule="auto"/>
        <w:ind w:left="1160" w:right="166" w:firstLine="314.00000000000006"/>
        <w:jc w:val="left"/>
        <w:rPr>
          <w:sz w:val="20"/>
          <w:szCs w:val="20"/>
        </w:rPr>
        <w:sectPr>
          <w:footerReference r:id="rId141" w:type="default"/>
          <w:type w:val="nextPage"/>
          <w:pgSz w:h="15840" w:w="12240" w:orient="portrait"/>
          <w:pgMar w:bottom="1640" w:top="1720" w:left="1000" w:right="1300" w:header="0" w:footer="1451"/>
        </w:sectPr>
      </w:pPr>
      <w:bookmarkStart w:colFirst="0" w:colLast="0" w:name="_heading=h.2eclud0" w:id="148"/>
      <w:bookmarkEnd w:id="148"/>
      <w:r w:rsidDel="00000000" w:rsidR="00000000" w:rsidRPr="00000000">
        <w:rPr>
          <w:sz w:val="23.333333333333336"/>
          <w:szCs w:val="23.333333333333336"/>
          <w:vertAlign w:val="superscript"/>
          <w:rtl w:val="0"/>
        </w:rPr>
        <w:t xml:space="preserve">13</w:t>
      </w:r>
      <w:r w:rsidDel="00000000" w:rsidR="00000000" w:rsidRPr="00000000">
        <w:rPr>
          <w:sz w:val="20"/>
          <w:szCs w:val="20"/>
          <w:rtl w:val="0"/>
        </w:rPr>
        <w:t xml:space="preserve">Rocketship schools in Santa Clara have had ties with a virtual charter school serving special education students hundred of miles away. They have collected pandemic-relief funds intended for businesses and not available to public schools. Rocketship has been the subject of several Letters of Concern from the California Department of Education, and it has had petitions to open schools denied for substantive reasons. Many of these issues have been collected and can be viewed at </w:t>
      </w:r>
      <w:hyperlink r:id="rId142">
        <w:r w:rsidDel="00000000" w:rsidR="00000000" w:rsidRPr="00000000">
          <w:rPr>
            <w:rFonts w:ascii="Fira Mono" w:cs="Fira Mono" w:eastAsia="Fira Mono" w:hAnsi="Fira Mono"/>
            <w:sz w:val="17"/>
            <w:szCs w:val="17"/>
            <w:rtl w:val="0"/>
          </w:rPr>
          <w:t xml:space="preserve">https://www.scoop.it/topic/charter-choice-closer-look </w:t>
        </w:r>
      </w:hyperlink>
      <w:r w:rsidDel="00000000" w:rsidR="00000000" w:rsidRPr="00000000">
        <w:rPr>
          <w:sz w:val="20"/>
          <w:szCs w:val="20"/>
          <w:rtl w:val="0"/>
        </w:rPr>
        <w:t xml:space="preserve">(Marachi, </w:t>
      </w:r>
      <w:hyperlink w:anchor="_heading=h.3ws6mnt">
        <w:r w:rsidDel="00000000" w:rsidR="00000000" w:rsidRPr="00000000">
          <w:rPr>
            <w:sz w:val="20"/>
            <w:szCs w:val="20"/>
            <w:rtl w:val="0"/>
          </w:rPr>
          <w:t xml:space="preserve">2016–2022).</w:t>
        </w:r>
      </w:hyperlink>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also instructive to note that Californian charter schools have fought tooth and nail to</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prevent any laws that would increase transparency or hold charter operators to the same</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conflict-of-interest standards that public schools and other government entities are held</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While the charter sector has for the most part been successful in warding off</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demands for accountability, the Attorney General of California issued an official ruling in</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 stating that the Brown Act, the CPRA, and Government Code §1090 apply to charter</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schools as well as to other LEAs (Becerra &amp; Medeiros, </w:t>
      </w:r>
      <w:hyperlink w:anchor="_heading=h.1pgrrk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However, it’s not necessary to misappropriate funds to make money off of charter</w:t>
      </w:r>
    </w:p>
    <w:p w:rsidR="00000000" w:rsidDel="00000000" w:rsidP="00000000" w:rsidRDefault="00000000" w:rsidRPr="00000000" w14:paraId="00000874">
      <w:pPr>
        <w:spacing w:before="12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9  </w:t>
      </w:r>
      <w:r w:rsidDel="00000000" w:rsidR="00000000" w:rsidRPr="00000000">
        <w:rPr>
          <w:sz w:val="24"/>
          <w:szCs w:val="24"/>
          <w:rtl w:val="0"/>
        </w:rPr>
        <w:t xml:space="preserve">school facilities. As the report </w:t>
      </w:r>
      <w:r w:rsidDel="00000000" w:rsidR="00000000" w:rsidRPr="00000000">
        <w:rPr>
          <w:i w:val="1"/>
          <w:sz w:val="24"/>
          <w:szCs w:val="24"/>
          <w:rtl w:val="0"/>
        </w:rPr>
        <w:t xml:space="preserve">Fraud and Waste in California’s Charter Schools </w:t>
      </w:r>
      <w:r w:rsidDel="00000000" w:rsidR="00000000" w:rsidRPr="00000000">
        <w:rPr>
          <w:sz w:val="24"/>
          <w:szCs w:val="24"/>
          <w:rtl w:val="0"/>
        </w:rPr>
        <w:t xml:space="preserve">from In the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Interest details,</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13"/>
        </w:tabs>
        <w:spacing w:after="0" w:before="145"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While charter schools constructed with general obligation bonds cannot be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sold or used for anything other than the authorized school, schools</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constructed with tax-exempt conduit bonds become the private property of</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charter operator. Even if the charter is revoked, neither the state nor a</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local school district can take control of this property. Additionally, schools</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constructed with private funding subsidized by New Market Tax Credits or</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acquired with private funds but whose mortgage payments are reimbursed</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7"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through the Charter Facilities Grant Program (known as “SB740”) are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66"/>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typically owned without restriction.</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58"/>
        </w:tabs>
        <w:spacing w:after="0" w:before="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the Public Interest, </w:t>
      </w:r>
      <w:hyperlink w:anchor="_heading=h.3zy8sj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6)</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26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has issued just shy of $90M of tax-exempt bonds to “finance and/or</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refinance the acquisition, construction, expansion, remodeling, renovation,</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improvement, furnishing and equipping of the land and facilities” (California School</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 Authority, </w:t>
      </w:r>
      <w:hyperlink w:anchor="_heading=h.n5rssn">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2015b,</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hyperlink w:anchor="_heading=h.280hiku">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2015a,</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hyperlink w:anchor="_heading=h.1maplo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2017b,</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hyperlink w:anchor="_heading=h.375fbg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2017a).</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These conduit bonds are exactly the kind</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referenced in In the Public Interest </w:t>
      </w:r>
      <w:hyperlink w:anchor="_heading=h.3zy8sjw">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(2018).</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properties owned or leased are partially</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paid for out of public funds but are privately owned.</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7">
      <w:pPr>
        <w:spacing w:before="74" w:lineRule="auto"/>
        <w:ind w:left="130" w:right="0" w:firstLine="0"/>
        <w:jc w:val="left"/>
        <w:rPr>
          <w:i w:val="1"/>
          <w:sz w:val="24"/>
          <w:szCs w:val="24"/>
        </w:rPr>
        <w:sectPr>
          <w:footerReference r:id="rId143" w:type="default"/>
          <w:type w:val="nextPage"/>
          <w:pgSz w:h="15840" w:w="12240" w:orient="portrait"/>
          <w:pgMar w:bottom="1740" w:top="1720" w:left="1000" w:right="1300" w:header="0" w:footer="1554"/>
        </w:sectPr>
      </w:pPr>
      <w:bookmarkStart w:colFirst="0" w:colLast="0" w:name="_heading=h.3dhjn8m" w:id="150"/>
      <w:bookmarkEnd w:id="150"/>
      <w:r w:rsidDel="00000000" w:rsidR="00000000" w:rsidRPr="00000000">
        <w:rPr>
          <w:rFonts w:ascii="Alegreya Sans" w:cs="Alegreya Sans" w:eastAsia="Alegreya Sans" w:hAnsi="Alegreya Sans"/>
          <w:sz w:val="16"/>
          <w:szCs w:val="16"/>
          <w:rtl w:val="0"/>
        </w:rPr>
        <w:t xml:space="preserve">27 </w:t>
      </w:r>
      <w:bookmarkStart w:colFirst="0" w:colLast="0" w:name="bookmark=id.thw4kt" w:id="149"/>
      <w:bookmarkEnd w:id="149"/>
      <w:r w:rsidDel="00000000" w:rsidR="00000000" w:rsidRPr="00000000">
        <w:rPr>
          <w:i w:val="1"/>
          <w:sz w:val="24"/>
          <w:szCs w:val="24"/>
          <w:rtl w:val="0"/>
        </w:rPr>
        <w:t xml:space="preserve">Analyzing Rocketship’s Bond Financing</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Bond financing can be both complicated (a hard problem, but solution methods exist)</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complex (many unknowns and interrelated factors). Illustrating this are two</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examples of the analysis from just a single prospectus, that of Rocketship’s $42M bond</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offering. That offering is described in the 536 pages which comprise “$42,160,000 Charter</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Revenue Bonds (Rocketship Education - Obligated Group).” The $42M offering is</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complicated because there are many moving parts which are described in the offering in</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well-known language of bond finance. Terms, rates, contingencies, amounts, dates,</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required performance are all specified in a fashion that has withstood legal</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onslaught many times over. But the offering is also complex because it must also</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convince others that its predictions are reasonable. The most important of those</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predictions is that the issuer can pay the interest and repay the principal when they due.</w:t>
      </w:r>
    </w:p>
    <w:p w:rsidR="00000000" w:rsidDel="00000000" w:rsidP="00000000" w:rsidRDefault="00000000" w:rsidRPr="00000000" w14:paraId="00000893">
      <w:pPr>
        <w:tabs>
          <w:tab w:val="left" w:pos="1519"/>
        </w:tabs>
        <w:spacing w:before="155"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sz w:val="24"/>
          <w:szCs w:val="24"/>
          <w:rtl w:val="0"/>
        </w:rPr>
        <w:t xml:space="preserve">Figure </w:t>
      </w:r>
      <w:hyperlink w:anchor="_heading=h.4cmhg48">
        <w:r w:rsidDel="00000000" w:rsidR="00000000" w:rsidRPr="00000000">
          <w:rPr>
            <w:sz w:val="24"/>
            <w:szCs w:val="24"/>
            <w:rtl w:val="0"/>
          </w:rPr>
          <w:t xml:space="preserve">3.2 on the following page</w:t>
        </w:r>
      </w:hyperlink>
      <w:r w:rsidDel="00000000" w:rsidR="00000000" w:rsidRPr="00000000">
        <w:rPr>
          <w:sz w:val="24"/>
          <w:szCs w:val="24"/>
          <w:rtl w:val="0"/>
        </w:rPr>
        <w:t xml:space="preserve"> </w:t>
      </w:r>
      <w:hyperlink w:anchor="_heading=h.4cmhg48">
        <w:r w:rsidDel="00000000" w:rsidR="00000000" w:rsidRPr="00000000">
          <w:rPr>
            <w:i w:val="1"/>
            <w:sz w:val="24"/>
            <w:szCs w:val="24"/>
            <w:rtl w:val="0"/>
          </w:rPr>
          <w:t xml:space="preserve">Flow of Funds: Overview</w:t>
        </w:r>
      </w:hyperlink>
      <w:r w:rsidDel="00000000" w:rsidR="00000000" w:rsidRPr="00000000">
        <w:rPr>
          <w:i w:val="1"/>
          <w:sz w:val="24"/>
          <w:szCs w:val="24"/>
          <w:rtl w:val="0"/>
        </w:rPr>
        <w:t xml:space="preserve"> </w:t>
      </w:r>
      <w:r w:rsidDel="00000000" w:rsidR="00000000" w:rsidRPr="00000000">
        <w:rPr>
          <w:sz w:val="24"/>
          <w:szCs w:val="24"/>
          <w:rtl w:val="0"/>
        </w:rPr>
        <w:t xml:space="preserve">gives the overall picture and</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shows how rents from schools (blue) are “intercepted” by the California Controller (red)</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paid directly to landlords, or paid into the Gross Revenue Fund (red) from which the</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Master Trustee pays lessors (orange) and bond holders and expense accounts (orange).</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is not shown is the $750 per ADA (in 2017, rising to $1,211 in 2020–21) that</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will apply to lease payments. Since money is fungible, the State of California</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giving Rocketship between $2.4 and $3.7M depending on the year, money they would</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otherwise not have. This is effectively profit.</w:t>
      </w:r>
    </w:p>
    <w:p w:rsidR="00000000" w:rsidDel="00000000" w:rsidP="00000000" w:rsidRDefault="00000000" w:rsidRPr="00000000" w14:paraId="0000089B">
      <w:pPr>
        <w:tabs>
          <w:tab w:val="left" w:pos="1519"/>
        </w:tabs>
        <w:spacing w:before="15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The next figure, Figure </w:t>
      </w:r>
      <w:hyperlink w:anchor="_heading=h.3qwpj7n">
        <w:r w:rsidDel="00000000" w:rsidR="00000000" w:rsidRPr="00000000">
          <w:rPr>
            <w:sz w:val="24"/>
            <w:szCs w:val="24"/>
            <w:rtl w:val="0"/>
          </w:rPr>
          <w:t xml:space="preserve">3.3 on page 73</w:t>
        </w:r>
      </w:hyperlink>
      <w:r w:rsidDel="00000000" w:rsidR="00000000" w:rsidRPr="00000000">
        <w:rPr>
          <w:sz w:val="24"/>
          <w:szCs w:val="24"/>
          <w:rtl w:val="0"/>
        </w:rPr>
        <w:t xml:space="preserve"> </w:t>
      </w:r>
      <w:hyperlink w:anchor="_heading=h.3qwpj7n">
        <w:r w:rsidDel="00000000" w:rsidR="00000000" w:rsidRPr="00000000">
          <w:rPr>
            <w:i w:val="1"/>
            <w:sz w:val="24"/>
            <w:szCs w:val="24"/>
            <w:rtl w:val="0"/>
          </w:rPr>
          <w:t xml:space="preserve">Flow of Funds: Cross-Collateralization</w:t>
        </w:r>
      </w:hyperlink>
      <w:r w:rsidDel="00000000" w:rsidR="00000000" w:rsidRPr="00000000">
        <w:rPr>
          <w:i w:val="1"/>
          <w:sz w:val="24"/>
          <w:szCs w:val="24"/>
          <w:rtl w:val="0"/>
        </w:rPr>
        <w:t xml:space="preserve"> </w:t>
      </w:r>
      <w:r w:rsidDel="00000000" w:rsidR="00000000" w:rsidRPr="00000000">
        <w:rPr>
          <w:sz w:val="24"/>
          <w:szCs w:val="24"/>
          <w:rtl w:val="0"/>
        </w:rPr>
        <w:t xml:space="preserve">adds an</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important detail: how Rocketship uses its assets as collateral more than once.</w:t>
      </w:r>
      <w:hyperlink w:anchor="_heading=h.1smtxgf">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14</w:t>
        </w:r>
      </w:hyperlink>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this</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case, if the payments of “School Tenants” are insufficient, the Master Trustee may require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additional monthly payments from the “Obligated Group Representatives and Member”</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to supplement those from “School Tenants”.</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165100</wp:posOffset>
                </wp:positionV>
                <wp:extent cx="1270" cy="12700"/>
                <wp:effectExtent b="0" l="0" r="0" t="0"/>
                <wp:wrapTopAndBottom distB="0" distT="0"/>
                <wp:docPr id="143" name=""/>
                <a:graphic>
                  <a:graphicData uri="http://schemas.microsoft.com/office/word/2010/wordprocessingShape">
                    <wps:wsp>
                      <wps:cNvSpPr/>
                      <wps:cNvPr id="272" name="Shape 27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165100</wp:posOffset>
                </wp:positionV>
                <wp:extent cx="1270" cy="12700"/>
                <wp:effectExtent b="0" l="0" r="0" t="0"/>
                <wp:wrapTopAndBottom distB="0" distT="0"/>
                <wp:docPr id="143" name="image137.png"/>
                <a:graphic>
                  <a:graphicData uri="http://schemas.openxmlformats.org/drawingml/2006/picture">
                    <pic:pic>
                      <pic:nvPicPr>
                        <pic:cNvPr id="0" name="image137.png"/>
                        <pic:cNvPicPr preferRelativeResize="0"/>
                      </pic:nvPicPr>
                      <pic:blipFill>
                        <a:blip r:embed="rId14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8A1">
      <w:pPr>
        <w:spacing w:before="156" w:line="194" w:lineRule="auto"/>
        <w:ind w:left="1160" w:right="149" w:firstLine="309.00000000000006"/>
        <w:jc w:val="left"/>
        <w:rPr>
          <w:sz w:val="20"/>
          <w:szCs w:val="20"/>
        </w:rPr>
        <w:sectPr>
          <w:footerReference r:id="rId145" w:type="default"/>
          <w:type w:val="nextPage"/>
          <w:pgSz w:h="15840" w:w="12240" w:orient="portrait"/>
          <w:pgMar w:bottom="1640" w:top="1720" w:left="1000" w:right="1300" w:header="0" w:footer="1451"/>
        </w:sectPr>
      </w:pPr>
      <w:bookmarkStart w:colFirst="0" w:colLast="0" w:name="_heading=h.1smtxgf" w:id="151"/>
      <w:bookmarkEnd w:id="151"/>
      <w:r w:rsidDel="00000000" w:rsidR="00000000" w:rsidRPr="00000000">
        <w:rPr>
          <w:sz w:val="23.333333333333336"/>
          <w:szCs w:val="23.333333333333336"/>
          <w:vertAlign w:val="superscript"/>
          <w:rtl w:val="0"/>
        </w:rPr>
        <w:t xml:space="preserve">14</w:t>
      </w:r>
      <w:r w:rsidDel="00000000" w:rsidR="00000000" w:rsidRPr="00000000">
        <w:rPr>
          <w:i w:val="1"/>
          <w:sz w:val="20"/>
          <w:szCs w:val="20"/>
          <w:rtl w:val="0"/>
        </w:rPr>
        <w:t xml:space="preserve">Cross-collateralization </w:t>
      </w:r>
      <w:r w:rsidDel="00000000" w:rsidR="00000000" w:rsidRPr="00000000">
        <w:rPr>
          <w:sz w:val="20"/>
          <w:szCs w:val="20"/>
          <w:rtl w:val="0"/>
        </w:rPr>
        <w:t xml:space="preserve">means using an asset as collateral for two or more obligations, here lease and bond payments.</w:t>
      </w:r>
    </w:p>
    <w:p w:rsidR="00000000" w:rsidDel="00000000" w:rsidP="00000000" w:rsidRDefault="00000000" w:rsidRPr="00000000" w14:paraId="000008A2">
      <w:pPr>
        <w:spacing w:before="56" w:line="269" w:lineRule="auto"/>
        <w:ind w:left="468" w:right="0" w:firstLine="0"/>
        <w:jc w:val="left"/>
        <w:rPr>
          <w:b w:val="1"/>
          <w:sz w:val="20"/>
          <w:szCs w:val="20"/>
        </w:rPr>
      </w:pPr>
      <w:bookmarkStart w:colFirst="0" w:colLast="0" w:name="_heading=h.4cmhg48" w:id="152"/>
      <w:bookmarkEnd w:id="152"/>
      <w:r w:rsidDel="00000000" w:rsidR="00000000" w:rsidRPr="00000000">
        <w:rPr>
          <w:b w:val="1"/>
          <w:sz w:val="20"/>
          <w:szCs w:val="20"/>
          <w:rtl w:val="0"/>
        </w:rPr>
        <w:t xml:space="preserve">Figure 3.2</w:t>
      </w:r>
    </w:p>
    <w:p w:rsidR="00000000" w:rsidDel="00000000" w:rsidP="00000000" w:rsidRDefault="00000000" w:rsidRPr="00000000" w14:paraId="000008A3">
      <w:pPr>
        <w:spacing w:before="0" w:line="328" w:lineRule="auto"/>
        <w:ind w:left="468" w:right="0" w:firstLine="0"/>
        <w:jc w:val="left"/>
        <w:rPr>
          <w:i w:val="1"/>
          <w:sz w:val="24"/>
          <w:szCs w:val="24"/>
        </w:rPr>
      </w:pPr>
      <w:r w:rsidDel="00000000" w:rsidR="00000000" w:rsidRPr="00000000">
        <w:rPr>
          <w:i w:val="1"/>
          <w:sz w:val="24"/>
          <w:szCs w:val="24"/>
          <w:rtl w:val="0"/>
        </w:rPr>
        <w:t xml:space="preserve">Flow of Funds: Overview</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A6">
      <w:pPr>
        <w:spacing w:before="115" w:lineRule="auto"/>
        <w:ind w:left="1330" w:right="1718" w:firstLine="0"/>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TABLE 1</w:t>
      </w:r>
    </w:p>
    <w:p w:rsidR="00000000" w:rsidDel="00000000" w:rsidP="00000000" w:rsidRDefault="00000000" w:rsidRPr="00000000" w14:paraId="000008A7">
      <w:pPr>
        <w:spacing w:before="0" w:lineRule="auto"/>
        <w:ind w:left="1330" w:right="1718" w:firstLine="0"/>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FLOW OF FUNDS – OVERVIEW</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
          <w:szCs w:val="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1346560</wp:posOffset>
            </wp:positionH>
            <wp:positionV relativeFrom="paragraph">
              <wp:posOffset>42153</wp:posOffset>
            </wp:positionV>
            <wp:extent cx="3177814" cy="2256948"/>
            <wp:effectExtent b="0" l="0" r="0" t="0"/>
            <wp:wrapTopAndBottom distB="0" distT="0"/>
            <wp:docPr id="173" name="image152.jpg"/>
            <a:graphic>
              <a:graphicData uri="http://schemas.openxmlformats.org/drawingml/2006/picture">
                <pic:pic>
                  <pic:nvPicPr>
                    <pic:cNvPr id="0" name="image152.jpg"/>
                    <pic:cNvPicPr preferRelativeResize="0"/>
                  </pic:nvPicPr>
                  <pic:blipFill>
                    <a:blip r:embed="rId146"/>
                    <a:srcRect b="0" l="0" r="0" t="0"/>
                    <a:stretch>
                      <a:fillRect/>
                    </a:stretch>
                  </pic:blipFill>
                  <pic:spPr>
                    <a:xfrm>
                      <a:off x="0" y="0"/>
                      <a:ext cx="3177814" cy="2256948"/>
                    </a:xfrm>
                    <a:prstGeom prst="rect"/>
                    <a:ln/>
                  </pic:spPr>
                </pic:pic>
              </a:graphicData>
            </a:graphic>
          </wp:anchor>
        </w:drawing>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51"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497205" cy="2540"/>
                <wp:effectExtent b="0" l="0" r="0" t="0"/>
                <wp:docPr id="91" name=""/>
                <a:graphic>
                  <a:graphicData uri="http://schemas.microsoft.com/office/word/2010/wordprocessingGroup">
                    <wpg:wgp>
                      <wpg:cNvGrpSpPr/>
                      <wpg:grpSpPr>
                        <a:xfrm>
                          <a:off x="5097398" y="3778730"/>
                          <a:ext cx="497205" cy="2540"/>
                          <a:chOff x="5097398" y="3778730"/>
                          <a:chExt cx="497205" cy="2540"/>
                        </a:xfrm>
                      </wpg:grpSpPr>
                      <wpg:grpSp>
                        <wpg:cNvGrpSpPr/>
                        <wpg:grpSpPr>
                          <a:xfrm>
                            <a:off x="5097398" y="3778730"/>
                            <a:ext cx="497205" cy="2540"/>
                            <a:chOff x="0" y="0"/>
                            <a:chExt cx="497205" cy="2540"/>
                          </a:xfrm>
                        </wpg:grpSpPr>
                        <wps:wsp>
                          <wps:cNvSpPr/>
                          <wps:cNvPr id="82" name="Shape 82"/>
                          <wps:spPr>
                            <a:xfrm>
                              <a:off x="0" y="0"/>
                              <a:ext cx="497200" cy="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497205" cy="254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97205" cy="2540"/>
                <wp:effectExtent b="0" l="0" r="0" t="0"/>
                <wp:docPr id="91" name="image81.png"/>
                <a:graphic>
                  <a:graphicData uri="http://schemas.openxmlformats.org/drawingml/2006/picture">
                    <pic:pic>
                      <pic:nvPicPr>
                        <pic:cNvPr id="0" name="image81.png"/>
                        <pic:cNvPicPr preferRelativeResize="0"/>
                      </pic:nvPicPr>
                      <pic:blipFill>
                        <a:blip r:embed="rId147"/>
                        <a:srcRect/>
                        <a:stretch>
                          <a:fillRect/>
                        </a:stretch>
                      </pic:blipFill>
                      <pic:spPr>
                        <a:xfrm>
                          <a:off x="0" y="0"/>
                          <a:ext cx="497205" cy="25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B">
      <w:pPr>
        <w:spacing w:before="0" w:lineRule="auto"/>
        <w:ind w:left="1251" w:right="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(1)</w:t>
      </w:r>
      <w:r w:rsidDel="00000000" w:rsidR="00000000" w:rsidRPr="00000000">
        <w:rPr>
          <w:rFonts w:ascii="Times New Roman" w:cs="Times New Roman" w:eastAsia="Times New Roman" w:hAnsi="Times New Roman"/>
          <w:sz w:val="8"/>
          <w:szCs w:val="8"/>
          <w:vertAlign w:val="baseline"/>
          <w:rtl w:val="0"/>
        </w:rPr>
        <w:t xml:space="preserve"> Includes trustee fees, issuer fees, arbitrage rebate fees, Capital Maintenance &amp; Operating Fund deposits and other periodic fees related to the issuance of the Bonds.</w:t>
      </w:r>
      <w:r w:rsidDel="00000000" w:rsidR="00000000" w:rsidRPr="00000000">
        <w:rPr>
          <w:rtl w:val="0"/>
        </w:rPr>
      </w:r>
    </w:p>
    <w:p w:rsidR="00000000" w:rsidDel="00000000" w:rsidP="00000000" w:rsidRDefault="00000000" w:rsidRPr="00000000" w14:paraId="000008AC">
      <w:pPr>
        <w:spacing w:before="4" w:lineRule="auto"/>
        <w:ind w:left="1251" w:right="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(2)</w:t>
      </w:r>
      <w:r w:rsidDel="00000000" w:rsidR="00000000" w:rsidRPr="00000000">
        <w:rPr>
          <w:rFonts w:ascii="Times New Roman" w:cs="Times New Roman" w:eastAsia="Times New Roman" w:hAnsi="Times New Roman"/>
          <w:sz w:val="8"/>
          <w:szCs w:val="8"/>
          <w:vertAlign w:val="baseline"/>
          <w:rtl w:val="0"/>
        </w:rPr>
        <w:t xml:space="preserve"> Funds in this account will be held by the Borrower, subject to provisions in the Master Indenture.</w:t>
      </w:r>
      <w:r w:rsidDel="00000000" w:rsidR="00000000" w:rsidRPr="00000000">
        <w:rPr>
          <w:rtl w:val="0"/>
        </w:rPr>
      </w:r>
    </w:p>
    <w:p w:rsidR="00000000" w:rsidDel="00000000" w:rsidP="00000000" w:rsidRDefault="00000000" w:rsidRPr="00000000" w14:paraId="000008AD">
      <w:pPr>
        <w:spacing w:before="9" w:line="261" w:lineRule="auto"/>
        <w:ind w:left="1400" w:right="1640" w:hanging="149.00000000000006"/>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(3)</w:t>
      </w:r>
      <w:r w:rsidDel="00000000" w:rsidR="00000000" w:rsidRPr="00000000">
        <w:rPr>
          <w:rFonts w:ascii="Times New Roman" w:cs="Times New Roman" w:eastAsia="Times New Roman" w:hAnsi="Times New Roman"/>
          <w:sz w:val="8"/>
          <w:szCs w:val="8"/>
          <w:vertAlign w:val="baseline"/>
          <w:rtl w:val="0"/>
        </w:rPr>
        <w:t xml:space="preserve"> Any other operating or non-operating expense of the Obligated Group (including property management fees, operating costs and other expenses), excluding interest, depreciation and amortization expense.</w:t>
      </w:r>
      <w:r w:rsidDel="00000000" w:rsidR="00000000" w:rsidRPr="00000000">
        <w:rPr>
          <w:rtl w:val="0"/>
        </w:rPr>
      </w:r>
    </w:p>
    <w:p w:rsidR="00000000" w:rsidDel="00000000" w:rsidP="00000000" w:rsidRDefault="00000000" w:rsidRPr="00000000" w14:paraId="000008AE">
      <w:pPr>
        <w:spacing w:before="0" w:line="261" w:lineRule="auto"/>
        <w:ind w:left="1400" w:right="1639" w:hanging="149.00000000000006"/>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(4)</w:t>
      </w:r>
      <w:r w:rsidDel="00000000" w:rsidR="00000000" w:rsidRPr="00000000">
        <w:rPr>
          <w:rFonts w:ascii="Times New Roman" w:cs="Times New Roman" w:eastAsia="Times New Roman" w:hAnsi="Times New Roman"/>
          <w:sz w:val="8"/>
          <w:szCs w:val="8"/>
          <w:vertAlign w:val="baseline"/>
          <w:rtl w:val="0"/>
        </w:rPr>
        <w:t xml:space="preserve"> The California State Intercept Funds related to Rocketship Redwood City, Rocketship Los Sueños and Rocketship Discovery Prep (as well as those related to Schools financed through the Series 2016 Bonds) will be paid directly to the Bond Trustee and will be used to make ground lease payments for the respective Schools, debt service payments and additional payments on the California Bonds. Intercepts with regard to Rocketship Discovery Prep will not begin until after the NMTC Loan Agreement Discharge Date.</w:t>
      </w:r>
      <w:r w:rsidDel="00000000" w:rsidR="00000000" w:rsidRPr="00000000">
        <w:rPr>
          <w:rtl w:val="0"/>
        </w:rPr>
      </w:r>
    </w:p>
    <w:p w:rsidR="00000000" w:rsidDel="00000000" w:rsidP="00000000" w:rsidRDefault="00000000" w:rsidRPr="00000000" w14:paraId="000008AF">
      <w:pPr>
        <w:spacing w:before="0" w:line="91" w:lineRule="auto"/>
        <w:ind w:left="1251" w:right="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(5)</w:t>
      </w:r>
      <w:r w:rsidDel="00000000" w:rsidR="00000000" w:rsidRPr="00000000">
        <w:rPr>
          <w:rFonts w:ascii="Times New Roman" w:cs="Times New Roman" w:eastAsia="Times New Roman" w:hAnsi="Times New Roman"/>
          <w:sz w:val="8"/>
          <w:szCs w:val="8"/>
          <w:vertAlign w:val="baseline"/>
          <w:rtl w:val="0"/>
        </w:rPr>
        <w:t xml:space="preserve"> Paid through Blocked Accounts established pursuant to the Leases. See “THE LEASES – Certain Covenants of Rocketship Education under the Leases.”</w:t>
      </w:r>
      <w:r w:rsidDel="00000000" w:rsidR="00000000" w:rsidRPr="00000000">
        <w:rPr>
          <w:rtl w:val="0"/>
        </w:rPr>
      </w:r>
    </w:p>
    <w:p w:rsidR="00000000" w:rsidDel="00000000" w:rsidP="00000000" w:rsidRDefault="00000000" w:rsidRPr="00000000" w14:paraId="000008B0">
      <w:pPr>
        <w:spacing w:before="7" w:lineRule="auto"/>
        <w:ind w:left="1251" w:right="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(6)</w:t>
      </w:r>
      <w:r w:rsidDel="00000000" w:rsidR="00000000" w:rsidRPr="00000000">
        <w:rPr>
          <w:rFonts w:ascii="Times New Roman" w:cs="Times New Roman" w:eastAsia="Times New Roman" w:hAnsi="Times New Roman"/>
          <w:sz w:val="8"/>
          <w:szCs w:val="8"/>
          <w:vertAlign w:val="baseline"/>
          <w:rtl w:val="0"/>
        </w:rPr>
        <w:t xml:space="preserve"> After California State Intercept Funds for the applicable Schools are sent to the Bond Trustee, the remaining funds will go through the Blocked Account mechanism discussed in note (5) above.</w:t>
      </w:r>
      <w:r w:rsidDel="00000000" w:rsidR="00000000" w:rsidRPr="00000000">
        <w:rPr>
          <w:rtl w:val="0"/>
        </w:rPr>
      </w:r>
    </w:p>
    <w:p w:rsidR="00000000" w:rsidDel="00000000" w:rsidP="00000000" w:rsidRDefault="00000000" w:rsidRPr="00000000" w14:paraId="000008B1">
      <w:pPr>
        <w:spacing w:before="8" w:line="261" w:lineRule="auto"/>
        <w:ind w:left="1400" w:right="1640" w:hanging="149.00000000000006"/>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vertAlign w:val="superscript"/>
          <w:rtl w:val="0"/>
        </w:rPr>
        <w:t xml:space="preserve">(7)</w:t>
      </w:r>
      <w:r w:rsidDel="00000000" w:rsidR="00000000" w:rsidRPr="00000000">
        <w:rPr>
          <w:rFonts w:ascii="Times New Roman" w:cs="Times New Roman" w:eastAsia="Times New Roman" w:hAnsi="Times New Roman"/>
          <w:sz w:val="8"/>
          <w:szCs w:val="8"/>
          <w:vertAlign w:val="baseline"/>
          <w:rtl w:val="0"/>
        </w:rPr>
        <w:t xml:space="preserve"> Franklin-McKinley School District, Alum Rock Baptist Church, ANB Property Corp. and K S Mattson Partners are the ground lessors, respectively, for Rocketship Spark Academy, Rocketship Brilliant Minds, Rocketship Fuerza, and Rocketship Redwood City Prep.</w:t>
      </w:r>
      <w:r w:rsidDel="00000000" w:rsidR="00000000" w:rsidRPr="00000000">
        <w:rPr>
          <w:rtl w:val="0"/>
        </w:rPr>
      </w:r>
    </w:p>
    <w:p w:rsidR="00000000" w:rsidDel="00000000" w:rsidP="00000000" w:rsidRDefault="00000000" w:rsidRPr="00000000" w14:paraId="000008B2">
      <w:pPr>
        <w:spacing w:before="0" w:lineRule="auto"/>
        <w:ind w:left="1251" w:right="0" w:firstLine="0"/>
        <w:jc w:val="both"/>
        <w:rPr>
          <w:rFonts w:ascii="Times New Roman" w:cs="Times New Roman" w:eastAsia="Times New Roman" w:hAnsi="Times New Roman"/>
          <w:i w:val="1"/>
          <w:sz w:val="8"/>
          <w:szCs w:val="8"/>
        </w:rPr>
      </w:pPr>
      <w:r w:rsidDel="00000000" w:rsidR="00000000" w:rsidRPr="00000000">
        <w:rPr>
          <w:rFonts w:ascii="Times New Roman" w:cs="Times New Roman" w:eastAsia="Times New Roman" w:hAnsi="Times New Roman"/>
          <w:i w:val="1"/>
          <w:sz w:val="8"/>
          <w:szCs w:val="8"/>
          <w:rtl w:val="0"/>
        </w:rPr>
        <w:t xml:space="preserve">Source: Rocketship Education.</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B4">
      <w:pPr>
        <w:spacing w:before="110" w:lineRule="auto"/>
        <w:ind w:left="1813" w:right="2202" w:firstLine="0"/>
        <w:jc w:val="center"/>
        <w:rPr>
          <w:rFonts w:ascii="Times New Roman" w:cs="Times New Roman" w:eastAsia="Times New Roman" w:hAnsi="Times New Roman"/>
          <w:sz w:val="11"/>
          <w:szCs w:val="11"/>
        </w:rPr>
      </w:pPr>
      <w:r w:rsidDel="00000000" w:rsidR="00000000" w:rsidRPr="00000000">
        <w:rPr>
          <w:rFonts w:ascii="Times New Roman" w:cs="Times New Roman" w:eastAsia="Times New Roman" w:hAnsi="Times New Roman"/>
          <w:sz w:val="11"/>
          <w:szCs w:val="11"/>
          <w:rtl w:val="0"/>
        </w:rPr>
        <w:t xml:space="preserve">53</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B7">
      <w:pPr>
        <w:spacing w:before="79" w:lineRule="auto"/>
        <w:ind w:left="468"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California School Finance Authority </w:t>
      </w:r>
      <w:hyperlink w:anchor="_heading=h.375fbgg">
        <w:r w:rsidDel="00000000" w:rsidR="00000000" w:rsidRPr="00000000">
          <w:rPr>
            <w:sz w:val="20"/>
            <w:szCs w:val="20"/>
            <w:rtl w:val="0"/>
          </w:rPr>
          <w:t xml:space="preserve">(2017a,</w:t>
        </w:r>
      </w:hyperlink>
      <w:r w:rsidDel="00000000" w:rsidR="00000000" w:rsidRPr="00000000">
        <w:rPr>
          <w:sz w:val="20"/>
          <w:szCs w:val="20"/>
          <w:rtl w:val="0"/>
        </w:rPr>
        <w:t xml:space="preserve"> p. 53). In the public domain.</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These two examples show the kind of analysis that is needed to characterize a bond</w:t>
      </w:r>
    </w:p>
    <w:p w:rsidR="00000000" w:rsidDel="00000000" w:rsidP="00000000" w:rsidRDefault="00000000" w:rsidRPr="00000000" w14:paraId="000008BA">
      <w:pPr>
        <w:spacing w:before="125"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  </w:t>
      </w:r>
      <w:r w:rsidDel="00000000" w:rsidR="00000000" w:rsidRPr="00000000">
        <w:rPr>
          <w:sz w:val="24"/>
          <w:szCs w:val="24"/>
          <w:rtl w:val="0"/>
        </w:rPr>
        <w:t xml:space="preserve">offering.</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6x20ju" w:id="154"/>
      <w:bookmarkEnd w:id="15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bookmarkStart w:colFirst="0" w:colLast="0" w:name="bookmark=id.2rrrqc1" w:id="153"/>
      <w:bookmarkEnd w:id="153"/>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What About the Flow of Money Through Rocketship?</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74"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Since a goal of this dissertation is to map the flow of money into and out of</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I will use diagrams similar to the one used by B. Baker and Miron </w:t>
      </w:r>
      <w:hyperlink w:anchor="_heading=h.2wwbldi">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(2015),</w:t>
        </w:r>
      </w:hyperlink>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which is reproduced here as Figure </w:t>
      </w:r>
      <w:hyperlink w:anchor="_heading=h.261ztfg">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3.4.</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this example, money flows from left to right,</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48" w:type="default"/>
          <w:type w:val="nextPage"/>
          <w:pgSz w:h="15840" w:w="12240" w:orient="portrait"/>
          <w:pgMar w:bottom="1740" w:top="166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there are no loops. Colors are used merely to distinguish the various blocks.</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C9">
      <w:pPr>
        <w:spacing w:before="78" w:line="269" w:lineRule="auto"/>
        <w:ind w:left="1160" w:right="0" w:firstLine="0"/>
        <w:jc w:val="left"/>
        <w:rPr>
          <w:b w:val="1"/>
          <w:sz w:val="20"/>
          <w:szCs w:val="20"/>
        </w:rPr>
      </w:pPr>
      <w:bookmarkStart w:colFirst="0" w:colLast="0" w:name="_heading=h.3qwpj7n" w:id="155"/>
      <w:bookmarkEnd w:id="155"/>
      <w:r w:rsidDel="00000000" w:rsidR="00000000" w:rsidRPr="00000000">
        <w:rPr>
          <w:b w:val="1"/>
          <w:sz w:val="20"/>
          <w:szCs w:val="20"/>
          <w:rtl w:val="0"/>
        </w:rPr>
        <w:t xml:space="preserve">Figure 3.3</w:t>
      </w:r>
    </w:p>
    <w:p w:rsidR="00000000" w:rsidDel="00000000" w:rsidP="00000000" w:rsidRDefault="00000000" w:rsidRPr="00000000" w14:paraId="000008CA">
      <w:pPr>
        <w:spacing w:before="0" w:line="328" w:lineRule="auto"/>
        <w:ind w:left="1160" w:right="0" w:firstLine="0"/>
        <w:jc w:val="left"/>
        <w:rPr>
          <w:i w:val="1"/>
          <w:sz w:val="24"/>
          <w:szCs w:val="24"/>
        </w:rPr>
      </w:pPr>
      <w:r w:rsidDel="00000000" w:rsidR="00000000" w:rsidRPr="00000000">
        <w:rPr>
          <w:i w:val="1"/>
          <w:sz w:val="24"/>
          <w:szCs w:val="24"/>
          <w:rtl w:val="0"/>
        </w:rPr>
        <w:t xml:space="preserve">Flow of Funds: Cross-Collateralization</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CD">
      <w:pPr>
        <w:spacing w:before="115" w:line="137" w:lineRule="auto"/>
        <w:ind w:left="2710" w:right="1718" w:firstLine="0"/>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TABLE 2</w:t>
      </w:r>
    </w:p>
    <w:p w:rsidR="00000000" w:rsidDel="00000000" w:rsidP="00000000" w:rsidRDefault="00000000" w:rsidRPr="00000000" w14:paraId="000008CE">
      <w:pPr>
        <w:spacing w:before="0" w:line="137" w:lineRule="auto"/>
        <w:ind w:left="2709" w:right="1718" w:firstLine="0"/>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FLOW OF FUNDS – CROSS-COLLATERALIZATION MECHANISM</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1346200</wp:posOffset>
                </wp:positionH>
                <wp:positionV relativeFrom="paragraph">
                  <wp:posOffset>2628900</wp:posOffset>
                </wp:positionV>
                <wp:extent cx="2478" cy="12700"/>
                <wp:effectExtent b="0" l="0" r="0" t="0"/>
                <wp:wrapTopAndBottom distB="0" distT="0"/>
                <wp:docPr id="78" name=""/>
                <a:graphic>
                  <a:graphicData uri="http://schemas.microsoft.com/office/word/2010/wordprocessingShape">
                    <wps:wsp>
                      <wps:cNvSpPr/>
                      <wps:cNvPr id="68" name="Shape 68"/>
                      <wps:spPr>
                        <a:xfrm>
                          <a:off x="5732439" y="3778761"/>
                          <a:ext cx="497122" cy="247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2628900</wp:posOffset>
                </wp:positionV>
                <wp:extent cx="2478" cy="12700"/>
                <wp:effectExtent b="0" l="0" r="0" t="0"/>
                <wp:wrapTopAndBottom distB="0" distT="0"/>
                <wp:docPr id="78" name="image68.png"/>
                <a:graphic>
                  <a:graphicData uri="http://schemas.openxmlformats.org/drawingml/2006/picture">
                    <pic:pic>
                      <pic:nvPicPr>
                        <pic:cNvPr id="0" name="image68.png"/>
                        <pic:cNvPicPr preferRelativeResize="0"/>
                      </pic:nvPicPr>
                      <pic:blipFill>
                        <a:blip r:embed="rId149"/>
                        <a:srcRect/>
                        <a:stretch>
                          <a:fillRect/>
                        </a:stretch>
                      </pic:blipFill>
                      <pic:spPr>
                        <a:xfrm>
                          <a:off x="0" y="0"/>
                          <a:ext cx="2478" cy="127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1702840</wp:posOffset>
            </wp:positionH>
            <wp:positionV relativeFrom="paragraph">
              <wp:posOffset>83354</wp:posOffset>
            </wp:positionV>
            <wp:extent cx="3567290" cy="2506980"/>
            <wp:effectExtent b="0" l="0" r="0" t="0"/>
            <wp:wrapTopAndBottom distB="0" distT="0"/>
            <wp:docPr id="172" name="image124.jpg"/>
            <a:graphic>
              <a:graphicData uri="http://schemas.openxmlformats.org/drawingml/2006/picture">
                <pic:pic>
                  <pic:nvPicPr>
                    <pic:cNvPr id="0" name="image124.jpg"/>
                    <pic:cNvPicPr preferRelativeResize="0"/>
                  </pic:nvPicPr>
                  <pic:blipFill>
                    <a:blip r:embed="rId150"/>
                    <a:srcRect b="0" l="0" r="0" t="0"/>
                    <a:stretch>
                      <a:fillRect/>
                    </a:stretch>
                  </pic:blipFill>
                  <pic:spPr>
                    <a:xfrm>
                      <a:off x="0" y="0"/>
                      <a:ext cx="3567290" cy="2506980"/>
                    </a:xfrm>
                    <a:prstGeom prst="rect"/>
                    <a:ln/>
                  </pic:spPr>
                </pic:pic>
              </a:graphicData>
            </a:graphic>
          </wp:anchor>
        </w:drawing>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8D1">
      <w:pPr>
        <w:spacing w:before="8" w:lineRule="auto"/>
        <w:ind w:left="1942" w:right="0" w:firstLine="0"/>
        <w:jc w:val="left"/>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vertAlign w:val="superscript"/>
          <w:rtl w:val="0"/>
        </w:rPr>
        <w:t xml:space="preserve">(1)</w:t>
      </w:r>
      <w:r w:rsidDel="00000000" w:rsidR="00000000" w:rsidRPr="00000000">
        <w:rPr>
          <w:rFonts w:ascii="Times New Roman" w:cs="Times New Roman" w:eastAsia="Times New Roman" w:hAnsi="Times New Roman"/>
          <w:sz w:val="9"/>
          <w:szCs w:val="9"/>
          <w:vertAlign w:val="baseline"/>
          <w:rtl w:val="0"/>
        </w:rPr>
        <w:t xml:space="preserve"> Reflects amounts necessary to pay all Additional Payments pursuant to the applicable Loan Agreements, as defined therein. Does not indicate Additional Monthly Payments.</w:t>
      </w:r>
      <w:r w:rsidDel="00000000" w:rsidR="00000000" w:rsidRPr="00000000">
        <w:rPr>
          <w:rtl w:val="0"/>
        </w:rPr>
      </w:r>
    </w:p>
    <w:p w:rsidR="00000000" w:rsidDel="00000000" w:rsidP="00000000" w:rsidRDefault="00000000" w:rsidRPr="00000000" w14:paraId="000008D2">
      <w:pPr>
        <w:spacing w:before="3" w:line="246.99999999999994" w:lineRule="auto"/>
        <w:ind w:left="2091" w:right="760" w:hanging="149.00000000000006"/>
        <w:jc w:val="left"/>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vertAlign w:val="superscript"/>
          <w:rtl w:val="0"/>
        </w:rPr>
        <w:t xml:space="preserve">(2)</w:t>
      </w:r>
      <w:r w:rsidDel="00000000" w:rsidR="00000000" w:rsidRPr="00000000">
        <w:rPr>
          <w:rFonts w:ascii="Times New Roman" w:cs="Times New Roman" w:eastAsia="Times New Roman" w:hAnsi="Times New Roman"/>
          <w:sz w:val="9"/>
          <w:szCs w:val="9"/>
          <w:vertAlign w:val="baseline"/>
          <w:rtl w:val="0"/>
        </w:rPr>
        <w:t xml:space="preserve"> Funds in this account will be held by the Borrower, subject to provisions in the Master Indenture. See “SECURITY AND SOURCES OF PAYMENT FOR THE BONDS – The Master Indenture – Gross Revenue Fund” discussed previously.</w:t>
      </w:r>
      <w:r w:rsidDel="00000000" w:rsidR="00000000" w:rsidRPr="00000000">
        <w:rPr>
          <w:rtl w:val="0"/>
        </w:rPr>
      </w:r>
    </w:p>
    <w:p w:rsidR="00000000" w:rsidDel="00000000" w:rsidP="00000000" w:rsidRDefault="00000000" w:rsidRPr="00000000" w14:paraId="000008D3">
      <w:pPr>
        <w:spacing w:before="0" w:line="246.99999999999994" w:lineRule="auto"/>
        <w:ind w:left="2091" w:right="957" w:hanging="149.00000000000006"/>
        <w:jc w:val="left"/>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vertAlign w:val="superscript"/>
          <w:rtl w:val="0"/>
        </w:rPr>
        <w:t xml:space="preserve">(3)</w:t>
      </w:r>
      <w:r w:rsidDel="00000000" w:rsidR="00000000" w:rsidRPr="00000000">
        <w:rPr>
          <w:rFonts w:ascii="Times New Roman" w:cs="Times New Roman" w:eastAsia="Times New Roman" w:hAnsi="Times New Roman"/>
          <w:sz w:val="9"/>
          <w:szCs w:val="9"/>
          <w:vertAlign w:val="baseline"/>
          <w:rtl w:val="0"/>
        </w:rPr>
        <w:t xml:space="preserve"> “Additional Monthly Payment” is an additional monthly Rent payment made by Rocketship from revenues of a non-delinquent School to make up for any monthly Rent shortfall within the Obligated Group, as required under each Lease.</w:t>
      </w:r>
      <w:r w:rsidDel="00000000" w:rsidR="00000000" w:rsidRPr="00000000">
        <w:rPr>
          <w:rtl w:val="0"/>
        </w:rPr>
      </w:r>
    </w:p>
    <w:p w:rsidR="00000000" w:rsidDel="00000000" w:rsidP="00000000" w:rsidRDefault="00000000" w:rsidRPr="00000000" w14:paraId="000008D4">
      <w:pPr>
        <w:spacing w:before="0" w:line="244" w:lineRule="auto"/>
        <w:ind w:left="2091" w:right="826" w:hanging="149.00000000000006"/>
        <w:jc w:val="left"/>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vertAlign w:val="superscript"/>
          <w:rtl w:val="0"/>
        </w:rPr>
        <w:t xml:space="preserve">(4)</w:t>
      </w:r>
      <w:r w:rsidDel="00000000" w:rsidR="00000000" w:rsidRPr="00000000">
        <w:rPr>
          <w:rFonts w:ascii="Times New Roman" w:cs="Times New Roman" w:eastAsia="Times New Roman" w:hAnsi="Times New Roman"/>
          <w:sz w:val="9"/>
          <w:szCs w:val="9"/>
          <w:vertAlign w:val="baseline"/>
          <w:rtl w:val="0"/>
        </w:rPr>
        <w:t xml:space="preserve"> Rocketship will contribute funds from these Schools to the Gross Revenue Fund (via the applicable Lease Agreements) to cover Additional Monthly Payments and any other payments which are not previously covered through California State Intercept Funds.</w:t>
      </w:r>
      <w:r w:rsidDel="00000000" w:rsidR="00000000" w:rsidRPr="00000000">
        <w:rPr>
          <w:rtl w:val="0"/>
        </w:rPr>
      </w:r>
    </w:p>
    <w:p w:rsidR="00000000" w:rsidDel="00000000" w:rsidP="00000000" w:rsidRDefault="00000000" w:rsidRPr="00000000" w14:paraId="000008D5">
      <w:pPr>
        <w:spacing w:before="0" w:lineRule="auto"/>
        <w:ind w:left="1942" w:right="0" w:firstLine="0"/>
        <w:jc w:val="left"/>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vertAlign w:val="superscript"/>
          <w:rtl w:val="0"/>
        </w:rPr>
        <w:t xml:space="preserve">(5)</w:t>
      </w:r>
      <w:r w:rsidDel="00000000" w:rsidR="00000000" w:rsidRPr="00000000">
        <w:rPr>
          <w:rFonts w:ascii="Times New Roman" w:cs="Times New Roman" w:eastAsia="Times New Roman" w:hAnsi="Times New Roman"/>
          <w:sz w:val="9"/>
          <w:szCs w:val="9"/>
          <w:vertAlign w:val="baseline"/>
          <w:rtl w:val="0"/>
        </w:rPr>
        <w:t xml:space="preserve"> Required to be sent if any portion of Base Rent is not received by the Master Trustee when due pursuant to any Lease.</w:t>
      </w:r>
      <w:r w:rsidDel="00000000" w:rsidR="00000000" w:rsidRPr="00000000">
        <w:rPr>
          <w:rtl w:val="0"/>
        </w:rPr>
      </w:r>
    </w:p>
    <w:p w:rsidR="00000000" w:rsidDel="00000000" w:rsidP="00000000" w:rsidRDefault="00000000" w:rsidRPr="00000000" w14:paraId="000008D6">
      <w:pPr>
        <w:spacing w:before="2" w:lineRule="auto"/>
        <w:ind w:left="1942" w:right="0" w:firstLine="0"/>
        <w:jc w:val="left"/>
        <w:rPr>
          <w:rFonts w:ascii="Times New Roman" w:cs="Times New Roman" w:eastAsia="Times New Roman" w:hAnsi="Times New Roman"/>
          <w:i w:val="1"/>
          <w:sz w:val="9"/>
          <w:szCs w:val="9"/>
        </w:rPr>
      </w:pPr>
      <w:r w:rsidDel="00000000" w:rsidR="00000000" w:rsidRPr="00000000">
        <w:rPr>
          <w:rFonts w:ascii="Times New Roman" w:cs="Times New Roman" w:eastAsia="Times New Roman" w:hAnsi="Times New Roman"/>
          <w:i w:val="1"/>
          <w:sz w:val="9"/>
          <w:szCs w:val="9"/>
          <w:rtl w:val="0"/>
        </w:rPr>
        <w:t xml:space="preserve">Source: Rocketship Education.</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D8">
      <w:pPr>
        <w:spacing w:before="0" w:lineRule="auto"/>
        <w:ind w:left="2708" w:right="1718" w:firstLine="0"/>
        <w:jc w:val="center"/>
        <w:rPr>
          <w:rFonts w:ascii="Times New Roman" w:cs="Times New Roman" w:eastAsia="Times New Roman" w:hAnsi="Times New Roman"/>
          <w:sz w:val="11"/>
          <w:szCs w:val="11"/>
        </w:rPr>
      </w:pPr>
      <w:r w:rsidDel="00000000" w:rsidR="00000000" w:rsidRPr="00000000">
        <w:rPr>
          <w:rFonts w:ascii="Times New Roman" w:cs="Times New Roman" w:eastAsia="Times New Roman" w:hAnsi="Times New Roman"/>
          <w:sz w:val="11"/>
          <w:szCs w:val="11"/>
          <w:rtl w:val="0"/>
        </w:rPr>
        <w:t xml:space="preserve">55</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DB">
      <w:pPr>
        <w:spacing w:before="78" w:lineRule="auto"/>
        <w:ind w:left="1160" w:right="0" w:firstLine="0"/>
        <w:jc w:val="left"/>
        <w:rPr>
          <w:sz w:val="20"/>
          <w:szCs w:val="20"/>
        </w:rPr>
        <w:sectPr>
          <w:footerReference r:id="rId151" w:type="default"/>
          <w:type w:val="nextPage"/>
          <w:pgSz w:h="15840" w:w="12240" w:orient="portrait"/>
          <w:pgMar w:bottom="1740" w:top="1820" w:left="1000" w:right="1300" w:header="0" w:footer="1554"/>
        </w:sectPr>
      </w:pPr>
      <w:r w:rsidDel="00000000" w:rsidR="00000000" w:rsidRPr="00000000">
        <w:rPr>
          <w:i w:val="1"/>
          <w:sz w:val="20"/>
          <w:szCs w:val="20"/>
          <w:rtl w:val="0"/>
        </w:rPr>
        <w:t xml:space="preserve">Note: </w:t>
      </w:r>
      <w:r w:rsidDel="00000000" w:rsidR="00000000" w:rsidRPr="00000000">
        <w:rPr>
          <w:sz w:val="20"/>
          <w:szCs w:val="20"/>
          <w:rtl w:val="0"/>
        </w:rPr>
        <w:t xml:space="preserve">California School Finance Authority </w:t>
      </w:r>
      <w:hyperlink w:anchor="_heading=h.375fbgg">
        <w:r w:rsidDel="00000000" w:rsidR="00000000" w:rsidRPr="00000000">
          <w:rPr>
            <w:sz w:val="20"/>
            <w:szCs w:val="20"/>
            <w:rtl w:val="0"/>
          </w:rPr>
          <w:t xml:space="preserve">(2017a,</w:t>
        </w:r>
      </w:hyperlink>
      <w:r w:rsidDel="00000000" w:rsidR="00000000" w:rsidRPr="00000000">
        <w:rPr>
          <w:sz w:val="20"/>
          <w:szCs w:val="20"/>
          <w:rtl w:val="0"/>
        </w:rPr>
        <w:t xml:space="preserve"> p. 55). In the public domain.</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spacing w:before="78" w:line="269" w:lineRule="auto"/>
        <w:ind w:left="468" w:right="0" w:firstLine="0"/>
        <w:jc w:val="left"/>
        <w:rPr>
          <w:b w:val="1"/>
          <w:sz w:val="20"/>
          <w:szCs w:val="20"/>
        </w:rPr>
      </w:pPr>
      <w:bookmarkStart w:colFirst="0" w:colLast="0" w:name="_heading=h.261ztfg" w:id="156"/>
      <w:bookmarkEnd w:id="156"/>
      <w:r w:rsidDel="00000000" w:rsidR="00000000" w:rsidRPr="00000000">
        <w:rPr>
          <w:b w:val="1"/>
          <w:sz w:val="20"/>
          <w:szCs w:val="20"/>
          <w:rtl w:val="0"/>
        </w:rPr>
        <w:t xml:space="preserve">Figure 3.4</w:t>
      </w:r>
    </w:p>
    <w:p w:rsidR="00000000" w:rsidDel="00000000" w:rsidP="00000000" w:rsidRDefault="00000000" w:rsidRPr="00000000" w14:paraId="000008E5">
      <w:pPr>
        <w:spacing w:before="0" w:line="328" w:lineRule="auto"/>
        <w:ind w:left="468" w:right="0" w:firstLine="0"/>
        <w:jc w:val="left"/>
        <w:rPr>
          <w:i w:val="1"/>
          <w:sz w:val="24"/>
          <w:szCs w:val="24"/>
        </w:rPr>
      </w:pPr>
      <w:r w:rsidDel="00000000" w:rsidR="00000000" w:rsidRPr="00000000">
        <w:rPr>
          <w:i w:val="1"/>
          <w:sz w:val="24"/>
          <w:szCs w:val="24"/>
          <w:rtl w:val="0"/>
        </w:rPr>
        <w:t xml:space="preserve">Operating Resource Flows</w:t>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292100</wp:posOffset>
                </wp:positionV>
                <wp:extent cx="5449570" cy="3902709"/>
                <wp:effectExtent b="0" l="0" r="0" t="0"/>
                <wp:wrapNone/>
                <wp:docPr id="124" name=""/>
                <a:graphic>
                  <a:graphicData uri="http://schemas.microsoft.com/office/word/2010/wordprocessingGroup">
                    <wpg:wgp>
                      <wpg:cNvGrpSpPr/>
                      <wpg:grpSpPr>
                        <a:xfrm>
                          <a:off x="3256215" y="1828012"/>
                          <a:ext cx="5449570" cy="3902709"/>
                          <a:chOff x="3256215" y="1828012"/>
                          <a:chExt cx="5449570" cy="3903334"/>
                        </a:xfrm>
                      </wpg:grpSpPr>
                      <wpg:grpSp>
                        <wpg:cNvGrpSpPr/>
                        <wpg:grpSpPr>
                          <a:xfrm>
                            <a:off x="3256215" y="1828012"/>
                            <a:ext cx="5449570" cy="3903334"/>
                            <a:chOff x="0" y="-634"/>
                            <a:chExt cx="5449570" cy="3903334"/>
                          </a:xfrm>
                        </wpg:grpSpPr>
                        <wps:wsp>
                          <wps:cNvSpPr/>
                          <wps:cNvPr id="82" name="Shape 82"/>
                          <wps:spPr>
                            <a:xfrm>
                              <a:off x="0" y="0"/>
                              <a:ext cx="5449550" cy="390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0160" y="222884"/>
                              <a:ext cx="1177290" cy="3678554"/>
                            </a:xfrm>
                            <a:custGeom>
                              <a:rect b="b" l="l" r="r" t="t"/>
                              <a:pathLst>
                                <a:path extrusionOk="0" h="3678554" w="1177290">
                                  <a:moveTo>
                                    <a:pt x="1176655" y="3334384"/>
                                  </a:moveTo>
                                  <a:lnTo>
                                    <a:pt x="1137285" y="3346449"/>
                                  </a:lnTo>
                                  <a:lnTo>
                                    <a:pt x="1096645" y="3356609"/>
                                  </a:lnTo>
                                  <a:lnTo>
                                    <a:pt x="1054735" y="3365499"/>
                                  </a:lnTo>
                                  <a:lnTo>
                                    <a:pt x="1011555" y="3373119"/>
                                  </a:lnTo>
                                  <a:lnTo>
                                    <a:pt x="1011555" y="3677919"/>
                                  </a:lnTo>
                                  <a:lnTo>
                                    <a:pt x="1176655" y="3677919"/>
                                  </a:lnTo>
                                  <a:lnTo>
                                    <a:pt x="1176655" y="3334384"/>
                                  </a:lnTo>
                                  <a:close/>
                                  <a:moveTo>
                                    <a:pt x="0" y="2437129"/>
                                  </a:moveTo>
                                  <a:lnTo>
                                    <a:pt x="0" y="3677919"/>
                                  </a:lnTo>
                                  <a:lnTo>
                                    <a:pt x="692785" y="3677919"/>
                                  </a:lnTo>
                                  <a:lnTo>
                                    <a:pt x="692785" y="3363594"/>
                                  </a:lnTo>
                                  <a:lnTo>
                                    <a:pt x="642620" y="3356609"/>
                                  </a:lnTo>
                                  <a:lnTo>
                                    <a:pt x="593725" y="3346449"/>
                                  </a:lnTo>
                                  <a:lnTo>
                                    <a:pt x="546100" y="3333749"/>
                                  </a:lnTo>
                                  <a:lnTo>
                                    <a:pt x="499745" y="3317874"/>
                                  </a:lnTo>
                                  <a:lnTo>
                                    <a:pt x="454660" y="3298824"/>
                                  </a:lnTo>
                                  <a:lnTo>
                                    <a:pt x="410210" y="3276599"/>
                                  </a:lnTo>
                                  <a:lnTo>
                                    <a:pt x="367665" y="3251834"/>
                                  </a:lnTo>
                                  <a:lnTo>
                                    <a:pt x="325755" y="3224529"/>
                                  </a:lnTo>
                                  <a:lnTo>
                                    <a:pt x="285115" y="3193414"/>
                                  </a:lnTo>
                                  <a:lnTo>
                                    <a:pt x="245745" y="3159759"/>
                                  </a:lnTo>
                                  <a:lnTo>
                                    <a:pt x="207644" y="3123564"/>
                                  </a:lnTo>
                                  <a:lnTo>
                                    <a:pt x="181610" y="3095624"/>
                                  </a:lnTo>
                                  <a:lnTo>
                                    <a:pt x="157480" y="3065144"/>
                                  </a:lnTo>
                                  <a:lnTo>
                                    <a:pt x="135255" y="3032124"/>
                                  </a:lnTo>
                                  <a:lnTo>
                                    <a:pt x="114935" y="2995929"/>
                                  </a:lnTo>
                                  <a:lnTo>
                                    <a:pt x="95885" y="2957829"/>
                                  </a:lnTo>
                                  <a:lnTo>
                                    <a:pt x="78740" y="2917189"/>
                                  </a:lnTo>
                                  <a:lnTo>
                                    <a:pt x="62865" y="2874009"/>
                                  </a:lnTo>
                                  <a:lnTo>
                                    <a:pt x="48895" y="2828289"/>
                                  </a:lnTo>
                                  <a:lnTo>
                                    <a:pt x="36830" y="2780029"/>
                                  </a:lnTo>
                                  <a:lnTo>
                                    <a:pt x="26670" y="2729229"/>
                                  </a:lnTo>
                                  <a:lnTo>
                                    <a:pt x="17780" y="2675889"/>
                                  </a:lnTo>
                                  <a:lnTo>
                                    <a:pt x="10794" y="2620009"/>
                                  </a:lnTo>
                                  <a:lnTo>
                                    <a:pt x="5714" y="2561589"/>
                                  </a:lnTo>
                                  <a:lnTo>
                                    <a:pt x="1905" y="2500629"/>
                                  </a:lnTo>
                                  <a:lnTo>
                                    <a:pt x="0" y="2437129"/>
                                  </a:lnTo>
                                  <a:close/>
                                  <a:moveTo>
                                    <a:pt x="0" y="1175384"/>
                                  </a:moveTo>
                                  <a:lnTo>
                                    <a:pt x="0" y="2240279"/>
                                  </a:lnTo>
                                  <a:lnTo>
                                    <a:pt x="692785" y="2240279"/>
                                  </a:lnTo>
                                  <a:lnTo>
                                    <a:pt x="692785" y="2437129"/>
                                  </a:lnTo>
                                  <a:lnTo>
                                    <a:pt x="692785" y="2505709"/>
                                  </a:lnTo>
                                  <a:lnTo>
                                    <a:pt x="694055" y="2573654"/>
                                  </a:lnTo>
                                  <a:lnTo>
                                    <a:pt x="695325" y="2633344"/>
                                  </a:lnTo>
                                  <a:lnTo>
                                    <a:pt x="697865" y="2686049"/>
                                  </a:lnTo>
                                  <a:lnTo>
                                    <a:pt x="701040" y="2731134"/>
                                  </a:lnTo>
                                  <a:lnTo>
                                    <a:pt x="704850" y="2768599"/>
                                  </a:lnTo>
                                  <a:lnTo>
                                    <a:pt x="708660" y="2799079"/>
                                  </a:lnTo>
                                  <a:lnTo>
                                    <a:pt x="713740" y="2821939"/>
                                  </a:lnTo>
                                  <a:lnTo>
                                    <a:pt x="728345" y="2855594"/>
                                  </a:lnTo>
                                  <a:lnTo>
                                    <a:pt x="750570" y="2879724"/>
                                  </a:lnTo>
                                  <a:lnTo>
                                    <a:pt x="780415" y="2893694"/>
                                  </a:lnTo>
                                  <a:lnTo>
                                    <a:pt x="817880" y="2898774"/>
                                  </a:lnTo>
                                  <a:lnTo>
                                    <a:pt x="850265" y="2894964"/>
                                  </a:lnTo>
                                  <a:lnTo>
                                    <a:pt x="878840" y="2885439"/>
                                  </a:lnTo>
                                  <a:lnTo>
                                    <a:pt x="902970" y="2868294"/>
                                  </a:lnTo>
                                  <a:lnTo>
                                    <a:pt x="922020" y="2844799"/>
                                  </a:lnTo>
                                  <a:lnTo>
                                    <a:pt x="937260" y="2815589"/>
                                  </a:lnTo>
                                  <a:lnTo>
                                    <a:pt x="948055" y="2779394"/>
                                  </a:lnTo>
                                  <a:lnTo>
                                    <a:pt x="954405" y="2736849"/>
                                  </a:lnTo>
                                  <a:lnTo>
                                    <a:pt x="956310" y="2687954"/>
                                  </a:lnTo>
                                  <a:lnTo>
                                    <a:pt x="955675" y="2616199"/>
                                  </a:lnTo>
                                  <a:lnTo>
                                    <a:pt x="953770" y="2550159"/>
                                  </a:lnTo>
                                  <a:lnTo>
                                    <a:pt x="950595" y="2490469"/>
                                  </a:lnTo>
                                  <a:lnTo>
                                    <a:pt x="945515" y="2436494"/>
                                  </a:lnTo>
                                  <a:lnTo>
                                    <a:pt x="939800" y="2388869"/>
                                  </a:lnTo>
                                  <a:lnTo>
                                    <a:pt x="932180" y="2347594"/>
                                  </a:lnTo>
                                  <a:lnTo>
                                    <a:pt x="923924" y="2312669"/>
                                  </a:lnTo>
                                  <a:lnTo>
                                    <a:pt x="911225" y="2279649"/>
                                  </a:lnTo>
                                  <a:lnTo>
                                    <a:pt x="892175" y="2245994"/>
                                  </a:lnTo>
                                  <a:lnTo>
                                    <a:pt x="866775" y="2211704"/>
                                  </a:lnTo>
                                  <a:lnTo>
                                    <a:pt x="835025" y="2176779"/>
                                  </a:lnTo>
                                  <a:lnTo>
                                    <a:pt x="796925" y="2140584"/>
                                  </a:lnTo>
                                  <a:lnTo>
                                    <a:pt x="751840" y="2103754"/>
                                  </a:lnTo>
                                  <a:lnTo>
                                    <a:pt x="701040" y="2066289"/>
                                  </a:lnTo>
                                  <a:lnTo>
                                    <a:pt x="592455" y="1988819"/>
                                  </a:lnTo>
                                  <a:lnTo>
                                    <a:pt x="542925" y="1953259"/>
                                  </a:lnTo>
                                  <a:lnTo>
                                    <a:pt x="497205" y="1919604"/>
                                  </a:lnTo>
                                  <a:lnTo>
                                    <a:pt x="454660" y="1887219"/>
                                  </a:lnTo>
                                  <a:lnTo>
                                    <a:pt x="415289" y="1857374"/>
                                  </a:lnTo>
                                  <a:lnTo>
                                    <a:pt x="379730" y="1829434"/>
                                  </a:lnTo>
                                  <a:lnTo>
                                    <a:pt x="347345" y="1803399"/>
                                  </a:lnTo>
                                  <a:lnTo>
                                    <a:pt x="318135" y="1779269"/>
                                  </a:lnTo>
                                  <a:lnTo>
                                    <a:pt x="292100" y="1757679"/>
                                  </a:lnTo>
                                  <a:lnTo>
                                    <a:pt x="269875" y="1737359"/>
                                  </a:lnTo>
                                  <a:lnTo>
                                    <a:pt x="238125" y="1705609"/>
                                  </a:lnTo>
                                  <a:lnTo>
                                    <a:pt x="207010" y="1670049"/>
                                  </a:lnTo>
                                  <a:lnTo>
                                    <a:pt x="177800" y="1631314"/>
                                  </a:lnTo>
                                  <a:lnTo>
                                    <a:pt x="149860" y="1588769"/>
                                  </a:lnTo>
                                  <a:lnTo>
                                    <a:pt x="122555" y="1543049"/>
                                  </a:lnTo>
                                  <a:lnTo>
                                    <a:pt x="97155" y="1494154"/>
                                  </a:lnTo>
                                  <a:lnTo>
                                    <a:pt x="72390" y="1440814"/>
                                  </a:lnTo>
                                  <a:lnTo>
                                    <a:pt x="52705" y="1391284"/>
                                  </a:lnTo>
                                  <a:lnTo>
                                    <a:pt x="35560" y="1339849"/>
                                  </a:lnTo>
                                  <a:lnTo>
                                    <a:pt x="20955" y="1286509"/>
                                  </a:lnTo>
                                  <a:lnTo>
                                    <a:pt x="8890" y="1231899"/>
                                  </a:lnTo>
                                  <a:lnTo>
                                    <a:pt x="0" y="1175384"/>
                                  </a:lnTo>
                                  <a:close/>
                                  <a:moveTo>
                                    <a:pt x="824230" y="682624"/>
                                  </a:moveTo>
                                  <a:lnTo>
                                    <a:pt x="795020" y="685799"/>
                                  </a:lnTo>
                                  <a:lnTo>
                                    <a:pt x="768985" y="696594"/>
                                  </a:lnTo>
                                  <a:lnTo>
                                    <a:pt x="747395" y="713739"/>
                                  </a:lnTo>
                                  <a:lnTo>
                                    <a:pt x="728980" y="737869"/>
                                  </a:lnTo>
                                  <a:lnTo>
                                    <a:pt x="715645" y="768349"/>
                                  </a:lnTo>
                                  <a:lnTo>
                                    <a:pt x="705485" y="806449"/>
                                  </a:lnTo>
                                  <a:lnTo>
                                    <a:pt x="699770" y="850899"/>
                                  </a:lnTo>
                                  <a:lnTo>
                                    <a:pt x="697865" y="902334"/>
                                  </a:lnTo>
                                  <a:lnTo>
                                    <a:pt x="700405" y="971549"/>
                                  </a:lnTo>
                                  <a:lnTo>
                                    <a:pt x="708025" y="1031874"/>
                                  </a:lnTo>
                                  <a:lnTo>
                                    <a:pt x="721360" y="1083309"/>
                                  </a:lnTo>
                                  <a:lnTo>
                                    <a:pt x="739140" y="1125854"/>
                                  </a:lnTo>
                                  <a:lnTo>
                                    <a:pt x="762635" y="1159509"/>
                                  </a:lnTo>
                                  <a:lnTo>
                                    <a:pt x="779780" y="1177289"/>
                                  </a:lnTo>
                                  <a:lnTo>
                                    <a:pt x="803275" y="1198879"/>
                                  </a:lnTo>
                                  <a:lnTo>
                                    <a:pt x="832485" y="1223644"/>
                                  </a:lnTo>
                                  <a:lnTo>
                                    <a:pt x="868045" y="1252219"/>
                                  </a:lnTo>
                                  <a:lnTo>
                                    <a:pt x="909320" y="1283969"/>
                                  </a:lnTo>
                                  <a:lnTo>
                                    <a:pt x="956945" y="1318894"/>
                                  </a:lnTo>
                                  <a:lnTo>
                                    <a:pt x="1010920" y="1357629"/>
                                  </a:lnTo>
                                  <a:lnTo>
                                    <a:pt x="1070610" y="1399539"/>
                                  </a:lnTo>
                                  <a:lnTo>
                                    <a:pt x="1176655" y="1472564"/>
                                  </a:lnTo>
                                  <a:lnTo>
                                    <a:pt x="1176655" y="1146174"/>
                                  </a:lnTo>
                                  <a:lnTo>
                                    <a:pt x="951230" y="1146174"/>
                                  </a:lnTo>
                                  <a:lnTo>
                                    <a:pt x="951230" y="1016634"/>
                                  </a:lnTo>
                                  <a:lnTo>
                                    <a:pt x="950595" y="939799"/>
                                  </a:lnTo>
                                  <a:lnTo>
                                    <a:pt x="947420" y="873759"/>
                                  </a:lnTo>
                                  <a:lnTo>
                                    <a:pt x="942975" y="819784"/>
                                  </a:lnTo>
                                  <a:lnTo>
                                    <a:pt x="935990" y="777239"/>
                                  </a:lnTo>
                                  <a:lnTo>
                                    <a:pt x="927735" y="746124"/>
                                  </a:lnTo>
                                  <a:lnTo>
                                    <a:pt x="911860" y="718184"/>
                                  </a:lnTo>
                                  <a:lnTo>
                                    <a:pt x="889635" y="698499"/>
                                  </a:lnTo>
                                  <a:lnTo>
                                    <a:pt x="860425" y="686434"/>
                                  </a:lnTo>
                                  <a:lnTo>
                                    <a:pt x="824230" y="682624"/>
                                  </a:lnTo>
                                  <a:close/>
                                  <a:moveTo>
                                    <a:pt x="692785" y="0"/>
                                  </a:moveTo>
                                  <a:lnTo>
                                    <a:pt x="0" y="0"/>
                                  </a:lnTo>
                                  <a:lnTo>
                                    <a:pt x="0" y="845819"/>
                                  </a:lnTo>
                                  <a:lnTo>
                                    <a:pt x="9525" y="788034"/>
                                  </a:lnTo>
                                  <a:lnTo>
                                    <a:pt x="22225" y="733424"/>
                                  </a:lnTo>
                                  <a:lnTo>
                                    <a:pt x="38100" y="681354"/>
                                  </a:lnTo>
                                  <a:lnTo>
                                    <a:pt x="57785" y="631824"/>
                                  </a:lnTo>
                                  <a:lnTo>
                                    <a:pt x="80010" y="585469"/>
                                  </a:lnTo>
                                  <a:lnTo>
                                    <a:pt x="105410" y="541019"/>
                                  </a:lnTo>
                                  <a:lnTo>
                                    <a:pt x="133350" y="499744"/>
                                  </a:lnTo>
                                  <a:lnTo>
                                    <a:pt x="165100" y="461009"/>
                                  </a:lnTo>
                                  <a:lnTo>
                                    <a:pt x="195580" y="428624"/>
                                  </a:lnTo>
                                  <a:lnTo>
                                    <a:pt x="228600" y="398779"/>
                                  </a:lnTo>
                                  <a:lnTo>
                                    <a:pt x="264160" y="370839"/>
                                  </a:lnTo>
                                  <a:lnTo>
                                    <a:pt x="302260" y="345439"/>
                                  </a:lnTo>
                                  <a:lnTo>
                                    <a:pt x="342265" y="321309"/>
                                  </a:lnTo>
                                  <a:lnTo>
                                    <a:pt x="384810" y="300354"/>
                                  </a:lnTo>
                                  <a:lnTo>
                                    <a:pt x="429894" y="280669"/>
                                  </a:lnTo>
                                  <a:lnTo>
                                    <a:pt x="477520" y="263524"/>
                                  </a:lnTo>
                                  <a:lnTo>
                                    <a:pt x="527685" y="248284"/>
                                  </a:lnTo>
                                  <a:lnTo>
                                    <a:pt x="580390" y="235584"/>
                                  </a:lnTo>
                                  <a:lnTo>
                                    <a:pt x="635000" y="224154"/>
                                  </a:lnTo>
                                  <a:lnTo>
                                    <a:pt x="692785" y="215264"/>
                                  </a:lnTo>
                                  <a:lnTo>
                                    <a:pt x="692785" y="0"/>
                                  </a:lnTo>
                                  <a:close/>
                                  <a:moveTo>
                                    <a:pt x="1176655" y="0"/>
                                  </a:moveTo>
                                  <a:lnTo>
                                    <a:pt x="1011555" y="0"/>
                                  </a:lnTo>
                                  <a:lnTo>
                                    <a:pt x="1011555" y="215264"/>
                                  </a:lnTo>
                                  <a:lnTo>
                                    <a:pt x="1055370" y="222884"/>
                                  </a:lnTo>
                                  <a:lnTo>
                                    <a:pt x="1097280" y="231139"/>
                                  </a:lnTo>
                                  <a:lnTo>
                                    <a:pt x="1137920" y="241299"/>
                                  </a:lnTo>
                                  <a:lnTo>
                                    <a:pt x="1176655" y="252729"/>
                                  </a:lnTo>
                                  <a:lnTo>
                                    <a:pt x="1176655" y="0"/>
                                  </a:lnTo>
                                  <a:close/>
                                </a:path>
                              </a:pathLst>
                            </a:custGeom>
                            <a:solidFill>
                              <a:srgbClr val="E7E4D4"/>
                            </a:solidFill>
                            <a:ln>
                              <a:noFill/>
                            </a:ln>
                          </wps:spPr>
                          <wps:bodyPr anchorCtr="0" anchor="ctr" bIns="91425" lIns="91425" spcFirstLastPara="1" rIns="91425" wrap="square" tIns="91425">
                            <a:noAutofit/>
                          </wps:bodyPr>
                        </wps:wsp>
                        <wps:wsp>
                          <wps:cNvSpPr/>
                          <wps:cNvPr id="118" name="Shape 118"/>
                          <wps:spPr>
                            <a:xfrm>
                              <a:off x="1205865" y="201929"/>
                              <a:ext cx="1953260" cy="3699509"/>
                            </a:xfrm>
                            <a:custGeom>
                              <a:rect b="b" l="l" r="r" t="t"/>
                              <a:pathLst>
                                <a:path extrusionOk="0" h="3699509" w="1953260">
                                  <a:moveTo>
                                    <a:pt x="1952625" y="0"/>
                                  </a:moveTo>
                                  <a:lnTo>
                                    <a:pt x="0" y="0"/>
                                  </a:lnTo>
                                  <a:lnTo>
                                    <a:pt x="0" y="280669"/>
                                  </a:lnTo>
                                  <a:lnTo>
                                    <a:pt x="51435" y="300354"/>
                                  </a:lnTo>
                                  <a:lnTo>
                                    <a:pt x="99695" y="323214"/>
                                  </a:lnTo>
                                  <a:lnTo>
                                    <a:pt x="145415" y="348614"/>
                                  </a:lnTo>
                                  <a:lnTo>
                                    <a:pt x="187960" y="377189"/>
                                  </a:lnTo>
                                  <a:lnTo>
                                    <a:pt x="226695" y="408304"/>
                                  </a:lnTo>
                                  <a:lnTo>
                                    <a:pt x="262890" y="442594"/>
                                  </a:lnTo>
                                  <a:lnTo>
                                    <a:pt x="295910" y="479424"/>
                                  </a:lnTo>
                                  <a:lnTo>
                                    <a:pt x="321310" y="513079"/>
                                  </a:lnTo>
                                  <a:lnTo>
                                    <a:pt x="344170" y="548639"/>
                                  </a:lnTo>
                                  <a:lnTo>
                                    <a:pt x="365125" y="586739"/>
                                  </a:lnTo>
                                  <a:lnTo>
                                    <a:pt x="384175" y="626744"/>
                                  </a:lnTo>
                                  <a:lnTo>
                                    <a:pt x="400685" y="668654"/>
                                  </a:lnTo>
                                  <a:lnTo>
                                    <a:pt x="415290" y="712469"/>
                                  </a:lnTo>
                                  <a:lnTo>
                                    <a:pt x="427355" y="758824"/>
                                  </a:lnTo>
                                  <a:lnTo>
                                    <a:pt x="437515" y="807084"/>
                                  </a:lnTo>
                                  <a:lnTo>
                                    <a:pt x="445135" y="857249"/>
                                  </a:lnTo>
                                  <a:lnTo>
                                    <a:pt x="450850" y="909954"/>
                                  </a:lnTo>
                                  <a:lnTo>
                                    <a:pt x="454025" y="963929"/>
                                  </a:lnTo>
                                  <a:lnTo>
                                    <a:pt x="455295" y="1020444"/>
                                  </a:lnTo>
                                  <a:lnTo>
                                    <a:pt x="454660" y="1047749"/>
                                  </a:lnTo>
                                  <a:lnTo>
                                    <a:pt x="453390" y="1081404"/>
                                  </a:lnTo>
                                  <a:lnTo>
                                    <a:pt x="450850" y="1121409"/>
                                  </a:lnTo>
                                  <a:lnTo>
                                    <a:pt x="448310" y="1167764"/>
                                  </a:lnTo>
                                  <a:lnTo>
                                    <a:pt x="0" y="1167764"/>
                                  </a:lnTo>
                                  <a:lnTo>
                                    <a:pt x="0" y="1507489"/>
                                  </a:lnTo>
                                  <a:lnTo>
                                    <a:pt x="52070" y="1543684"/>
                                  </a:lnTo>
                                  <a:lnTo>
                                    <a:pt x="99695" y="1578609"/>
                                  </a:lnTo>
                                  <a:lnTo>
                                    <a:pt x="143510" y="1610994"/>
                                  </a:lnTo>
                                  <a:lnTo>
                                    <a:pt x="183515" y="1640839"/>
                                  </a:lnTo>
                                  <a:lnTo>
                                    <a:pt x="219075" y="1669414"/>
                                  </a:lnTo>
                                  <a:lnTo>
                                    <a:pt x="250189" y="1695449"/>
                                  </a:lnTo>
                                  <a:lnTo>
                                    <a:pt x="300990" y="1741804"/>
                                  </a:lnTo>
                                  <a:lnTo>
                                    <a:pt x="332105" y="1775459"/>
                                  </a:lnTo>
                                  <a:lnTo>
                                    <a:pt x="361315" y="1814194"/>
                                  </a:lnTo>
                                  <a:lnTo>
                                    <a:pt x="389255" y="1856739"/>
                                  </a:lnTo>
                                  <a:lnTo>
                                    <a:pt x="415290" y="1904364"/>
                                  </a:lnTo>
                                  <a:lnTo>
                                    <a:pt x="440055" y="1955799"/>
                                  </a:lnTo>
                                  <a:lnTo>
                                    <a:pt x="462915" y="2011679"/>
                                  </a:lnTo>
                                  <a:lnTo>
                                    <a:pt x="476885" y="2051684"/>
                                  </a:lnTo>
                                  <a:lnTo>
                                    <a:pt x="488950" y="2093594"/>
                                  </a:lnTo>
                                  <a:lnTo>
                                    <a:pt x="499745" y="2137409"/>
                                  </a:lnTo>
                                  <a:lnTo>
                                    <a:pt x="508635" y="2183764"/>
                                  </a:lnTo>
                                  <a:lnTo>
                                    <a:pt x="515620" y="2232024"/>
                                  </a:lnTo>
                                  <a:lnTo>
                                    <a:pt x="521335" y="2282824"/>
                                  </a:lnTo>
                                  <a:lnTo>
                                    <a:pt x="525780" y="2335529"/>
                                  </a:lnTo>
                                  <a:lnTo>
                                    <a:pt x="528320" y="2390139"/>
                                  </a:lnTo>
                                  <a:lnTo>
                                    <a:pt x="528955" y="2447289"/>
                                  </a:lnTo>
                                  <a:lnTo>
                                    <a:pt x="528320" y="2505709"/>
                                  </a:lnTo>
                                  <a:lnTo>
                                    <a:pt x="525145" y="2562224"/>
                                  </a:lnTo>
                                  <a:lnTo>
                                    <a:pt x="520700" y="2617469"/>
                                  </a:lnTo>
                                  <a:lnTo>
                                    <a:pt x="514350" y="2670809"/>
                                  </a:lnTo>
                                  <a:lnTo>
                                    <a:pt x="506095" y="2721609"/>
                                  </a:lnTo>
                                  <a:lnTo>
                                    <a:pt x="495935" y="2771139"/>
                                  </a:lnTo>
                                  <a:lnTo>
                                    <a:pt x="484505" y="2818764"/>
                                  </a:lnTo>
                                  <a:lnTo>
                                    <a:pt x="470535" y="2865119"/>
                                  </a:lnTo>
                                  <a:lnTo>
                                    <a:pt x="455295" y="2908934"/>
                                  </a:lnTo>
                                  <a:lnTo>
                                    <a:pt x="437515" y="2950844"/>
                                  </a:lnTo>
                                  <a:lnTo>
                                    <a:pt x="418465" y="2991484"/>
                                  </a:lnTo>
                                  <a:lnTo>
                                    <a:pt x="397510" y="3030219"/>
                                  </a:lnTo>
                                  <a:lnTo>
                                    <a:pt x="375285" y="3066414"/>
                                  </a:lnTo>
                                  <a:lnTo>
                                    <a:pt x="350520" y="3101339"/>
                                  </a:lnTo>
                                  <a:lnTo>
                                    <a:pt x="320675" y="3138169"/>
                                  </a:lnTo>
                                  <a:lnTo>
                                    <a:pt x="288925" y="3173094"/>
                                  </a:lnTo>
                                  <a:lnTo>
                                    <a:pt x="254000" y="3204844"/>
                                  </a:lnTo>
                                  <a:lnTo>
                                    <a:pt x="217805" y="3235324"/>
                                  </a:lnTo>
                                  <a:lnTo>
                                    <a:pt x="178435" y="3262629"/>
                                  </a:lnTo>
                                  <a:lnTo>
                                    <a:pt x="137160" y="3288029"/>
                                  </a:lnTo>
                                  <a:lnTo>
                                    <a:pt x="93980" y="3310889"/>
                                  </a:lnTo>
                                  <a:lnTo>
                                    <a:pt x="48260" y="3331209"/>
                                  </a:lnTo>
                                  <a:lnTo>
                                    <a:pt x="0" y="3349624"/>
                                  </a:lnTo>
                                  <a:lnTo>
                                    <a:pt x="0" y="3699509"/>
                                  </a:lnTo>
                                  <a:lnTo>
                                    <a:pt x="1952625" y="3699509"/>
                                  </a:lnTo>
                                  <a:lnTo>
                                    <a:pt x="1952625" y="0"/>
                                  </a:lnTo>
                                  <a:close/>
                                </a:path>
                              </a:pathLst>
                            </a:custGeom>
                            <a:solidFill>
                              <a:srgbClr val="E1DDC8"/>
                            </a:solidFill>
                            <a:ln>
                              <a:noFill/>
                            </a:ln>
                          </wps:spPr>
                          <wps:bodyPr anchorCtr="0" anchor="ctr" bIns="91425" lIns="91425" spcFirstLastPara="1" rIns="91425" wrap="square" tIns="91425">
                            <a:noAutofit/>
                          </wps:bodyPr>
                        </wps:wsp>
                        <wps:wsp>
                          <wps:cNvSpPr/>
                          <wps:cNvPr id="119" name="Shape 119"/>
                          <wps:spPr>
                            <a:xfrm>
                              <a:off x="3185160" y="223519"/>
                              <a:ext cx="2264410" cy="3677919"/>
                            </a:xfrm>
                            <a:prstGeom prst="rect">
                              <a:avLst/>
                            </a:prstGeom>
                            <a:solidFill>
                              <a:srgbClr val="D7D2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475614"/>
                              <a:ext cx="43180" cy="3425824"/>
                            </a:xfrm>
                            <a:custGeom>
                              <a:rect b="b" l="l" r="r" t="t"/>
                              <a:pathLst>
                                <a:path extrusionOk="0" h="3425824" w="43180">
                                  <a:moveTo>
                                    <a:pt x="43180" y="0"/>
                                  </a:moveTo>
                                  <a:lnTo>
                                    <a:pt x="38100" y="0"/>
                                  </a:lnTo>
                                  <a:lnTo>
                                    <a:pt x="37465" y="0"/>
                                  </a:lnTo>
                                  <a:lnTo>
                                    <a:pt x="0" y="0"/>
                                  </a:lnTo>
                                  <a:lnTo>
                                    <a:pt x="0" y="3425824"/>
                                  </a:lnTo>
                                  <a:lnTo>
                                    <a:pt x="37465" y="3425824"/>
                                  </a:lnTo>
                                  <a:lnTo>
                                    <a:pt x="38100" y="3425824"/>
                                  </a:lnTo>
                                  <a:lnTo>
                                    <a:pt x="43180" y="3425824"/>
                                  </a:lnTo>
                                  <a:lnTo>
                                    <a:pt x="43180" y="0"/>
                                  </a:lnTo>
                                  <a:close/>
                                </a:path>
                              </a:pathLst>
                            </a:custGeom>
                            <a:solidFill>
                              <a:srgbClr val="DFDAC0"/>
                            </a:solidFill>
                            <a:ln>
                              <a:noFill/>
                            </a:ln>
                          </wps:spPr>
                          <wps:bodyPr anchorCtr="0" anchor="ctr" bIns="91425" lIns="91425" spcFirstLastPara="1" rIns="91425" wrap="square" tIns="91425">
                            <a:noAutofit/>
                          </wps:bodyPr>
                        </wps:wsp>
                        <wps:wsp>
                          <wps:cNvSpPr/>
                          <wps:cNvPr id="121" name="Shape 121"/>
                          <wps:spPr>
                            <a:xfrm>
                              <a:off x="41910" y="475614"/>
                              <a:ext cx="10160" cy="3425824"/>
                            </a:xfrm>
                            <a:custGeom>
                              <a:rect b="b" l="l" r="r" t="t"/>
                              <a:pathLst>
                                <a:path extrusionOk="0" h="3425824" w="10160">
                                  <a:moveTo>
                                    <a:pt x="9525" y="0"/>
                                  </a:moveTo>
                                  <a:lnTo>
                                    <a:pt x="5080" y="0"/>
                                  </a:lnTo>
                                  <a:lnTo>
                                    <a:pt x="4445" y="0"/>
                                  </a:lnTo>
                                  <a:lnTo>
                                    <a:pt x="0" y="0"/>
                                  </a:lnTo>
                                  <a:lnTo>
                                    <a:pt x="0" y="3425824"/>
                                  </a:lnTo>
                                  <a:lnTo>
                                    <a:pt x="4445" y="3425824"/>
                                  </a:lnTo>
                                  <a:lnTo>
                                    <a:pt x="5080" y="3425824"/>
                                  </a:lnTo>
                                  <a:lnTo>
                                    <a:pt x="9525" y="3425824"/>
                                  </a:lnTo>
                                  <a:lnTo>
                                    <a:pt x="9525" y="0"/>
                                  </a:lnTo>
                                  <a:close/>
                                </a:path>
                              </a:pathLst>
                            </a:custGeom>
                            <a:solidFill>
                              <a:srgbClr val="E0DBC1"/>
                            </a:solidFill>
                            <a:ln>
                              <a:noFill/>
                            </a:ln>
                          </wps:spPr>
                          <wps:bodyPr anchorCtr="0" anchor="ctr" bIns="91425" lIns="91425" spcFirstLastPara="1" rIns="91425" wrap="square" tIns="91425">
                            <a:noAutofit/>
                          </wps:bodyPr>
                        </wps:wsp>
                        <wps:wsp>
                          <wps:cNvSpPr/>
                          <wps:cNvPr id="122" name="Shape 122"/>
                          <wps:spPr>
                            <a:xfrm>
                              <a:off x="51435" y="475614"/>
                              <a:ext cx="33655" cy="3425824"/>
                            </a:xfrm>
                            <a:prstGeom prst="rect">
                              <a:avLst/>
                            </a:prstGeom>
                            <a:solidFill>
                              <a:srgbClr val="E0DBC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84455" y="475614"/>
                              <a:ext cx="29210" cy="3425824"/>
                            </a:xfrm>
                            <a:custGeom>
                              <a:rect b="b" l="l" r="r" t="t"/>
                              <a:pathLst>
                                <a:path extrusionOk="0" h="3425824" w="29210">
                                  <a:moveTo>
                                    <a:pt x="28575" y="0"/>
                                  </a:moveTo>
                                  <a:lnTo>
                                    <a:pt x="9525" y="0"/>
                                  </a:lnTo>
                                  <a:lnTo>
                                    <a:pt x="8890" y="0"/>
                                  </a:lnTo>
                                  <a:lnTo>
                                    <a:pt x="0" y="0"/>
                                  </a:lnTo>
                                  <a:lnTo>
                                    <a:pt x="0" y="3425824"/>
                                  </a:lnTo>
                                  <a:lnTo>
                                    <a:pt x="8890" y="3425824"/>
                                  </a:lnTo>
                                  <a:lnTo>
                                    <a:pt x="9525" y="3425824"/>
                                  </a:lnTo>
                                  <a:lnTo>
                                    <a:pt x="28575" y="3425824"/>
                                  </a:lnTo>
                                  <a:lnTo>
                                    <a:pt x="28575" y="0"/>
                                  </a:lnTo>
                                  <a:close/>
                                </a:path>
                              </a:pathLst>
                            </a:custGeom>
                            <a:solidFill>
                              <a:srgbClr val="E0DCC3"/>
                            </a:solidFill>
                            <a:ln>
                              <a:noFill/>
                            </a:ln>
                          </wps:spPr>
                          <wps:bodyPr anchorCtr="0" anchor="ctr" bIns="91425" lIns="91425" spcFirstLastPara="1" rIns="91425" wrap="square" tIns="91425">
                            <a:noAutofit/>
                          </wps:bodyPr>
                        </wps:wsp>
                        <wps:wsp>
                          <wps:cNvSpPr/>
                          <wps:cNvPr id="124" name="Shape 124"/>
                          <wps:spPr>
                            <a:xfrm>
                              <a:off x="113030" y="475614"/>
                              <a:ext cx="38100" cy="3425824"/>
                            </a:xfrm>
                            <a:prstGeom prst="rect">
                              <a:avLst/>
                            </a:prstGeom>
                            <a:solidFill>
                              <a:srgbClr val="E1DC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50495" y="475614"/>
                              <a:ext cx="10160" cy="3425824"/>
                            </a:xfrm>
                            <a:prstGeom prst="rect">
                              <a:avLst/>
                            </a:prstGeom>
                            <a:solidFill>
                              <a:srgbClr val="E1DC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60020" y="475614"/>
                              <a:ext cx="19050" cy="3425824"/>
                            </a:xfrm>
                            <a:custGeom>
                              <a:rect b="b" l="l" r="r" t="t"/>
                              <a:pathLst>
                                <a:path extrusionOk="0" h="3425824" w="19050">
                                  <a:moveTo>
                                    <a:pt x="18415" y="0"/>
                                  </a:moveTo>
                                  <a:lnTo>
                                    <a:pt x="9525" y="0"/>
                                  </a:lnTo>
                                  <a:lnTo>
                                    <a:pt x="8890" y="0"/>
                                  </a:lnTo>
                                  <a:lnTo>
                                    <a:pt x="0" y="0"/>
                                  </a:lnTo>
                                  <a:lnTo>
                                    <a:pt x="0" y="3425824"/>
                                  </a:lnTo>
                                  <a:lnTo>
                                    <a:pt x="8890" y="3425824"/>
                                  </a:lnTo>
                                  <a:lnTo>
                                    <a:pt x="9525" y="3425824"/>
                                  </a:lnTo>
                                  <a:lnTo>
                                    <a:pt x="18415" y="3425824"/>
                                  </a:lnTo>
                                  <a:lnTo>
                                    <a:pt x="18415" y="0"/>
                                  </a:lnTo>
                                  <a:close/>
                                </a:path>
                              </a:pathLst>
                            </a:custGeom>
                            <a:solidFill>
                              <a:srgbClr val="E1DCC5"/>
                            </a:solidFill>
                            <a:ln>
                              <a:noFill/>
                            </a:ln>
                          </wps:spPr>
                          <wps:bodyPr anchorCtr="0" anchor="ctr" bIns="91425" lIns="91425" spcFirstLastPara="1" rIns="91425" wrap="square" tIns="91425">
                            <a:noAutofit/>
                          </wps:bodyPr>
                        </wps:wsp>
                        <wps:wsp>
                          <wps:cNvSpPr/>
                          <wps:cNvPr id="127" name="Shape 127"/>
                          <wps:spPr>
                            <a:xfrm>
                              <a:off x="178435" y="475614"/>
                              <a:ext cx="48260" cy="3425824"/>
                            </a:xfrm>
                            <a:custGeom>
                              <a:rect b="b" l="l" r="r" t="t"/>
                              <a:pathLst>
                                <a:path extrusionOk="0" h="3425824" w="48260">
                                  <a:moveTo>
                                    <a:pt x="47625" y="0"/>
                                  </a:moveTo>
                                  <a:lnTo>
                                    <a:pt x="10160" y="0"/>
                                  </a:lnTo>
                                  <a:lnTo>
                                    <a:pt x="9525" y="0"/>
                                  </a:lnTo>
                                  <a:lnTo>
                                    <a:pt x="0" y="0"/>
                                  </a:lnTo>
                                  <a:lnTo>
                                    <a:pt x="0" y="3425824"/>
                                  </a:lnTo>
                                  <a:lnTo>
                                    <a:pt x="9525" y="3425824"/>
                                  </a:lnTo>
                                  <a:lnTo>
                                    <a:pt x="10160" y="3425824"/>
                                  </a:lnTo>
                                  <a:lnTo>
                                    <a:pt x="47625" y="3425824"/>
                                  </a:lnTo>
                                  <a:lnTo>
                                    <a:pt x="47625" y="0"/>
                                  </a:lnTo>
                                  <a:close/>
                                </a:path>
                              </a:pathLst>
                            </a:custGeom>
                            <a:solidFill>
                              <a:srgbClr val="E2DDC5"/>
                            </a:solidFill>
                            <a:ln>
                              <a:noFill/>
                            </a:ln>
                          </wps:spPr>
                          <wps:bodyPr anchorCtr="0" anchor="ctr" bIns="91425" lIns="91425" spcFirstLastPara="1" rIns="91425" wrap="square" tIns="91425">
                            <a:noAutofit/>
                          </wps:bodyPr>
                        </wps:wsp>
                        <wps:wsp>
                          <wps:cNvSpPr/>
                          <wps:cNvPr id="128" name="Shape 128"/>
                          <wps:spPr>
                            <a:xfrm>
                              <a:off x="226060" y="475614"/>
                              <a:ext cx="10160" cy="3425824"/>
                            </a:xfrm>
                            <a:prstGeom prst="rect">
                              <a:avLst/>
                            </a:prstGeom>
                            <a:solidFill>
                              <a:srgbClr val="E2DD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34950" y="475614"/>
                              <a:ext cx="24765" cy="3425824"/>
                            </a:xfrm>
                            <a:prstGeom prst="rect">
                              <a:avLst/>
                            </a:prstGeom>
                            <a:solidFill>
                              <a:srgbClr val="E2DDC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59080" y="475614"/>
                              <a:ext cx="10160" cy="3425824"/>
                            </a:xfrm>
                            <a:custGeom>
                              <a:rect b="b" l="l" r="r" t="t"/>
                              <a:pathLst>
                                <a:path extrusionOk="0" h="3425824" w="10160">
                                  <a:moveTo>
                                    <a:pt x="10160" y="0"/>
                                  </a:moveTo>
                                  <a:lnTo>
                                    <a:pt x="5715" y="0"/>
                                  </a:lnTo>
                                  <a:lnTo>
                                    <a:pt x="5080" y="0"/>
                                  </a:lnTo>
                                  <a:lnTo>
                                    <a:pt x="0" y="0"/>
                                  </a:lnTo>
                                  <a:lnTo>
                                    <a:pt x="0" y="3425824"/>
                                  </a:lnTo>
                                  <a:lnTo>
                                    <a:pt x="5080" y="3425824"/>
                                  </a:lnTo>
                                  <a:lnTo>
                                    <a:pt x="5715" y="3425824"/>
                                  </a:lnTo>
                                  <a:lnTo>
                                    <a:pt x="10160" y="3425824"/>
                                  </a:lnTo>
                                  <a:lnTo>
                                    <a:pt x="10160" y="0"/>
                                  </a:lnTo>
                                  <a:close/>
                                </a:path>
                              </a:pathLst>
                            </a:custGeom>
                            <a:solidFill>
                              <a:srgbClr val="E3DEC8"/>
                            </a:solidFill>
                            <a:ln>
                              <a:noFill/>
                            </a:ln>
                          </wps:spPr>
                          <wps:bodyPr anchorCtr="0" anchor="ctr" bIns="91425" lIns="91425" spcFirstLastPara="1" rIns="91425" wrap="square" tIns="91425">
                            <a:noAutofit/>
                          </wps:bodyPr>
                        </wps:wsp>
                        <wps:wsp>
                          <wps:cNvSpPr/>
                          <wps:cNvPr id="131" name="Shape 131"/>
                          <wps:spPr>
                            <a:xfrm>
                              <a:off x="267970" y="475614"/>
                              <a:ext cx="24765" cy="3425824"/>
                            </a:xfrm>
                            <a:prstGeom prst="rect">
                              <a:avLst/>
                            </a:prstGeom>
                            <a:solidFill>
                              <a:srgbClr val="E4DF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92100" y="475614"/>
                              <a:ext cx="57150" cy="3425824"/>
                            </a:xfrm>
                            <a:prstGeom prst="rect">
                              <a:avLst/>
                            </a:prstGeom>
                            <a:solidFill>
                              <a:srgbClr val="E4DF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48615" y="475614"/>
                              <a:ext cx="47625" cy="3425824"/>
                            </a:xfrm>
                            <a:prstGeom prst="rect">
                              <a:avLst/>
                            </a:prstGeom>
                            <a:solidFill>
                              <a:srgbClr val="E4E0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395605" y="475614"/>
                              <a:ext cx="38735" cy="3425824"/>
                            </a:xfrm>
                            <a:prstGeom prst="rect">
                              <a:avLst/>
                            </a:prstGeom>
                            <a:solidFill>
                              <a:srgbClr val="E4E1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433070" y="475614"/>
                              <a:ext cx="43180" cy="3425824"/>
                            </a:xfrm>
                            <a:prstGeom prst="rect">
                              <a:avLst/>
                            </a:prstGeom>
                            <a:solidFill>
                              <a:srgbClr val="E5E1C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475615" y="475614"/>
                              <a:ext cx="10160" cy="3425824"/>
                            </a:xfrm>
                            <a:custGeom>
                              <a:rect b="b" l="l" r="r" t="t"/>
                              <a:pathLst>
                                <a:path extrusionOk="0" h="3425824" w="10160">
                                  <a:moveTo>
                                    <a:pt x="9525" y="0"/>
                                  </a:moveTo>
                                  <a:lnTo>
                                    <a:pt x="5080" y="0"/>
                                  </a:lnTo>
                                  <a:lnTo>
                                    <a:pt x="4445" y="0"/>
                                  </a:lnTo>
                                  <a:lnTo>
                                    <a:pt x="0" y="0"/>
                                  </a:lnTo>
                                  <a:lnTo>
                                    <a:pt x="0" y="3425824"/>
                                  </a:lnTo>
                                  <a:lnTo>
                                    <a:pt x="4445" y="3425824"/>
                                  </a:lnTo>
                                  <a:lnTo>
                                    <a:pt x="5080" y="3425824"/>
                                  </a:lnTo>
                                  <a:lnTo>
                                    <a:pt x="9525" y="3425824"/>
                                  </a:lnTo>
                                  <a:lnTo>
                                    <a:pt x="9525" y="0"/>
                                  </a:lnTo>
                                  <a:close/>
                                </a:path>
                              </a:pathLst>
                            </a:custGeom>
                            <a:solidFill>
                              <a:srgbClr val="E5E2CE"/>
                            </a:solidFill>
                            <a:ln>
                              <a:noFill/>
                            </a:ln>
                          </wps:spPr>
                          <wps:bodyPr anchorCtr="0" anchor="ctr" bIns="91425" lIns="91425" spcFirstLastPara="1" rIns="91425" wrap="square" tIns="91425">
                            <a:noAutofit/>
                          </wps:bodyPr>
                        </wps:wsp>
                        <wps:wsp>
                          <wps:cNvSpPr/>
                          <wps:cNvPr id="137" name="Shape 137"/>
                          <wps:spPr>
                            <a:xfrm>
                              <a:off x="485139" y="475614"/>
                              <a:ext cx="24765" cy="3425824"/>
                            </a:xfrm>
                            <a:custGeom>
                              <a:rect b="b" l="l" r="r" t="t"/>
                              <a:pathLst>
                                <a:path extrusionOk="0" h="3425824" w="24765">
                                  <a:moveTo>
                                    <a:pt x="24130" y="0"/>
                                  </a:moveTo>
                                  <a:lnTo>
                                    <a:pt x="5715" y="0"/>
                                  </a:lnTo>
                                  <a:lnTo>
                                    <a:pt x="5080" y="0"/>
                                  </a:lnTo>
                                  <a:lnTo>
                                    <a:pt x="0" y="0"/>
                                  </a:lnTo>
                                  <a:lnTo>
                                    <a:pt x="0" y="3425824"/>
                                  </a:lnTo>
                                  <a:lnTo>
                                    <a:pt x="5080" y="3425824"/>
                                  </a:lnTo>
                                  <a:lnTo>
                                    <a:pt x="5715" y="3425824"/>
                                  </a:lnTo>
                                  <a:lnTo>
                                    <a:pt x="24130" y="3425824"/>
                                  </a:lnTo>
                                  <a:lnTo>
                                    <a:pt x="24130" y="0"/>
                                  </a:lnTo>
                                  <a:close/>
                                </a:path>
                              </a:pathLst>
                            </a:custGeom>
                            <a:solidFill>
                              <a:srgbClr val="E6E2CE"/>
                            </a:solidFill>
                            <a:ln>
                              <a:noFill/>
                            </a:ln>
                          </wps:spPr>
                          <wps:bodyPr anchorCtr="0" anchor="ctr" bIns="91425" lIns="91425" spcFirstLastPara="1" rIns="91425" wrap="square" tIns="91425">
                            <a:noAutofit/>
                          </wps:bodyPr>
                        </wps:wsp>
                        <wps:wsp>
                          <wps:cNvSpPr/>
                          <wps:cNvPr id="138" name="Shape 138"/>
                          <wps:spPr>
                            <a:xfrm>
                              <a:off x="508634" y="475614"/>
                              <a:ext cx="10160" cy="3425824"/>
                            </a:xfrm>
                            <a:prstGeom prst="rect">
                              <a:avLst/>
                            </a:prstGeom>
                            <a:solidFill>
                              <a:srgbClr val="E6E3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518160" y="475614"/>
                              <a:ext cx="29210" cy="3425824"/>
                            </a:xfrm>
                            <a:custGeom>
                              <a:rect b="b" l="l" r="r" t="t"/>
                              <a:pathLst>
                                <a:path extrusionOk="0" h="3425824" w="29210">
                                  <a:moveTo>
                                    <a:pt x="29210" y="0"/>
                                  </a:moveTo>
                                  <a:lnTo>
                                    <a:pt x="10160" y="0"/>
                                  </a:lnTo>
                                  <a:lnTo>
                                    <a:pt x="9525" y="0"/>
                                  </a:lnTo>
                                  <a:lnTo>
                                    <a:pt x="0" y="0"/>
                                  </a:lnTo>
                                  <a:lnTo>
                                    <a:pt x="0" y="3425824"/>
                                  </a:lnTo>
                                  <a:lnTo>
                                    <a:pt x="9525" y="3425824"/>
                                  </a:lnTo>
                                  <a:lnTo>
                                    <a:pt x="10160" y="3425824"/>
                                  </a:lnTo>
                                  <a:lnTo>
                                    <a:pt x="29210" y="3425824"/>
                                  </a:lnTo>
                                  <a:lnTo>
                                    <a:pt x="29210" y="0"/>
                                  </a:lnTo>
                                  <a:close/>
                                </a:path>
                              </a:pathLst>
                            </a:custGeom>
                            <a:solidFill>
                              <a:srgbClr val="E7E3D0"/>
                            </a:solidFill>
                            <a:ln>
                              <a:noFill/>
                            </a:ln>
                          </wps:spPr>
                          <wps:bodyPr anchorCtr="0" anchor="ctr" bIns="91425" lIns="91425" spcFirstLastPara="1" rIns="91425" wrap="square" tIns="91425">
                            <a:noAutofit/>
                          </wps:bodyPr>
                        </wps:wsp>
                        <wps:wsp>
                          <wps:cNvSpPr/>
                          <wps:cNvPr id="140" name="Shape 140"/>
                          <wps:spPr>
                            <a:xfrm>
                              <a:off x="546100" y="475614"/>
                              <a:ext cx="66675" cy="3425824"/>
                            </a:xfrm>
                            <a:prstGeom prst="rect">
                              <a:avLst/>
                            </a:prstGeom>
                            <a:solidFill>
                              <a:srgbClr val="E7E3D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12140" y="475614"/>
                              <a:ext cx="19685" cy="3425824"/>
                            </a:xfrm>
                            <a:custGeom>
                              <a:rect b="b" l="l" r="r" t="t"/>
                              <a:pathLst>
                                <a:path extrusionOk="0" h="3425824" w="19685">
                                  <a:moveTo>
                                    <a:pt x="19050" y="0"/>
                                  </a:moveTo>
                                  <a:lnTo>
                                    <a:pt x="9525" y="0"/>
                                  </a:lnTo>
                                  <a:lnTo>
                                    <a:pt x="9525" y="0"/>
                                  </a:lnTo>
                                  <a:lnTo>
                                    <a:pt x="0" y="0"/>
                                  </a:lnTo>
                                  <a:lnTo>
                                    <a:pt x="0" y="3425824"/>
                                  </a:lnTo>
                                  <a:lnTo>
                                    <a:pt x="9525" y="3425824"/>
                                  </a:lnTo>
                                  <a:lnTo>
                                    <a:pt x="9525" y="3425824"/>
                                  </a:lnTo>
                                  <a:lnTo>
                                    <a:pt x="19050" y="3425824"/>
                                  </a:lnTo>
                                  <a:lnTo>
                                    <a:pt x="19050" y="0"/>
                                  </a:lnTo>
                                  <a:close/>
                                </a:path>
                              </a:pathLst>
                            </a:custGeom>
                            <a:solidFill>
                              <a:srgbClr val="E8E4D2"/>
                            </a:solidFill>
                            <a:ln>
                              <a:noFill/>
                            </a:ln>
                          </wps:spPr>
                          <wps:bodyPr anchorCtr="0" anchor="ctr" bIns="91425" lIns="91425" spcFirstLastPara="1" rIns="91425" wrap="square" tIns="91425">
                            <a:noAutofit/>
                          </wps:bodyPr>
                        </wps:wsp>
                        <wps:wsp>
                          <wps:cNvSpPr/>
                          <wps:cNvPr id="142" name="Shape 142"/>
                          <wps:spPr>
                            <a:xfrm>
                              <a:off x="631190" y="475614"/>
                              <a:ext cx="19685" cy="3425824"/>
                            </a:xfrm>
                            <a:custGeom>
                              <a:rect b="b" l="l" r="r" t="t"/>
                              <a:pathLst>
                                <a:path extrusionOk="0" h="3425824" w="19685">
                                  <a:moveTo>
                                    <a:pt x="19685" y="0"/>
                                  </a:moveTo>
                                  <a:lnTo>
                                    <a:pt x="10160" y="0"/>
                                  </a:lnTo>
                                  <a:lnTo>
                                    <a:pt x="9525" y="0"/>
                                  </a:lnTo>
                                  <a:lnTo>
                                    <a:pt x="0" y="0"/>
                                  </a:lnTo>
                                  <a:lnTo>
                                    <a:pt x="0" y="3425824"/>
                                  </a:lnTo>
                                  <a:lnTo>
                                    <a:pt x="9525" y="3425824"/>
                                  </a:lnTo>
                                  <a:lnTo>
                                    <a:pt x="10160" y="3425824"/>
                                  </a:lnTo>
                                  <a:lnTo>
                                    <a:pt x="19685" y="3425824"/>
                                  </a:lnTo>
                                  <a:lnTo>
                                    <a:pt x="19685" y="0"/>
                                  </a:lnTo>
                                  <a:close/>
                                </a:path>
                              </a:pathLst>
                            </a:custGeom>
                            <a:solidFill>
                              <a:srgbClr val="E8E4D3"/>
                            </a:solidFill>
                            <a:ln>
                              <a:noFill/>
                            </a:ln>
                          </wps:spPr>
                          <wps:bodyPr anchorCtr="0" anchor="ctr" bIns="91425" lIns="91425" spcFirstLastPara="1" rIns="91425" wrap="square" tIns="91425">
                            <a:noAutofit/>
                          </wps:bodyPr>
                        </wps:wsp>
                        <wps:wsp>
                          <wps:cNvSpPr/>
                          <wps:cNvPr id="143" name="Shape 143"/>
                          <wps:spPr>
                            <a:xfrm>
                              <a:off x="650240" y="475614"/>
                              <a:ext cx="48260" cy="3425824"/>
                            </a:xfrm>
                            <a:prstGeom prst="rect">
                              <a:avLst/>
                            </a:prstGeom>
                            <a:solidFill>
                              <a:srgbClr val="E8E4D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97230" y="475614"/>
                              <a:ext cx="5080" cy="3425824"/>
                            </a:xfrm>
                            <a:prstGeom prst="rect">
                              <a:avLst/>
                            </a:prstGeom>
                            <a:solidFill>
                              <a:srgbClr val="E9E5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701675" y="475614"/>
                              <a:ext cx="10160" cy="3425824"/>
                            </a:xfrm>
                            <a:custGeom>
                              <a:rect b="b" l="l" r="r" t="t"/>
                              <a:pathLst>
                                <a:path extrusionOk="0" h="3425824" w="10160">
                                  <a:moveTo>
                                    <a:pt x="10160" y="0"/>
                                  </a:moveTo>
                                  <a:lnTo>
                                    <a:pt x="5080" y="0"/>
                                  </a:lnTo>
                                  <a:lnTo>
                                    <a:pt x="4445" y="0"/>
                                  </a:lnTo>
                                  <a:lnTo>
                                    <a:pt x="0" y="0"/>
                                  </a:lnTo>
                                  <a:lnTo>
                                    <a:pt x="0" y="3425824"/>
                                  </a:lnTo>
                                  <a:lnTo>
                                    <a:pt x="4445" y="3425824"/>
                                  </a:lnTo>
                                  <a:lnTo>
                                    <a:pt x="5080" y="3425824"/>
                                  </a:lnTo>
                                  <a:lnTo>
                                    <a:pt x="10160" y="3425824"/>
                                  </a:lnTo>
                                  <a:lnTo>
                                    <a:pt x="10160" y="0"/>
                                  </a:lnTo>
                                  <a:close/>
                                </a:path>
                              </a:pathLst>
                            </a:custGeom>
                            <a:solidFill>
                              <a:srgbClr val="E9E5D6"/>
                            </a:solidFill>
                            <a:ln>
                              <a:noFill/>
                            </a:ln>
                          </wps:spPr>
                          <wps:bodyPr anchorCtr="0" anchor="ctr" bIns="91425" lIns="91425" spcFirstLastPara="1" rIns="91425" wrap="square" tIns="91425">
                            <a:noAutofit/>
                          </wps:bodyPr>
                        </wps:wsp>
                        <wps:wsp>
                          <wps:cNvSpPr/>
                          <wps:cNvPr id="146" name="Shape 146"/>
                          <wps:spPr>
                            <a:xfrm>
                              <a:off x="711199" y="475614"/>
                              <a:ext cx="24130" cy="3425824"/>
                            </a:xfrm>
                            <a:custGeom>
                              <a:rect b="b" l="l" r="r" t="t"/>
                              <a:pathLst>
                                <a:path extrusionOk="0" h="3425824" w="24130">
                                  <a:moveTo>
                                    <a:pt x="23495" y="0"/>
                                  </a:moveTo>
                                  <a:lnTo>
                                    <a:pt x="5080" y="0"/>
                                  </a:lnTo>
                                  <a:lnTo>
                                    <a:pt x="4445" y="0"/>
                                  </a:lnTo>
                                  <a:lnTo>
                                    <a:pt x="0" y="0"/>
                                  </a:lnTo>
                                  <a:lnTo>
                                    <a:pt x="0" y="3425824"/>
                                  </a:lnTo>
                                  <a:lnTo>
                                    <a:pt x="4445" y="3425824"/>
                                  </a:lnTo>
                                  <a:lnTo>
                                    <a:pt x="5080" y="3425824"/>
                                  </a:lnTo>
                                  <a:lnTo>
                                    <a:pt x="23495" y="3425824"/>
                                  </a:lnTo>
                                  <a:lnTo>
                                    <a:pt x="23495" y="0"/>
                                  </a:lnTo>
                                  <a:close/>
                                </a:path>
                              </a:pathLst>
                            </a:custGeom>
                            <a:solidFill>
                              <a:srgbClr val="EAE6D7"/>
                            </a:solidFill>
                            <a:ln>
                              <a:noFill/>
                            </a:ln>
                          </wps:spPr>
                          <wps:bodyPr anchorCtr="0" anchor="ctr" bIns="91425" lIns="91425" spcFirstLastPara="1" rIns="91425" wrap="square" tIns="91425">
                            <a:noAutofit/>
                          </wps:bodyPr>
                        </wps:wsp>
                        <wps:wsp>
                          <wps:cNvSpPr/>
                          <wps:cNvPr id="147" name="Shape 147"/>
                          <wps:spPr>
                            <a:xfrm>
                              <a:off x="734695" y="475614"/>
                              <a:ext cx="66675" cy="3425824"/>
                            </a:xfrm>
                            <a:prstGeom prst="rect">
                              <a:avLst/>
                            </a:prstGeom>
                            <a:solidFill>
                              <a:srgbClr val="EBE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800735" y="475614"/>
                              <a:ext cx="19685" cy="3425824"/>
                            </a:xfrm>
                            <a:custGeom>
                              <a:rect b="b" l="l" r="r" t="t"/>
                              <a:pathLst>
                                <a:path extrusionOk="0" h="3425824" w="19685">
                                  <a:moveTo>
                                    <a:pt x="19685" y="0"/>
                                  </a:moveTo>
                                  <a:lnTo>
                                    <a:pt x="10160" y="0"/>
                                  </a:lnTo>
                                  <a:lnTo>
                                    <a:pt x="10160" y="0"/>
                                  </a:lnTo>
                                  <a:lnTo>
                                    <a:pt x="0" y="0"/>
                                  </a:lnTo>
                                  <a:lnTo>
                                    <a:pt x="0" y="3425824"/>
                                  </a:lnTo>
                                  <a:lnTo>
                                    <a:pt x="10160" y="3425824"/>
                                  </a:lnTo>
                                  <a:lnTo>
                                    <a:pt x="10160" y="3425824"/>
                                  </a:lnTo>
                                  <a:lnTo>
                                    <a:pt x="19685" y="3425824"/>
                                  </a:lnTo>
                                  <a:lnTo>
                                    <a:pt x="19685" y="0"/>
                                  </a:lnTo>
                                  <a:close/>
                                </a:path>
                              </a:pathLst>
                            </a:custGeom>
                            <a:solidFill>
                              <a:srgbClr val="EBE8D8"/>
                            </a:solidFill>
                            <a:ln>
                              <a:noFill/>
                            </a:ln>
                          </wps:spPr>
                          <wps:bodyPr anchorCtr="0" anchor="ctr" bIns="91425" lIns="91425" spcFirstLastPara="1" rIns="91425" wrap="square" tIns="91425">
                            <a:noAutofit/>
                          </wps:bodyPr>
                        </wps:wsp>
                        <wps:wsp>
                          <wps:cNvSpPr/>
                          <wps:cNvPr id="149" name="Shape 149"/>
                          <wps:spPr>
                            <a:xfrm>
                              <a:off x="819785" y="475614"/>
                              <a:ext cx="38735" cy="3425824"/>
                            </a:xfrm>
                            <a:prstGeom prst="rect">
                              <a:avLst/>
                            </a:prstGeom>
                            <a:solidFill>
                              <a:srgbClr val="EBE8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857885" y="475614"/>
                              <a:ext cx="19050" cy="3425824"/>
                            </a:xfrm>
                            <a:custGeom>
                              <a:rect b="b" l="l" r="r" t="t"/>
                              <a:pathLst>
                                <a:path extrusionOk="0" h="3425824" w="19050">
                                  <a:moveTo>
                                    <a:pt x="19050" y="0"/>
                                  </a:moveTo>
                                  <a:lnTo>
                                    <a:pt x="9525" y="0"/>
                                  </a:lnTo>
                                  <a:lnTo>
                                    <a:pt x="9525" y="0"/>
                                  </a:lnTo>
                                  <a:lnTo>
                                    <a:pt x="0" y="0"/>
                                  </a:lnTo>
                                  <a:lnTo>
                                    <a:pt x="0" y="3425824"/>
                                  </a:lnTo>
                                  <a:lnTo>
                                    <a:pt x="9525" y="3425824"/>
                                  </a:lnTo>
                                  <a:lnTo>
                                    <a:pt x="9525" y="3425824"/>
                                  </a:lnTo>
                                  <a:lnTo>
                                    <a:pt x="19050" y="3425824"/>
                                  </a:lnTo>
                                  <a:lnTo>
                                    <a:pt x="19050" y="0"/>
                                  </a:lnTo>
                                  <a:close/>
                                </a:path>
                              </a:pathLst>
                            </a:custGeom>
                            <a:solidFill>
                              <a:srgbClr val="EBE8DA"/>
                            </a:solidFill>
                            <a:ln>
                              <a:noFill/>
                            </a:ln>
                          </wps:spPr>
                          <wps:bodyPr anchorCtr="0" anchor="ctr" bIns="91425" lIns="91425" spcFirstLastPara="1" rIns="91425" wrap="square" tIns="91425">
                            <a:noAutofit/>
                          </wps:bodyPr>
                        </wps:wsp>
                        <wps:wsp>
                          <wps:cNvSpPr/>
                          <wps:cNvPr id="151" name="Shape 151"/>
                          <wps:spPr>
                            <a:xfrm>
                              <a:off x="876299" y="475614"/>
                              <a:ext cx="19685" cy="3425824"/>
                            </a:xfrm>
                            <a:custGeom>
                              <a:rect b="b" l="l" r="r" t="t"/>
                              <a:pathLst>
                                <a:path extrusionOk="0" h="3425824" w="19685">
                                  <a:moveTo>
                                    <a:pt x="19685" y="0"/>
                                  </a:moveTo>
                                  <a:lnTo>
                                    <a:pt x="10160" y="0"/>
                                  </a:lnTo>
                                  <a:lnTo>
                                    <a:pt x="10160" y="0"/>
                                  </a:lnTo>
                                  <a:lnTo>
                                    <a:pt x="0" y="0"/>
                                  </a:lnTo>
                                  <a:lnTo>
                                    <a:pt x="0" y="3425824"/>
                                  </a:lnTo>
                                  <a:lnTo>
                                    <a:pt x="10160" y="3425824"/>
                                  </a:lnTo>
                                  <a:lnTo>
                                    <a:pt x="10160" y="3425824"/>
                                  </a:lnTo>
                                  <a:lnTo>
                                    <a:pt x="19685" y="3425824"/>
                                  </a:lnTo>
                                  <a:lnTo>
                                    <a:pt x="19685" y="0"/>
                                  </a:lnTo>
                                  <a:close/>
                                </a:path>
                              </a:pathLst>
                            </a:custGeom>
                            <a:solidFill>
                              <a:srgbClr val="EBE9DB"/>
                            </a:solidFill>
                            <a:ln>
                              <a:noFill/>
                            </a:ln>
                          </wps:spPr>
                          <wps:bodyPr anchorCtr="0" anchor="ctr" bIns="91425" lIns="91425" spcFirstLastPara="1" rIns="91425" wrap="square" tIns="91425">
                            <a:noAutofit/>
                          </wps:bodyPr>
                        </wps:wsp>
                        <wps:wsp>
                          <wps:cNvSpPr/>
                          <wps:cNvPr id="152" name="Shape 152"/>
                          <wps:spPr>
                            <a:xfrm>
                              <a:off x="895350" y="475614"/>
                              <a:ext cx="57150" cy="3425824"/>
                            </a:xfrm>
                            <a:prstGeom prst="rect">
                              <a:avLst/>
                            </a:prstGeom>
                            <a:solidFill>
                              <a:srgbClr val="ECE9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951865" y="475614"/>
                              <a:ext cx="5715" cy="3425824"/>
                            </a:xfrm>
                            <a:prstGeom prst="rect">
                              <a:avLst/>
                            </a:prstGeom>
                            <a:solidFill>
                              <a:srgbClr val="ECE9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956310" y="475614"/>
                              <a:ext cx="10160" cy="3425824"/>
                            </a:xfrm>
                            <a:custGeom>
                              <a:rect b="b" l="l" r="r" t="t"/>
                              <a:pathLst>
                                <a:path extrusionOk="0" h="3425824" w="10160">
                                  <a:moveTo>
                                    <a:pt x="9525" y="0"/>
                                  </a:moveTo>
                                  <a:lnTo>
                                    <a:pt x="4445" y="0"/>
                                  </a:lnTo>
                                  <a:lnTo>
                                    <a:pt x="4445" y="0"/>
                                  </a:lnTo>
                                  <a:lnTo>
                                    <a:pt x="0" y="0"/>
                                  </a:lnTo>
                                  <a:lnTo>
                                    <a:pt x="0" y="3425824"/>
                                  </a:lnTo>
                                  <a:lnTo>
                                    <a:pt x="4445" y="3425824"/>
                                  </a:lnTo>
                                  <a:lnTo>
                                    <a:pt x="4445" y="3425824"/>
                                  </a:lnTo>
                                  <a:lnTo>
                                    <a:pt x="9525" y="3425824"/>
                                  </a:lnTo>
                                  <a:lnTo>
                                    <a:pt x="9525" y="0"/>
                                  </a:lnTo>
                                  <a:close/>
                                </a:path>
                              </a:pathLst>
                            </a:custGeom>
                            <a:solidFill>
                              <a:srgbClr val="EDEADD"/>
                            </a:solidFill>
                            <a:ln>
                              <a:noFill/>
                            </a:ln>
                          </wps:spPr>
                          <wps:bodyPr anchorCtr="0" anchor="ctr" bIns="91425" lIns="91425" spcFirstLastPara="1" rIns="91425" wrap="square" tIns="91425">
                            <a:noAutofit/>
                          </wps:bodyPr>
                        </wps:wsp>
                        <wps:wsp>
                          <wps:cNvSpPr/>
                          <wps:cNvPr id="155" name="Shape 155"/>
                          <wps:spPr>
                            <a:xfrm>
                              <a:off x="965835" y="475614"/>
                              <a:ext cx="14605" cy="3425824"/>
                            </a:xfrm>
                            <a:custGeom>
                              <a:rect b="b" l="l" r="r" t="t"/>
                              <a:pathLst>
                                <a:path extrusionOk="0" h="3425824" w="14605">
                                  <a:moveTo>
                                    <a:pt x="14605" y="0"/>
                                  </a:moveTo>
                                  <a:lnTo>
                                    <a:pt x="5715" y="0"/>
                                  </a:lnTo>
                                  <a:lnTo>
                                    <a:pt x="5080" y="0"/>
                                  </a:lnTo>
                                  <a:lnTo>
                                    <a:pt x="0" y="0"/>
                                  </a:lnTo>
                                  <a:lnTo>
                                    <a:pt x="0" y="3425824"/>
                                  </a:lnTo>
                                  <a:lnTo>
                                    <a:pt x="5080" y="3425824"/>
                                  </a:lnTo>
                                  <a:lnTo>
                                    <a:pt x="5715" y="3425824"/>
                                  </a:lnTo>
                                  <a:lnTo>
                                    <a:pt x="14605" y="3425824"/>
                                  </a:lnTo>
                                  <a:lnTo>
                                    <a:pt x="14605" y="0"/>
                                  </a:lnTo>
                                  <a:close/>
                                </a:path>
                              </a:pathLst>
                            </a:custGeom>
                            <a:solidFill>
                              <a:srgbClr val="EDEADE"/>
                            </a:solidFill>
                            <a:ln>
                              <a:noFill/>
                            </a:ln>
                          </wps:spPr>
                          <wps:bodyPr anchorCtr="0" anchor="ctr" bIns="91425" lIns="91425" spcFirstLastPara="1" rIns="91425" wrap="square" tIns="91425">
                            <a:noAutofit/>
                          </wps:bodyPr>
                        </wps:wsp>
                        <wps:wsp>
                          <wps:cNvSpPr/>
                          <wps:cNvPr id="156" name="Shape 156"/>
                          <wps:spPr>
                            <a:xfrm>
                              <a:off x="979804" y="475614"/>
                              <a:ext cx="10160" cy="3425824"/>
                            </a:xfrm>
                            <a:prstGeom prst="rect">
                              <a:avLst/>
                            </a:prstGeom>
                            <a:solidFill>
                              <a:srgbClr val="EDEB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989330" y="475614"/>
                              <a:ext cx="19685" cy="3425824"/>
                            </a:xfrm>
                            <a:custGeom>
                              <a:rect b="b" l="l" r="r" t="t"/>
                              <a:pathLst>
                                <a:path extrusionOk="0" h="3425824" w="19685">
                                  <a:moveTo>
                                    <a:pt x="19685" y="0"/>
                                  </a:moveTo>
                                  <a:lnTo>
                                    <a:pt x="10160" y="0"/>
                                  </a:lnTo>
                                  <a:lnTo>
                                    <a:pt x="10160" y="0"/>
                                  </a:lnTo>
                                  <a:lnTo>
                                    <a:pt x="0" y="0"/>
                                  </a:lnTo>
                                  <a:lnTo>
                                    <a:pt x="0" y="3425824"/>
                                  </a:lnTo>
                                  <a:lnTo>
                                    <a:pt x="10160" y="3425824"/>
                                  </a:lnTo>
                                  <a:lnTo>
                                    <a:pt x="10160" y="3425824"/>
                                  </a:lnTo>
                                  <a:lnTo>
                                    <a:pt x="19685" y="3425824"/>
                                  </a:lnTo>
                                  <a:lnTo>
                                    <a:pt x="19685" y="0"/>
                                  </a:lnTo>
                                  <a:close/>
                                </a:path>
                              </a:pathLst>
                            </a:custGeom>
                            <a:solidFill>
                              <a:srgbClr val="EEECDF"/>
                            </a:solidFill>
                            <a:ln>
                              <a:noFill/>
                            </a:ln>
                          </wps:spPr>
                          <wps:bodyPr anchorCtr="0" anchor="ctr" bIns="91425" lIns="91425" spcFirstLastPara="1" rIns="91425" wrap="square" tIns="91425">
                            <a:noAutofit/>
                          </wps:bodyPr>
                        </wps:wsp>
                        <wps:wsp>
                          <wps:cNvSpPr/>
                          <wps:cNvPr id="158" name="Shape 158"/>
                          <wps:spPr>
                            <a:xfrm>
                              <a:off x="1008380" y="475614"/>
                              <a:ext cx="48260" cy="3425824"/>
                            </a:xfrm>
                            <a:prstGeom prst="rect">
                              <a:avLst/>
                            </a:prstGeom>
                            <a:solidFill>
                              <a:srgbClr val="EEEC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1055370" y="475614"/>
                              <a:ext cx="10160" cy="3425824"/>
                            </a:xfrm>
                            <a:prstGeom prst="rect">
                              <a:avLst/>
                            </a:prstGeom>
                            <a:solidFill>
                              <a:srgbClr val="EEECE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064895" y="475614"/>
                              <a:ext cx="47625" cy="3425824"/>
                            </a:xfrm>
                            <a:prstGeom prst="rect">
                              <a:avLst/>
                            </a:prstGeom>
                            <a:solidFill>
                              <a:srgbClr val="EFEC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111885" y="475614"/>
                              <a:ext cx="10160" cy="3425824"/>
                            </a:xfrm>
                            <a:prstGeom prst="rect">
                              <a:avLst/>
                            </a:prstGeom>
                            <a:solidFill>
                              <a:srgbClr val="EFED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121410" y="475614"/>
                              <a:ext cx="33655" cy="3425824"/>
                            </a:xfrm>
                            <a:prstGeom prst="rect">
                              <a:avLst/>
                            </a:prstGeom>
                            <a:solidFill>
                              <a:srgbClr val="EFED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154430" y="475614"/>
                              <a:ext cx="10160" cy="3425824"/>
                            </a:xfrm>
                            <a:custGeom>
                              <a:rect b="b" l="l" r="r" t="t"/>
                              <a:pathLst>
                                <a:path extrusionOk="0" h="3425824" w="10160">
                                  <a:moveTo>
                                    <a:pt x="10160" y="0"/>
                                  </a:moveTo>
                                  <a:lnTo>
                                    <a:pt x="5715" y="0"/>
                                  </a:lnTo>
                                  <a:lnTo>
                                    <a:pt x="5080" y="0"/>
                                  </a:lnTo>
                                  <a:lnTo>
                                    <a:pt x="0" y="0"/>
                                  </a:lnTo>
                                  <a:lnTo>
                                    <a:pt x="0" y="3425824"/>
                                  </a:lnTo>
                                  <a:lnTo>
                                    <a:pt x="5080" y="3425824"/>
                                  </a:lnTo>
                                  <a:lnTo>
                                    <a:pt x="5715" y="3425824"/>
                                  </a:lnTo>
                                  <a:lnTo>
                                    <a:pt x="10160" y="3425824"/>
                                  </a:lnTo>
                                  <a:lnTo>
                                    <a:pt x="10160" y="0"/>
                                  </a:lnTo>
                                  <a:close/>
                                </a:path>
                              </a:pathLst>
                            </a:custGeom>
                            <a:solidFill>
                              <a:srgbClr val="F0EEE4"/>
                            </a:solidFill>
                            <a:ln>
                              <a:noFill/>
                            </a:ln>
                          </wps:spPr>
                          <wps:bodyPr anchorCtr="0" anchor="ctr" bIns="91425" lIns="91425" spcFirstLastPara="1" rIns="91425" wrap="square" tIns="91425">
                            <a:noAutofit/>
                          </wps:bodyPr>
                        </wps:wsp>
                        <wps:wsp>
                          <wps:cNvSpPr/>
                          <wps:cNvPr id="164" name="Shape 164"/>
                          <wps:spPr>
                            <a:xfrm>
                              <a:off x="1163320" y="475614"/>
                              <a:ext cx="19685" cy="3425824"/>
                            </a:xfrm>
                            <a:prstGeom prst="rect">
                              <a:avLst/>
                            </a:prstGeom>
                            <a:solidFill>
                              <a:srgbClr val="F1EF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1182370" y="475614"/>
                              <a:ext cx="24130" cy="3425824"/>
                            </a:xfrm>
                            <a:custGeom>
                              <a:rect b="b" l="l" r="r" t="t"/>
                              <a:pathLst>
                                <a:path extrusionOk="0" h="3425824" w="24130">
                                  <a:moveTo>
                                    <a:pt x="23495" y="0"/>
                                  </a:moveTo>
                                  <a:lnTo>
                                    <a:pt x="5080" y="0"/>
                                  </a:lnTo>
                                  <a:lnTo>
                                    <a:pt x="4445" y="0"/>
                                  </a:lnTo>
                                  <a:lnTo>
                                    <a:pt x="0" y="0"/>
                                  </a:lnTo>
                                  <a:lnTo>
                                    <a:pt x="0" y="3425824"/>
                                  </a:lnTo>
                                  <a:lnTo>
                                    <a:pt x="4445" y="3425824"/>
                                  </a:lnTo>
                                  <a:lnTo>
                                    <a:pt x="5080" y="3425824"/>
                                  </a:lnTo>
                                  <a:lnTo>
                                    <a:pt x="23495" y="3425824"/>
                                  </a:lnTo>
                                  <a:lnTo>
                                    <a:pt x="23495" y="0"/>
                                  </a:lnTo>
                                  <a:close/>
                                </a:path>
                              </a:pathLst>
                            </a:custGeom>
                            <a:solidFill>
                              <a:srgbClr val="F2F0E6"/>
                            </a:solidFill>
                            <a:ln>
                              <a:noFill/>
                            </a:ln>
                          </wps:spPr>
                          <wps:bodyPr anchorCtr="0" anchor="ctr" bIns="91425" lIns="91425" spcFirstLastPara="1" rIns="91425" wrap="square" tIns="91425">
                            <a:noAutofit/>
                          </wps:bodyPr>
                        </wps:wsp>
                        <wps:wsp>
                          <wps:cNvSpPr/>
                          <wps:cNvPr id="166" name="Shape 166"/>
                          <wps:spPr>
                            <a:xfrm>
                              <a:off x="10160" y="222884"/>
                              <a:ext cx="10160" cy="3678554"/>
                            </a:xfrm>
                            <a:prstGeom prst="rect">
                              <a:avLst/>
                            </a:prstGeom>
                            <a:solidFill>
                              <a:srgbClr val="CFC9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9685" y="223519"/>
                              <a:ext cx="23495" cy="3678554"/>
                            </a:xfrm>
                            <a:prstGeom prst="rect">
                              <a:avLst/>
                            </a:prstGeom>
                            <a:solidFill>
                              <a:srgbClr val="CFC9A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42545" y="223519"/>
                              <a:ext cx="14605" cy="3678554"/>
                            </a:xfrm>
                            <a:custGeom>
                              <a:rect b="b" l="l" r="r" t="t"/>
                              <a:pathLst>
                                <a:path extrusionOk="0" h="3678554" w="14605">
                                  <a:moveTo>
                                    <a:pt x="13970" y="0"/>
                                  </a:moveTo>
                                  <a:lnTo>
                                    <a:pt x="4445" y="0"/>
                                  </a:lnTo>
                                  <a:lnTo>
                                    <a:pt x="4445" y="0"/>
                                  </a:lnTo>
                                  <a:lnTo>
                                    <a:pt x="0" y="0"/>
                                  </a:lnTo>
                                  <a:lnTo>
                                    <a:pt x="0" y="3677919"/>
                                  </a:lnTo>
                                  <a:lnTo>
                                    <a:pt x="4445" y="3677919"/>
                                  </a:lnTo>
                                  <a:lnTo>
                                    <a:pt x="4445" y="3677919"/>
                                  </a:lnTo>
                                  <a:lnTo>
                                    <a:pt x="13970" y="3677919"/>
                                  </a:lnTo>
                                  <a:lnTo>
                                    <a:pt x="13970" y="0"/>
                                  </a:lnTo>
                                  <a:close/>
                                </a:path>
                              </a:pathLst>
                            </a:custGeom>
                            <a:solidFill>
                              <a:srgbClr val="D0CAA8"/>
                            </a:solidFill>
                            <a:ln>
                              <a:noFill/>
                            </a:ln>
                          </wps:spPr>
                          <wps:bodyPr anchorCtr="0" anchor="ctr" bIns="91425" lIns="91425" spcFirstLastPara="1" rIns="91425" wrap="square" tIns="91425">
                            <a:noAutofit/>
                          </wps:bodyPr>
                        </wps:wsp>
                        <wps:wsp>
                          <wps:cNvSpPr/>
                          <wps:cNvPr id="169" name="Shape 169"/>
                          <wps:spPr>
                            <a:xfrm>
                              <a:off x="56515" y="223519"/>
                              <a:ext cx="19050" cy="3678554"/>
                            </a:xfrm>
                            <a:custGeom>
                              <a:rect b="b" l="l" r="r" t="t"/>
                              <a:pathLst>
                                <a:path extrusionOk="0" h="3678554" w="19050">
                                  <a:moveTo>
                                    <a:pt x="19050" y="0"/>
                                  </a:moveTo>
                                  <a:lnTo>
                                    <a:pt x="9525" y="0"/>
                                  </a:lnTo>
                                  <a:lnTo>
                                    <a:pt x="9525" y="0"/>
                                  </a:lnTo>
                                  <a:lnTo>
                                    <a:pt x="0" y="0"/>
                                  </a:lnTo>
                                  <a:lnTo>
                                    <a:pt x="0" y="3677919"/>
                                  </a:lnTo>
                                  <a:lnTo>
                                    <a:pt x="9525" y="3677919"/>
                                  </a:lnTo>
                                  <a:lnTo>
                                    <a:pt x="9525" y="3677919"/>
                                  </a:lnTo>
                                  <a:lnTo>
                                    <a:pt x="19050" y="3677919"/>
                                  </a:lnTo>
                                  <a:lnTo>
                                    <a:pt x="19050" y="0"/>
                                  </a:lnTo>
                                  <a:close/>
                                </a:path>
                              </a:pathLst>
                            </a:custGeom>
                            <a:solidFill>
                              <a:srgbClr val="D1CAA8"/>
                            </a:solidFill>
                            <a:ln>
                              <a:noFill/>
                            </a:ln>
                          </wps:spPr>
                          <wps:bodyPr anchorCtr="0" anchor="ctr" bIns="91425" lIns="91425" spcFirstLastPara="1" rIns="91425" wrap="square" tIns="91425">
                            <a:noAutofit/>
                          </wps:bodyPr>
                        </wps:wsp>
                        <wps:wsp>
                          <wps:cNvSpPr/>
                          <wps:cNvPr id="170" name="Shape 170"/>
                          <wps:spPr>
                            <a:xfrm>
                              <a:off x="74930" y="223519"/>
                              <a:ext cx="27940" cy="3678554"/>
                            </a:xfrm>
                            <a:custGeom>
                              <a:rect b="b" l="l" r="r" t="t"/>
                              <a:pathLst>
                                <a:path extrusionOk="0" h="3678554" w="27940">
                                  <a:moveTo>
                                    <a:pt x="27940" y="0"/>
                                  </a:moveTo>
                                  <a:lnTo>
                                    <a:pt x="9525" y="0"/>
                                  </a:lnTo>
                                  <a:lnTo>
                                    <a:pt x="8890" y="0"/>
                                  </a:lnTo>
                                  <a:lnTo>
                                    <a:pt x="0" y="0"/>
                                  </a:lnTo>
                                  <a:lnTo>
                                    <a:pt x="0" y="3677919"/>
                                  </a:lnTo>
                                  <a:lnTo>
                                    <a:pt x="8890" y="3677919"/>
                                  </a:lnTo>
                                  <a:lnTo>
                                    <a:pt x="9525" y="3677919"/>
                                  </a:lnTo>
                                  <a:lnTo>
                                    <a:pt x="27940" y="3677919"/>
                                  </a:lnTo>
                                  <a:lnTo>
                                    <a:pt x="27940" y="0"/>
                                  </a:lnTo>
                                  <a:close/>
                                </a:path>
                              </a:pathLst>
                            </a:custGeom>
                            <a:solidFill>
                              <a:srgbClr val="D1CCA9"/>
                            </a:solidFill>
                            <a:ln>
                              <a:noFill/>
                            </a:ln>
                          </wps:spPr>
                          <wps:bodyPr anchorCtr="0" anchor="ctr" bIns="91425" lIns="91425" spcFirstLastPara="1" rIns="91425" wrap="square" tIns="91425">
                            <a:noAutofit/>
                          </wps:bodyPr>
                        </wps:wsp>
                        <wps:wsp>
                          <wps:cNvSpPr/>
                          <wps:cNvPr id="171" name="Shape 171"/>
                          <wps:spPr>
                            <a:xfrm>
                              <a:off x="102235" y="223519"/>
                              <a:ext cx="83185" cy="3678554"/>
                            </a:xfrm>
                            <a:prstGeom prst="rect">
                              <a:avLst/>
                            </a:prstGeom>
                            <a:solidFill>
                              <a:srgbClr val="D2CCA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85420" y="223519"/>
                              <a:ext cx="46990" cy="3678554"/>
                            </a:xfrm>
                            <a:prstGeom prst="rect">
                              <a:avLst/>
                            </a:prstGeom>
                            <a:solidFill>
                              <a:srgbClr val="D3CDA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231140" y="222884"/>
                              <a:ext cx="9525" cy="3678554"/>
                            </a:xfrm>
                            <a:prstGeom prst="rect">
                              <a:avLst/>
                            </a:prstGeom>
                            <a:solidFill>
                              <a:srgbClr val="D3CDA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40030" y="223519"/>
                              <a:ext cx="37465" cy="3678554"/>
                            </a:xfrm>
                            <a:prstGeom prst="rect">
                              <a:avLst/>
                            </a:prstGeom>
                            <a:solidFill>
                              <a:srgbClr val="D3CDA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76860" y="223519"/>
                              <a:ext cx="19050" cy="3678554"/>
                            </a:xfrm>
                            <a:custGeom>
                              <a:rect b="b" l="l" r="r" t="t"/>
                              <a:pathLst>
                                <a:path extrusionOk="0" h="3678554" w="19050">
                                  <a:moveTo>
                                    <a:pt x="19050" y="0"/>
                                  </a:moveTo>
                                  <a:lnTo>
                                    <a:pt x="10160" y="0"/>
                                  </a:lnTo>
                                  <a:lnTo>
                                    <a:pt x="9525" y="0"/>
                                  </a:lnTo>
                                  <a:lnTo>
                                    <a:pt x="0" y="0"/>
                                  </a:lnTo>
                                  <a:lnTo>
                                    <a:pt x="0" y="3677919"/>
                                  </a:lnTo>
                                  <a:lnTo>
                                    <a:pt x="9525" y="3677919"/>
                                  </a:lnTo>
                                  <a:lnTo>
                                    <a:pt x="10160" y="3677919"/>
                                  </a:lnTo>
                                  <a:lnTo>
                                    <a:pt x="19050" y="3677919"/>
                                  </a:lnTo>
                                  <a:lnTo>
                                    <a:pt x="19050" y="0"/>
                                  </a:lnTo>
                                  <a:close/>
                                </a:path>
                              </a:pathLst>
                            </a:custGeom>
                            <a:solidFill>
                              <a:srgbClr val="D4CEAE"/>
                            </a:solidFill>
                            <a:ln>
                              <a:noFill/>
                            </a:ln>
                          </wps:spPr>
                          <wps:bodyPr anchorCtr="0" anchor="ctr" bIns="91425" lIns="91425" spcFirstLastPara="1" rIns="91425" wrap="square" tIns="91425">
                            <a:noAutofit/>
                          </wps:bodyPr>
                        </wps:wsp>
                        <wps:wsp>
                          <wps:cNvSpPr/>
                          <wps:cNvPr id="176" name="Shape 176"/>
                          <wps:spPr>
                            <a:xfrm>
                              <a:off x="295275" y="223519"/>
                              <a:ext cx="27940" cy="3678554"/>
                            </a:xfrm>
                            <a:custGeom>
                              <a:rect b="b" l="l" r="r" t="t"/>
                              <a:pathLst>
                                <a:path extrusionOk="0" h="3678554" w="27940">
                                  <a:moveTo>
                                    <a:pt x="27305" y="0"/>
                                  </a:moveTo>
                                  <a:lnTo>
                                    <a:pt x="9525" y="0"/>
                                  </a:lnTo>
                                  <a:lnTo>
                                    <a:pt x="8890" y="0"/>
                                  </a:lnTo>
                                  <a:lnTo>
                                    <a:pt x="0" y="0"/>
                                  </a:lnTo>
                                  <a:lnTo>
                                    <a:pt x="0" y="3677919"/>
                                  </a:lnTo>
                                  <a:lnTo>
                                    <a:pt x="8890" y="3677919"/>
                                  </a:lnTo>
                                  <a:lnTo>
                                    <a:pt x="9525" y="3677919"/>
                                  </a:lnTo>
                                  <a:lnTo>
                                    <a:pt x="27305" y="3677919"/>
                                  </a:lnTo>
                                  <a:lnTo>
                                    <a:pt x="27305" y="0"/>
                                  </a:lnTo>
                                  <a:close/>
                                </a:path>
                              </a:pathLst>
                            </a:custGeom>
                            <a:solidFill>
                              <a:srgbClr val="D4CEAF"/>
                            </a:solidFill>
                            <a:ln>
                              <a:noFill/>
                            </a:ln>
                          </wps:spPr>
                          <wps:bodyPr anchorCtr="0" anchor="ctr" bIns="91425" lIns="91425" spcFirstLastPara="1" rIns="91425" wrap="square" tIns="91425">
                            <a:noAutofit/>
                          </wps:bodyPr>
                        </wps:wsp>
                        <wps:wsp>
                          <wps:cNvSpPr/>
                          <wps:cNvPr id="177" name="Shape 177"/>
                          <wps:spPr>
                            <a:xfrm>
                              <a:off x="322580" y="223519"/>
                              <a:ext cx="55880" cy="3678554"/>
                            </a:xfrm>
                            <a:custGeom>
                              <a:rect b="b" l="l" r="r" t="t"/>
                              <a:pathLst>
                                <a:path extrusionOk="0" h="3678554" w="55880">
                                  <a:moveTo>
                                    <a:pt x="55880" y="0"/>
                                  </a:moveTo>
                                  <a:lnTo>
                                    <a:pt x="19050" y="0"/>
                                  </a:lnTo>
                                  <a:lnTo>
                                    <a:pt x="18415" y="0"/>
                                  </a:lnTo>
                                  <a:lnTo>
                                    <a:pt x="0" y="0"/>
                                  </a:lnTo>
                                  <a:lnTo>
                                    <a:pt x="0" y="3677919"/>
                                  </a:lnTo>
                                  <a:lnTo>
                                    <a:pt x="18415" y="3677919"/>
                                  </a:lnTo>
                                  <a:lnTo>
                                    <a:pt x="19050" y="3677919"/>
                                  </a:lnTo>
                                  <a:lnTo>
                                    <a:pt x="55880" y="3677919"/>
                                  </a:lnTo>
                                  <a:lnTo>
                                    <a:pt x="55880" y="0"/>
                                  </a:lnTo>
                                  <a:close/>
                                </a:path>
                              </a:pathLst>
                            </a:custGeom>
                            <a:solidFill>
                              <a:srgbClr val="D4CEB0"/>
                            </a:solidFill>
                            <a:ln>
                              <a:noFill/>
                            </a:ln>
                          </wps:spPr>
                          <wps:bodyPr anchorCtr="0" anchor="ctr" bIns="91425" lIns="91425" spcFirstLastPara="1" rIns="91425" wrap="square" tIns="91425">
                            <a:noAutofit/>
                          </wps:bodyPr>
                        </wps:wsp>
                        <wps:wsp>
                          <wps:cNvSpPr/>
                          <wps:cNvPr id="178" name="Shape 178"/>
                          <wps:spPr>
                            <a:xfrm>
                              <a:off x="377825" y="223519"/>
                              <a:ext cx="27940" cy="3678554"/>
                            </a:xfrm>
                            <a:custGeom>
                              <a:rect b="b" l="l" r="r" t="t"/>
                              <a:pathLst>
                                <a:path extrusionOk="0" h="3678554" w="27940">
                                  <a:moveTo>
                                    <a:pt x="27940" y="0"/>
                                  </a:moveTo>
                                  <a:lnTo>
                                    <a:pt x="18415" y="0"/>
                                  </a:lnTo>
                                  <a:lnTo>
                                    <a:pt x="17780" y="0"/>
                                  </a:lnTo>
                                  <a:lnTo>
                                    <a:pt x="0" y="0"/>
                                  </a:lnTo>
                                  <a:lnTo>
                                    <a:pt x="0" y="3677919"/>
                                  </a:lnTo>
                                  <a:lnTo>
                                    <a:pt x="17780" y="3677919"/>
                                  </a:lnTo>
                                  <a:lnTo>
                                    <a:pt x="18415" y="3677919"/>
                                  </a:lnTo>
                                  <a:lnTo>
                                    <a:pt x="27940" y="3677919"/>
                                  </a:lnTo>
                                  <a:lnTo>
                                    <a:pt x="27940" y="0"/>
                                  </a:lnTo>
                                  <a:close/>
                                </a:path>
                              </a:pathLst>
                            </a:custGeom>
                            <a:solidFill>
                              <a:srgbClr val="D5CFB0"/>
                            </a:solidFill>
                            <a:ln>
                              <a:noFill/>
                            </a:ln>
                          </wps:spPr>
                          <wps:bodyPr anchorCtr="0" anchor="ctr" bIns="91425" lIns="91425" spcFirstLastPara="1" rIns="91425" wrap="square" tIns="91425">
                            <a:noAutofit/>
                          </wps:bodyPr>
                        </wps:wsp>
                        <wps:wsp>
                          <wps:cNvSpPr/>
                          <wps:cNvPr id="179" name="Shape 179"/>
                          <wps:spPr>
                            <a:xfrm>
                              <a:off x="405765" y="223519"/>
                              <a:ext cx="28575" cy="3678554"/>
                            </a:xfrm>
                            <a:custGeom>
                              <a:rect b="b" l="l" r="r" t="t"/>
                              <a:pathLst>
                                <a:path extrusionOk="0" h="3678554" w="28575">
                                  <a:moveTo>
                                    <a:pt x="28575" y="0"/>
                                  </a:moveTo>
                                  <a:lnTo>
                                    <a:pt x="9525" y="0"/>
                                  </a:lnTo>
                                  <a:lnTo>
                                    <a:pt x="9525" y="0"/>
                                  </a:lnTo>
                                  <a:lnTo>
                                    <a:pt x="0" y="0"/>
                                  </a:lnTo>
                                  <a:lnTo>
                                    <a:pt x="0" y="3677919"/>
                                  </a:lnTo>
                                  <a:lnTo>
                                    <a:pt x="9525" y="3677919"/>
                                  </a:lnTo>
                                  <a:lnTo>
                                    <a:pt x="9525" y="3677919"/>
                                  </a:lnTo>
                                  <a:lnTo>
                                    <a:pt x="28575" y="3677919"/>
                                  </a:lnTo>
                                  <a:lnTo>
                                    <a:pt x="28575" y="0"/>
                                  </a:lnTo>
                                  <a:close/>
                                </a:path>
                              </a:pathLst>
                            </a:custGeom>
                            <a:solidFill>
                              <a:srgbClr val="D5CFB1"/>
                            </a:solidFill>
                            <a:ln>
                              <a:noFill/>
                            </a:ln>
                          </wps:spPr>
                          <wps:bodyPr anchorCtr="0" anchor="ctr" bIns="91425" lIns="91425" spcFirstLastPara="1" rIns="91425" wrap="square" tIns="91425">
                            <a:noAutofit/>
                          </wps:bodyPr>
                        </wps:wsp>
                        <wps:wsp>
                          <wps:cNvSpPr/>
                          <wps:cNvPr id="180" name="Shape 180"/>
                          <wps:spPr>
                            <a:xfrm>
                              <a:off x="433070" y="223519"/>
                              <a:ext cx="55880" cy="3678554"/>
                            </a:xfrm>
                            <a:custGeom>
                              <a:rect b="b" l="l" r="r" t="t"/>
                              <a:pathLst>
                                <a:path extrusionOk="0" h="3678554" w="55880">
                                  <a:moveTo>
                                    <a:pt x="55245" y="0"/>
                                  </a:moveTo>
                                  <a:lnTo>
                                    <a:pt x="18415" y="0"/>
                                  </a:lnTo>
                                  <a:lnTo>
                                    <a:pt x="18415" y="0"/>
                                  </a:lnTo>
                                  <a:lnTo>
                                    <a:pt x="0" y="0"/>
                                  </a:lnTo>
                                  <a:lnTo>
                                    <a:pt x="0" y="3677919"/>
                                  </a:lnTo>
                                  <a:lnTo>
                                    <a:pt x="18415" y="3677919"/>
                                  </a:lnTo>
                                  <a:lnTo>
                                    <a:pt x="18415" y="3677919"/>
                                  </a:lnTo>
                                  <a:lnTo>
                                    <a:pt x="55245" y="3677919"/>
                                  </a:lnTo>
                                  <a:lnTo>
                                    <a:pt x="55245" y="0"/>
                                  </a:lnTo>
                                  <a:close/>
                                </a:path>
                              </a:pathLst>
                            </a:custGeom>
                            <a:solidFill>
                              <a:srgbClr val="D6D0B1"/>
                            </a:solidFill>
                            <a:ln>
                              <a:noFill/>
                            </a:ln>
                          </wps:spPr>
                          <wps:bodyPr anchorCtr="0" anchor="ctr" bIns="91425" lIns="91425" spcFirstLastPara="1" rIns="91425" wrap="square" tIns="91425">
                            <a:noAutofit/>
                          </wps:bodyPr>
                        </wps:wsp>
                        <wps:wsp>
                          <wps:cNvSpPr/>
                          <wps:cNvPr id="181" name="Shape 181"/>
                          <wps:spPr>
                            <a:xfrm>
                              <a:off x="488315" y="222884"/>
                              <a:ext cx="10160" cy="3678554"/>
                            </a:xfrm>
                            <a:prstGeom prst="rect">
                              <a:avLst/>
                            </a:prstGeom>
                            <a:solidFill>
                              <a:srgbClr val="D6D0B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97840" y="223519"/>
                              <a:ext cx="19050" cy="3678554"/>
                            </a:xfrm>
                            <a:custGeom>
                              <a:rect b="b" l="l" r="r" t="t"/>
                              <a:pathLst>
                                <a:path extrusionOk="0" h="3678554" w="19050">
                                  <a:moveTo>
                                    <a:pt x="18415" y="0"/>
                                  </a:moveTo>
                                  <a:lnTo>
                                    <a:pt x="9525" y="0"/>
                                  </a:lnTo>
                                  <a:lnTo>
                                    <a:pt x="9525" y="0"/>
                                  </a:lnTo>
                                  <a:lnTo>
                                    <a:pt x="0" y="0"/>
                                  </a:lnTo>
                                  <a:lnTo>
                                    <a:pt x="0" y="3677919"/>
                                  </a:lnTo>
                                  <a:lnTo>
                                    <a:pt x="9525" y="3677919"/>
                                  </a:lnTo>
                                  <a:lnTo>
                                    <a:pt x="9525" y="3677919"/>
                                  </a:lnTo>
                                  <a:lnTo>
                                    <a:pt x="18415" y="3677919"/>
                                  </a:lnTo>
                                  <a:lnTo>
                                    <a:pt x="18415" y="0"/>
                                  </a:lnTo>
                                  <a:close/>
                                </a:path>
                              </a:pathLst>
                            </a:custGeom>
                            <a:solidFill>
                              <a:srgbClr val="D6D1B3"/>
                            </a:solidFill>
                            <a:ln>
                              <a:noFill/>
                            </a:ln>
                          </wps:spPr>
                          <wps:bodyPr anchorCtr="0" anchor="ctr" bIns="91425" lIns="91425" spcFirstLastPara="1" rIns="91425" wrap="square" tIns="91425">
                            <a:noAutofit/>
                          </wps:bodyPr>
                        </wps:wsp>
                        <wps:wsp>
                          <wps:cNvSpPr/>
                          <wps:cNvPr id="183" name="Shape 183"/>
                          <wps:spPr>
                            <a:xfrm>
                              <a:off x="515620" y="223519"/>
                              <a:ext cx="28575" cy="3678554"/>
                            </a:xfrm>
                            <a:custGeom>
                              <a:rect b="b" l="l" r="r" t="t"/>
                              <a:pathLst>
                                <a:path extrusionOk="0" h="3678554" w="28575">
                                  <a:moveTo>
                                    <a:pt x="27940" y="0"/>
                                  </a:moveTo>
                                  <a:lnTo>
                                    <a:pt x="9525" y="0"/>
                                  </a:lnTo>
                                  <a:lnTo>
                                    <a:pt x="8890" y="0"/>
                                  </a:lnTo>
                                  <a:lnTo>
                                    <a:pt x="0" y="0"/>
                                  </a:lnTo>
                                  <a:lnTo>
                                    <a:pt x="0" y="3677919"/>
                                  </a:lnTo>
                                  <a:lnTo>
                                    <a:pt x="8890" y="3677919"/>
                                  </a:lnTo>
                                  <a:lnTo>
                                    <a:pt x="9525" y="3677919"/>
                                  </a:lnTo>
                                  <a:lnTo>
                                    <a:pt x="27940" y="3677919"/>
                                  </a:lnTo>
                                  <a:lnTo>
                                    <a:pt x="27940" y="0"/>
                                  </a:lnTo>
                                  <a:close/>
                                </a:path>
                              </a:pathLst>
                            </a:custGeom>
                            <a:solidFill>
                              <a:srgbClr val="D7D2B4"/>
                            </a:solidFill>
                            <a:ln>
                              <a:noFill/>
                            </a:ln>
                          </wps:spPr>
                          <wps:bodyPr anchorCtr="0" anchor="ctr" bIns="91425" lIns="91425" spcFirstLastPara="1" rIns="91425" wrap="square" tIns="91425">
                            <a:noAutofit/>
                          </wps:bodyPr>
                        </wps:wsp>
                        <wps:wsp>
                          <wps:cNvSpPr/>
                          <wps:cNvPr id="184" name="Shape 184"/>
                          <wps:spPr>
                            <a:xfrm>
                              <a:off x="543560" y="223519"/>
                              <a:ext cx="92074" cy="3678554"/>
                            </a:xfrm>
                            <a:prstGeom prst="rect">
                              <a:avLst/>
                            </a:prstGeom>
                            <a:solidFill>
                              <a:srgbClr val="D7D2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635000" y="223519"/>
                              <a:ext cx="28575" cy="3678554"/>
                            </a:xfrm>
                            <a:custGeom>
                              <a:rect b="b" l="l" r="r" t="t"/>
                              <a:pathLst>
                                <a:path extrusionOk="0" h="3678554" w="28575">
                                  <a:moveTo>
                                    <a:pt x="27940" y="0"/>
                                  </a:moveTo>
                                  <a:lnTo>
                                    <a:pt x="19050" y="0"/>
                                  </a:lnTo>
                                  <a:lnTo>
                                    <a:pt x="18415" y="0"/>
                                  </a:lnTo>
                                  <a:lnTo>
                                    <a:pt x="0" y="0"/>
                                  </a:lnTo>
                                  <a:lnTo>
                                    <a:pt x="0" y="3677919"/>
                                  </a:lnTo>
                                  <a:lnTo>
                                    <a:pt x="18415" y="3677919"/>
                                  </a:lnTo>
                                  <a:lnTo>
                                    <a:pt x="19050" y="3677919"/>
                                  </a:lnTo>
                                  <a:lnTo>
                                    <a:pt x="27940" y="3677919"/>
                                  </a:lnTo>
                                  <a:lnTo>
                                    <a:pt x="27940" y="0"/>
                                  </a:lnTo>
                                  <a:close/>
                                </a:path>
                              </a:pathLst>
                            </a:custGeom>
                            <a:solidFill>
                              <a:srgbClr val="D7D2B6"/>
                            </a:solidFill>
                            <a:ln>
                              <a:noFill/>
                            </a:ln>
                          </wps:spPr>
                          <wps:bodyPr anchorCtr="0" anchor="ctr" bIns="91425" lIns="91425" spcFirstLastPara="1" rIns="91425" wrap="square" tIns="91425">
                            <a:noAutofit/>
                          </wps:bodyPr>
                        </wps:wsp>
                        <wps:wsp>
                          <wps:cNvSpPr/>
                          <wps:cNvPr id="186" name="Shape 186"/>
                          <wps:spPr>
                            <a:xfrm>
                              <a:off x="662940" y="223519"/>
                              <a:ext cx="19050" cy="3678554"/>
                            </a:xfrm>
                            <a:custGeom>
                              <a:rect b="b" l="l" r="r" t="t"/>
                              <a:pathLst>
                                <a:path extrusionOk="0" h="3678554" w="19050">
                                  <a:moveTo>
                                    <a:pt x="18415" y="0"/>
                                  </a:moveTo>
                                  <a:lnTo>
                                    <a:pt x="9525" y="0"/>
                                  </a:lnTo>
                                  <a:lnTo>
                                    <a:pt x="8890" y="0"/>
                                  </a:lnTo>
                                  <a:lnTo>
                                    <a:pt x="0" y="0"/>
                                  </a:lnTo>
                                  <a:lnTo>
                                    <a:pt x="0" y="3677919"/>
                                  </a:lnTo>
                                  <a:lnTo>
                                    <a:pt x="8890" y="3677919"/>
                                  </a:lnTo>
                                  <a:lnTo>
                                    <a:pt x="9525" y="3677919"/>
                                  </a:lnTo>
                                  <a:lnTo>
                                    <a:pt x="18415" y="3677919"/>
                                  </a:lnTo>
                                  <a:lnTo>
                                    <a:pt x="18415" y="0"/>
                                  </a:lnTo>
                                  <a:close/>
                                </a:path>
                              </a:pathLst>
                            </a:custGeom>
                            <a:solidFill>
                              <a:srgbClr val="D7D2B7"/>
                            </a:solidFill>
                            <a:ln>
                              <a:noFill/>
                            </a:ln>
                          </wps:spPr>
                          <wps:bodyPr anchorCtr="0" anchor="ctr" bIns="91425" lIns="91425" spcFirstLastPara="1" rIns="91425" wrap="square" tIns="91425">
                            <a:noAutofit/>
                          </wps:bodyPr>
                        </wps:wsp>
                        <wps:wsp>
                          <wps:cNvSpPr/>
                          <wps:cNvPr id="187" name="Shape 187"/>
                          <wps:spPr>
                            <a:xfrm>
                              <a:off x="681355" y="223519"/>
                              <a:ext cx="37465" cy="3678554"/>
                            </a:xfrm>
                            <a:prstGeom prst="rect">
                              <a:avLst/>
                            </a:prstGeom>
                            <a:solidFill>
                              <a:srgbClr val="D8D3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718185" y="223519"/>
                              <a:ext cx="19050" cy="3678554"/>
                            </a:xfrm>
                            <a:custGeom>
                              <a:rect b="b" l="l" r="r" t="t"/>
                              <a:pathLst>
                                <a:path extrusionOk="0" h="3678554" w="19050">
                                  <a:moveTo>
                                    <a:pt x="19050" y="0"/>
                                  </a:moveTo>
                                  <a:lnTo>
                                    <a:pt x="9525" y="0"/>
                                  </a:lnTo>
                                  <a:lnTo>
                                    <a:pt x="9525" y="0"/>
                                  </a:lnTo>
                                  <a:lnTo>
                                    <a:pt x="0" y="0"/>
                                  </a:lnTo>
                                  <a:lnTo>
                                    <a:pt x="0" y="3677919"/>
                                  </a:lnTo>
                                  <a:lnTo>
                                    <a:pt x="9525" y="3677919"/>
                                  </a:lnTo>
                                  <a:lnTo>
                                    <a:pt x="9525" y="3677919"/>
                                  </a:lnTo>
                                  <a:lnTo>
                                    <a:pt x="19050" y="3677919"/>
                                  </a:lnTo>
                                  <a:lnTo>
                                    <a:pt x="19050" y="0"/>
                                  </a:lnTo>
                                  <a:close/>
                                </a:path>
                              </a:pathLst>
                            </a:custGeom>
                            <a:solidFill>
                              <a:srgbClr val="D9D4B9"/>
                            </a:solidFill>
                            <a:ln>
                              <a:noFill/>
                            </a:ln>
                          </wps:spPr>
                          <wps:bodyPr anchorCtr="0" anchor="ctr" bIns="91425" lIns="91425" spcFirstLastPara="1" rIns="91425" wrap="square" tIns="91425">
                            <a:noAutofit/>
                          </wps:bodyPr>
                        </wps:wsp>
                        <wps:wsp>
                          <wps:cNvSpPr/>
                          <wps:cNvPr id="189" name="Shape 189"/>
                          <wps:spPr>
                            <a:xfrm>
                              <a:off x="736599" y="223519"/>
                              <a:ext cx="46990" cy="3678554"/>
                            </a:xfrm>
                            <a:custGeom>
                              <a:rect b="b" l="l" r="r" t="t"/>
                              <a:pathLst>
                                <a:path extrusionOk="0" h="3678554" w="46990">
                                  <a:moveTo>
                                    <a:pt x="46355" y="0"/>
                                  </a:moveTo>
                                  <a:lnTo>
                                    <a:pt x="10160" y="0"/>
                                  </a:lnTo>
                                  <a:lnTo>
                                    <a:pt x="9525" y="0"/>
                                  </a:lnTo>
                                  <a:lnTo>
                                    <a:pt x="0" y="0"/>
                                  </a:lnTo>
                                  <a:lnTo>
                                    <a:pt x="0" y="3677919"/>
                                  </a:lnTo>
                                  <a:lnTo>
                                    <a:pt x="9525" y="3677919"/>
                                  </a:lnTo>
                                  <a:lnTo>
                                    <a:pt x="10160" y="3677919"/>
                                  </a:lnTo>
                                  <a:lnTo>
                                    <a:pt x="46355" y="3677919"/>
                                  </a:lnTo>
                                  <a:lnTo>
                                    <a:pt x="46355" y="0"/>
                                  </a:lnTo>
                                  <a:close/>
                                </a:path>
                              </a:pathLst>
                            </a:custGeom>
                            <a:solidFill>
                              <a:srgbClr val="DAD5B9"/>
                            </a:solidFill>
                            <a:ln>
                              <a:noFill/>
                            </a:ln>
                          </wps:spPr>
                          <wps:bodyPr anchorCtr="0" anchor="ctr" bIns="91425" lIns="91425" spcFirstLastPara="1" rIns="91425" wrap="square" tIns="91425">
                            <a:noAutofit/>
                          </wps:bodyPr>
                        </wps:wsp>
                        <wps:wsp>
                          <wps:cNvSpPr/>
                          <wps:cNvPr id="190" name="Shape 190"/>
                          <wps:spPr>
                            <a:xfrm>
                              <a:off x="782319" y="222884"/>
                              <a:ext cx="19050" cy="3678554"/>
                            </a:xfrm>
                            <a:prstGeom prst="rect">
                              <a:avLst/>
                            </a:prstGeom>
                            <a:solidFill>
                              <a:srgbClr val="DAD5B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800735" y="223519"/>
                              <a:ext cx="28575" cy="3678554"/>
                            </a:xfrm>
                            <a:custGeom>
                              <a:rect b="b" l="l" r="r" t="t"/>
                              <a:pathLst>
                                <a:path extrusionOk="0" h="3678554" w="28575">
                                  <a:moveTo>
                                    <a:pt x="28575" y="0"/>
                                  </a:moveTo>
                                  <a:lnTo>
                                    <a:pt x="19050" y="0"/>
                                  </a:lnTo>
                                  <a:lnTo>
                                    <a:pt x="19050" y="0"/>
                                  </a:lnTo>
                                  <a:lnTo>
                                    <a:pt x="0" y="0"/>
                                  </a:lnTo>
                                  <a:lnTo>
                                    <a:pt x="0" y="3677919"/>
                                  </a:lnTo>
                                  <a:lnTo>
                                    <a:pt x="19050" y="3677919"/>
                                  </a:lnTo>
                                  <a:lnTo>
                                    <a:pt x="19050" y="3677919"/>
                                  </a:lnTo>
                                  <a:lnTo>
                                    <a:pt x="28575" y="3677919"/>
                                  </a:lnTo>
                                  <a:lnTo>
                                    <a:pt x="28575" y="0"/>
                                  </a:lnTo>
                                  <a:close/>
                                </a:path>
                              </a:pathLst>
                            </a:custGeom>
                            <a:solidFill>
                              <a:srgbClr val="DAD5BB"/>
                            </a:solidFill>
                            <a:ln>
                              <a:noFill/>
                            </a:ln>
                          </wps:spPr>
                          <wps:bodyPr anchorCtr="0" anchor="ctr" bIns="91425" lIns="91425" spcFirstLastPara="1" rIns="91425" wrap="square" tIns="91425">
                            <a:noAutofit/>
                          </wps:bodyPr>
                        </wps:wsp>
                        <wps:wsp>
                          <wps:cNvSpPr/>
                          <wps:cNvPr id="192" name="Shape 192"/>
                          <wps:spPr>
                            <a:xfrm>
                              <a:off x="828675" y="223519"/>
                              <a:ext cx="27940" cy="3678554"/>
                            </a:xfrm>
                            <a:custGeom>
                              <a:rect b="b" l="l" r="r" t="t"/>
                              <a:pathLst>
                                <a:path extrusionOk="0" h="3678554" w="27940">
                                  <a:moveTo>
                                    <a:pt x="27940" y="0"/>
                                  </a:moveTo>
                                  <a:lnTo>
                                    <a:pt x="9525" y="0"/>
                                  </a:lnTo>
                                  <a:lnTo>
                                    <a:pt x="8890" y="0"/>
                                  </a:lnTo>
                                  <a:lnTo>
                                    <a:pt x="0" y="0"/>
                                  </a:lnTo>
                                  <a:lnTo>
                                    <a:pt x="0" y="3677919"/>
                                  </a:lnTo>
                                  <a:lnTo>
                                    <a:pt x="8890" y="3677919"/>
                                  </a:lnTo>
                                  <a:lnTo>
                                    <a:pt x="9525" y="3677919"/>
                                  </a:lnTo>
                                  <a:lnTo>
                                    <a:pt x="27940" y="3677919"/>
                                  </a:lnTo>
                                  <a:lnTo>
                                    <a:pt x="27940" y="0"/>
                                  </a:lnTo>
                                  <a:close/>
                                </a:path>
                              </a:pathLst>
                            </a:custGeom>
                            <a:solidFill>
                              <a:srgbClr val="DBD6BB"/>
                            </a:solidFill>
                            <a:ln>
                              <a:noFill/>
                            </a:ln>
                          </wps:spPr>
                          <wps:bodyPr anchorCtr="0" anchor="ctr" bIns="91425" lIns="91425" spcFirstLastPara="1" rIns="91425" wrap="square" tIns="91425">
                            <a:noAutofit/>
                          </wps:bodyPr>
                        </wps:wsp>
                        <wps:wsp>
                          <wps:cNvSpPr/>
                          <wps:cNvPr id="193" name="Shape 193"/>
                          <wps:spPr>
                            <a:xfrm>
                              <a:off x="855980" y="222884"/>
                              <a:ext cx="19050" cy="3678554"/>
                            </a:xfrm>
                            <a:prstGeom prst="rect">
                              <a:avLst/>
                            </a:prstGeom>
                            <a:solidFill>
                              <a:srgbClr val="DBD6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874395" y="223519"/>
                              <a:ext cx="55880" cy="3678554"/>
                            </a:xfrm>
                            <a:custGeom>
                              <a:rect b="b" l="l" r="r" t="t"/>
                              <a:pathLst>
                                <a:path extrusionOk="0" h="3678554" w="55880">
                                  <a:moveTo>
                                    <a:pt x="55880" y="0"/>
                                  </a:moveTo>
                                  <a:lnTo>
                                    <a:pt x="19050" y="0"/>
                                  </a:lnTo>
                                  <a:lnTo>
                                    <a:pt x="18415" y="0"/>
                                  </a:lnTo>
                                  <a:lnTo>
                                    <a:pt x="0" y="0"/>
                                  </a:lnTo>
                                  <a:lnTo>
                                    <a:pt x="0" y="3677919"/>
                                  </a:lnTo>
                                  <a:lnTo>
                                    <a:pt x="18415" y="3677919"/>
                                  </a:lnTo>
                                  <a:lnTo>
                                    <a:pt x="19050" y="3677919"/>
                                  </a:lnTo>
                                  <a:lnTo>
                                    <a:pt x="55880" y="3677919"/>
                                  </a:lnTo>
                                  <a:lnTo>
                                    <a:pt x="55880" y="0"/>
                                  </a:lnTo>
                                  <a:close/>
                                </a:path>
                              </a:pathLst>
                            </a:custGeom>
                            <a:solidFill>
                              <a:srgbClr val="DBD6BD"/>
                            </a:solidFill>
                            <a:ln>
                              <a:noFill/>
                            </a:ln>
                          </wps:spPr>
                          <wps:bodyPr anchorCtr="0" anchor="ctr" bIns="91425" lIns="91425" spcFirstLastPara="1" rIns="91425" wrap="square" tIns="91425">
                            <a:noAutofit/>
                          </wps:bodyPr>
                        </wps:wsp>
                        <wps:wsp>
                          <wps:cNvSpPr/>
                          <wps:cNvPr id="195" name="Shape 195"/>
                          <wps:spPr>
                            <a:xfrm>
                              <a:off x="929640" y="222884"/>
                              <a:ext cx="19050" cy="3678554"/>
                            </a:xfrm>
                            <a:prstGeom prst="rect">
                              <a:avLst/>
                            </a:prstGeom>
                            <a:solidFill>
                              <a:srgbClr val="DBD7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948055" y="222884"/>
                              <a:ext cx="9525" cy="3678554"/>
                            </a:xfrm>
                            <a:prstGeom prst="rect">
                              <a:avLst/>
                            </a:prstGeom>
                            <a:solidFill>
                              <a:srgbClr val="DBD7B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956944" y="223519"/>
                              <a:ext cx="28575" cy="3678554"/>
                            </a:xfrm>
                            <a:custGeom>
                              <a:rect b="b" l="l" r="r" t="t"/>
                              <a:pathLst>
                                <a:path extrusionOk="0" h="3678554" w="28575">
                                  <a:moveTo>
                                    <a:pt x="28575" y="0"/>
                                  </a:moveTo>
                                  <a:lnTo>
                                    <a:pt x="10160" y="0"/>
                                  </a:lnTo>
                                  <a:lnTo>
                                    <a:pt x="9525" y="0"/>
                                  </a:lnTo>
                                  <a:lnTo>
                                    <a:pt x="0" y="0"/>
                                  </a:lnTo>
                                  <a:lnTo>
                                    <a:pt x="0" y="3677919"/>
                                  </a:lnTo>
                                  <a:lnTo>
                                    <a:pt x="9525" y="3677919"/>
                                  </a:lnTo>
                                  <a:lnTo>
                                    <a:pt x="10160" y="3677919"/>
                                  </a:lnTo>
                                  <a:lnTo>
                                    <a:pt x="28575" y="3677919"/>
                                  </a:lnTo>
                                  <a:lnTo>
                                    <a:pt x="28575" y="0"/>
                                  </a:lnTo>
                                  <a:close/>
                                </a:path>
                              </a:pathLst>
                            </a:custGeom>
                            <a:solidFill>
                              <a:srgbClr val="DCD8BF"/>
                            </a:solidFill>
                            <a:ln>
                              <a:noFill/>
                            </a:ln>
                          </wps:spPr>
                          <wps:bodyPr anchorCtr="0" anchor="ctr" bIns="91425" lIns="91425" spcFirstLastPara="1" rIns="91425" wrap="square" tIns="91425">
                            <a:noAutofit/>
                          </wps:bodyPr>
                        </wps:wsp>
                        <wps:wsp>
                          <wps:cNvSpPr/>
                          <wps:cNvPr id="198" name="Shape 198"/>
                          <wps:spPr>
                            <a:xfrm>
                              <a:off x="984885" y="223519"/>
                              <a:ext cx="64770" cy="3678554"/>
                            </a:xfrm>
                            <a:prstGeom prst="rect">
                              <a:avLst/>
                            </a:prstGeom>
                            <a:solidFill>
                              <a:srgbClr val="DDD9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1049020" y="223519"/>
                              <a:ext cx="19050" cy="3678554"/>
                            </a:xfrm>
                            <a:custGeom>
                              <a:rect b="b" l="l" r="r" t="t"/>
                              <a:pathLst>
                                <a:path extrusionOk="0" h="3678554" w="19050">
                                  <a:moveTo>
                                    <a:pt x="19050" y="0"/>
                                  </a:moveTo>
                                  <a:lnTo>
                                    <a:pt x="10160" y="0"/>
                                  </a:lnTo>
                                  <a:lnTo>
                                    <a:pt x="9525" y="0"/>
                                  </a:lnTo>
                                  <a:lnTo>
                                    <a:pt x="0" y="0"/>
                                  </a:lnTo>
                                  <a:lnTo>
                                    <a:pt x="0" y="3677919"/>
                                  </a:lnTo>
                                  <a:lnTo>
                                    <a:pt x="9525" y="3677919"/>
                                  </a:lnTo>
                                  <a:lnTo>
                                    <a:pt x="10160" y="3677919"/>
                                  </a:lnTo>
                                  <a:lnTo>
                                    <a:pt x="19050" y="3677919"/>
                                  </a:lnTo>
                                  <a:lnTo>
                                    <a:pt x="19050" y="0"/>
                                  </a:lnTo>
                                  <a:close/>
                                </a:path>
                              </a:pathLst>
                            </a:custGeom>
                            <a:solidFill>
                              <a:srgbClr val="DDD9C1"/>
                            </a:solidFill>
                            <a:ln>
                              <a:noFill/>
                            </a:ln>
                          </wps:spPr>
                          <wps:bodyPr anchorCtr="0" anchor="ctr" bIns="91425" lIns="91425" spcFirstLastPara="1" rIns="91425" wrap="square" tIns="91425">
                            <a:noAutofit/>
                          </wps:bodyPr>
                        </wps:wsp>
                        <wps:wsp>
                          <wps:cNvSpPr/>
                          <wps:cNvPr id="200" name="Shape 200"/>
                          <wps:spPr>
                            <a:xfrm>
                              <a:off x="1067435" y="223519"/>
                              <a:ext cx="27940" cy="3678554"/>
                            </a:xfrm>
                            <a:custGeom>
                              <a:rect b="b" l="l" r="r" t="t"/>
                              <a:pathLst>
                                <a:path extrusionOk="0" h="3678554" w="27940">
                                  <a:moveTo>
                                    <a:pt x="27305" y="0"/>
                                  </a:moveTo>
                                  <a:lnTo>
                                    <a:pt x="8890" y="0"/>
                                  </a:lnTo>
                                  <a:lnTo>
                                    <a:pt x="8890" y="0"/>
                                  </a:lnTo>
                                  <a:lnTo>
                                    <a:pt x="0" y="0"/>
                                  </a:lnTo>
                                  <a:lnTo>
                                    <a:pt x="0" y="3677919"/>
                                  </a:lnTo>
                                  <a:lnTo>
                                    <a:pt x="8890" y="3677919"/>
                                  </a:lnTo>
                                  <a:lnTo>
                                    <a:pt x="8890" y="3677919"/>
                                  </a:lnTo>
                                  <a:lnTo>
                                    <a:pt x="27305" y="3677919"/>
                                  </a:lnTo>
                                  <a:lnTo>
                                    <a:pt x="27305" y="0"/>
                                  </a:lnTo>
                                  <a:close/>
                                </a:path>
                              </a:pathLst>
                            </a:custGeom>
                            <a:solidFill>
                              <a:srgbClr val="DED9C2"/>
                            </a:solidFill>
                            <a:ln>
                              <a:noFill/>
                            </a:ln>
                          </wps:spPr>
                          <wps:bodyPr anchorCtr="0" anchor="ctr" bIns="91425" lIns="91425" spcFirstLastPara="1" rIns="91425" wrap="square" tIns="91425">
                            <a:noAutofit/>
                          </wps:bodyPr>
                        </wps:wsp>
                        <wps:wsp>
                          <wps:cNvSpPr/>
                          <wps:cNvPr id="201" name="Shape 201"/>
                          <wps:spPr>
                            <a:xfrm>
                              <a:off x="1094740" y="223519"/>
                              <a:ext cx="74295" cy="3678554"/>
                            </a:xfrm>
                            <a:prstGeom prst="rect">
                              <a:avLst/>
                            </a:prstGeom>
                            <a:solidFill>
                              <a:srgbClr val="DEDA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168400" y="222884"/>
                              <a:ext cx="5080" cy="3678554"/>
                            </a:xfrm>
                            <a:prstGeom prst="rect">
                              <a:avLst/>
                            </a:prstGeom>
                            <a:solidFill>
                              <a:srgbClr val="DFDA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1172845" y="223519"/>
                              <a:ext cx="10160" cy="3678554"/>
                            </a:xfrm>
                            <a:custGeom>
                              <a:rect b="b" l="l" r="r" t="t"/>
                              <a:pathLst>
                                <a:path extrusionOk="0" h="3678554" w="10160">
                                  <a:moveTo>
                                    <a:pt x="9525" y="0"/>
                                  </a:moveTo>
                                  <a:lnTo>
                                    <a:pt x="5080" y="0"/>
                                  </a:lnTo>
                                  <a:lnTo>
                                    <a:pt x="4445" y="0"/>
                                  </a:lnTo>
                                  <a:lnTo>
                                    <a:pt x="0" y="0"/>
                                  </a:lnTo>
                                  <a:lnTo>
                                    <a:pt x="0" y="3677919"/>
                                  </a:lnTo>
                                  <a:lnTo>
                                    <a:pt x="4445" y="3677919"/>
                                  </a:lnTo>
                                  <a:lnTo>
                                    <a:pt x="5080" y="3677919"/>
                                  </a:lnTo>
                                  <a:lnTo>
                                    <a:pt x="9525" y="3677919"/>
                                  </a:lnTo>
                                  <a:lnTo>
                                    <a:pt x="9525" y="0"/>
                                  </a:lnTo>
                                  <a:close/>
                                </a:path>
                              </a:pathLst>
                            </a:custGeom>
                            <a:solidFill>
                              <a:srgbClr val="DFDBC5"/>
                            </a:solidFill>
                            <a:ln>
                              <a:noFill/>
                            </a:ln>
                          </wps:spPr>
                          <wps:bodyPr anchorCtr="0" anchor="ctr" bIns="91425" lIns="91425" spcFirstLastPara="1" rIns="91425" wrap="square" tIns="91425">
                            <a:noAutofit/>
                          </wps:bodyPr>
                        </wps:wsp>
                        <wps:wsp>
                          <wps:cNvSpPr/>
                          <wps:cNvPr id="204" name="Shape 204"/>
                          <wps:spPr>
                            <a:xfrm>
                              <a:off x="1182370" y="222884"/>
                              <a:ext cx="5715" cy="3678554"/>
                            </a:xfrm>
                            <a:prstGeom prst="rect">
                              <a:avLst/>
                            </a:prstGeom>
                            <a:solidFill>
                              <a:srgbClr val="DFD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205865" y="482599"/>
                              <a:ext cx="33655" cy="3068954"/>
                            </a:xfrm>
                            <a:prstGeom prst="rect">
                              <a:avLst/>
                            </a:prstGeom>
                            <a:solidFill>
                              <a:srgbClr val="DAD5B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238885" y="482599"/>
                              <a:ext cx="26035" cy="3068954"/>
                            </a:xfrm>
                            <a:custGeom>
                              <a:rect b="b" l="l" r="r" t="t"/>
                              <a:pathLst>
                                <a:path extrusionOk="0" h="3068954" w="26035">
                                  <a:moveTo>
                                    <a:pt x="25400" y="0"/>
                                  </a:moveTo>
                                  <a:lnTo>
                                    <a:pt x="16510" y="0"/>
                                  </a:lnTo>
                                  <a:lnTo>
                                    <a:pt x="16510" y="0"/>
                                  </a:lnTo>
                                  <a:lnTo>
                                    <a:pt x="0" y="0"/>
                                  </a:lnTo>
                                  <a:lnTo>
                                    <a:pt x="0" y="3068954"/>
                                  </a:lnTo>
                                  <a:lnTo>
                                    <a:pt x="16510" y="3068954"/>
                                  </a:lnTo>
                                  <a:lnTo>
                                    <a:pt x="16510" y="3068954"/>
                                  </a:lnTo>
                                  <a:lnTo>
                                    <a:pt x="25400" y="3068954"/>
                                  </a:lnTo>
                                  <a:lnTo>
                                    <a:pt x="25400" y="0"/>
                                  </a:lnTo>
                                  <a:close/>
                                </a:path>
                              </a:pathLst>
                            </a:custGeom>
                            <a:solidFill>
                              <a:srgbClr val="DBD5BC"/>
                            </a:solidFill>
                            <a:ln>
                              <a:noFill/>
                            </a:ln>
                          </wps:spPr>
                          <wps:bodyPr anchorCtr="0" anchor="ctr" bIns="91425" lIns="91425" spcFirstLastPara="1" rIns="91425" wrap="square" tIns="91425">
                            <a:noAutofit/>
                          </wps:bodyPr>
                        </wps:wsp>
                        <wps:wsp>
                          <wps:cNvSpPr/>
                          <wps:cNvPr id="207" name="Shape 207"/>
                          <wps:spPr>
                            <a:xfrm>
                              <a:off x="1264285" y="482599"/>
                              <a:ext cx="25400" cy="3068954"/>
                            </a:xfrm>
                            <a:custGeom>
                              <a:rect b="b" l="l" r="r" t="t"/>
                              <a:pathLst>
                                <a:path extrusionOk="0" h="3068954" w="25400">
                                  <a:moveTo>
                                    <a:pt x="25400" y="0"/>
                                  </a:moveTo>
                                  <a:lnTo>
                                    <a:pt x="8890" y="0"/>
                                  </a:lnTo>
                                  <a:lnTo>
                                    <a:pt x="8255" y="0"/>
                                  </a:lnTo>
                                  <a:lnTo>
                                    <a:pt x="0" y="0"/>
                                  </a:lnTo>
                                  <a:lnTo>
                                    <a:pt x="0" y="3068954"/>
                                  </a:lnTo>
                                  <a:lnTo>
                                    <a:pt x="8255" y="3068954"/>
                                  </a:lnTo>
                                  <a:lnTo>
                                    <a:pt x="8890" y="3068954"/>
                                  </a:lnTo>
                                  <a:lnTo>
                                    <a:pt x="25400" y="3068954"/>
                                  </a:lnTo>
                                  <a:lnTo>
                                    <a:pt x="25400" y="0"/>
                                  </a:lnTo>
                                  <a:close/>
                                </a:path>
                              </a:pathLst>
                            </a:custGeom>
                            <a:solidFill>
                              <a:srgbClr val="DBD5BD"/>
                            </a:solidFill>
                            <a:ln>
                              <a:noFill/>
                            </a:ln>
                          </wps:spPr>
                          <wps:bodyPr anchorCtr="0" anchor="ctr" bIns="91425" lIns="91425" spcFirstLastPara="1" rIns="91425" wrap="square" tIns="91425">
                            <a:noAutofit/>
                          </wps:bodyPr>
                        </wps:wsp>
                        <wps:wsp>
                          <wps:cNvSpPr/>
                          <wps:cNvPr id="208" name="Shape 208"/>
                          <wps:spPr>
                            <a:xfrm>
                              <a:off x="1288415" y="482599"/>
                              <a:ext cx="33655" cy="3068954"/>
                            </a:xfrm>
                            <a:custGeom>
                              <a:rect b="b" l="l" r="r" t="t"/>
                              <a:pathLst>
                                <a:path extrusionOk="0" h="3068954" w="33655">
                                  <a:moveTo>
                                    <a:pt x="33655" y="0"/>
                                  </a:moveTo>
                                  <a:lnTo>
                                    <a:pt x="17145" y="0"/>
                                  </a:lnTo>
                                  <a:lnTo>
                                    <a:pt x="16510" y="0"/>
                                  </a:lnTo>
                                  <a:lnTo>
                                    <a:pt x="0" y="0"/>
                                  </a:lnTo>
                                  <a:lnTo>
                                    <a:pt x="0" y="3068954"/>
                                  </a:lnTo>
                                  <a:lnTo>
                                    <a:pt x="16510" y="3068954"/>
                                  </a:lnTo>
                                  <a:lnTo>
                                    <a:pt x="17145" y="3068954"/>
                                  </a:lnTo>
                                  <a:lnTo>
                                    <a:pt x="33655" y="3068954"/>
                                  </a:lnTo>
                                  <a:lnTo>
                                    <a:pt x="33655" y="0"/>
                                  </a:lnTo>
                                  <a:close/>
                                </a:path>
                              </a:pathLst>
                            </a:custGeom>
                            <a:solidFill>
                              <a:srgbClr val="DBD6BE"/>
                            </a:solidFill>
                            <a:ln>
                              <a:noFill/>
                            </a:ln>
                          </wps:spPr>
                          <wps:bodyPr anchorCtr="0" anchor="ctr" bIns="91425" lIns="91425" spcFirstLastPara="1" rIns="91425" wrap="square" tIns="91425">
                            <a:noAutofit/>
                          </wps:bodyPr>
                        </wps:wsp>
                        <wps:wsp>
                          <wps:cNvSpPr/>
                          <wps:cNvPr id="209" name="Shape 209"/>
                          <wps:spPr>
                            <a:xfrm>
                              <a:off x="1322070" y="482599"/>
                              <a:ext cx="54610" cy="3068954"/>
                            </a:xfrm>
                            <a:prstGeom prst="rect">
                              <a:avLst/>
                            </a:prstGeom>
                            <a:solidFill>
                              <a:srgbClr val="DCD6B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1375410" y="482599"/>
                              <a:ext cx="8890" cy="3068954"/>
                            </a:xfrm>
                            <a:custGeom>
                              <a:rect b="b" l="l" r="r" t="t"/>
                              <a:pathLst>
                                <a:path extrusionOk="0" h="3068954" w="8890">
                                  <a:moveTo>
                                    <a:pt x="8255" y="0"/>
                                  </a:moveTo>
                                  <a:lnTo>
                                    <a:pt x="4445" y="0"/>
                                  </a:lnTo>
                                  <a:lnTo>
                                    <a:pt x="3810" y="0"/>
                                  </a:lnTo>
                                  <a:lnTo>
                                    <a:pt x="0" y="0"/>
                                  </a:lnTo>
                                  <a:lnTo>
                                    <a:pt x="0" y="3068954"/>
                                  </a:lnTo>
                                  <a:lnTo>
                                    <a:pt x="3810" y="3068954"/>
                                  </a:lnTo>
                                  <a:lnTo>
                                    <a:pt x="4445" y="3068954"/>
                                  </a:lnTo>
                                  <a:lnTo>
                                    <a:pt x="8255" y="3068954"/>
                                  </a:lnTo>
                                  <a:lnTo>
                                    <a:pt x="8255" y="0"/>
                                  </a:lnTo>
                                  <a:close/>
                                </a:path>
                              </a:pathLst>
                            </a:custGeom>
                            <a:solidFill>
                              <a:srgbClr val="DBD7BF"/>
                            </a:solidFill>
                            <a:ln>
                              <a:noFill/>
                            </a:ln>
                          </wps:spPr>
                          <wps:bodyPr anchorCtr="0" anchor="ctr" bIns="91425" lIns="91425" spcFirstLastPara="1" rIns="91425" wrap="square" tIns="91425">
                            <a:noAutofit/>
                          </wps:bodyPr>
                        </wps:wsp>
                        <wps:wsp>
                          <wps:cNvSpPr/>
                          <wps:cNvPr id="211" name="Shape 211"/>
                          <wps:spPr>
                            <a:xfrm>
                              <a:off x="1383665" y="482599"/>
                              <a:ext cx="8890" cy="3068954"/>
                            </a:xfrm>
                            <a:custGeom>
                              <a:rect b="b" l="l" r="r" t="t"/>
                              <a:pathLst>
                                <a:path extrusionOk="0" h="3068954" w="8890">
                                  <a:moveTo>
                                    <a:pt x="8890" y="0"/>
                                  </a:moveTo>
                                  <a:lnTo>
                                    <a:pt x="4445" y="0"/>
                                  </a:lnTo>
                                  <a:lnTo>
                                    <a:pt x="4445" y="0"/>
                                  </a:lnTo>
                                  <a:lnTo>
                                    <a:pt x="0" y="0"/>
                                  </a:lnTo>
                                  <a:lnTo>
                                    <a:pt x="0" y="3068954"/>
                                  </a:lnTo>
                                  <a:lnTo>
                                    <a:pt x="4445" y="3068954"/>
                                  </a:lnTo>
                                  <a:lnTo>
                                    <a:pt x="4445" y="3068954"/>
                                  </a:lnTo>
                                  <a:lnTo>
                                    <a:pt x="8890" y="3068954"/>
                                  </a:lnTo>
                                  <a:lnTo>
                                    <a:pt x="8890" y="0"/>
                                  </a:lnTo>
                                  <a:close/>
                                </a:path>
                              </a:pathLst>
                            </a:custGeom>
                            <a:solidFill>
                              <a:srgbClr val="DCD7C0"/>
                            </a:solidFill>
                            <a:ln>
                              <a:noFill/>
                            </a:ln>
                          </wps:spPr>
                          <wps:bodyPr anchorCtr="0" anchor="ctr" bIns="91425" lIns="91425" spcFirstLastPara="1" rIns="91425" wrap="square" tIns="91425">
                            <a:noAutofit/>
                          </wps:bodyPr>
                        </wps:wsp>
                        <wps:wsp>
                          <wps:cNvSpPr/>
                          <wps:cNvPr id="212" name="Shape 212"/>
                          <wps:spPr>
                            <a:xfrm>
                              <a:off x="1391920" y="482599"/>
                              <a:ext cx="8890" cy="3068954"/>
                            </a:xfrm>
                            <a:custGeom>
                              <a:rect b="b" l="l" r="r" t="t"/>
                              <a:pathLst>
                                <a:path extrusionOk="0" h="3068954" w="8890">
                                  <a:moveTo>
                                    <a:pt x="8255" y="0"/>
                                  </a:moveTo>
                                  <a:lnTo>
                                    <a:pt x="4445" y="0"/>
                                  </a:lnTo>
                                  <a:lnTo>
                                    <a:pt x="3810" y="0"/>
                                  </a:lnTo>
                                  <a:lnTo>
                                    <a:pt x="0" y="0"/>
                                  </a:lnTo>
                                  <a:lnTo>
                                    <a:pt x="0" y="3068954"/>
                                  </a:lnTo>
                                  <a:lnTo>
                                    <a:pt x="3810" y="3068954"/>
                                  </a:lnTo>
                                  <a:lnTo>
                                    <a:pt x="4445" y="3068954"/>
                                  </a:lnTo>
                                  <a:lnTo>
                                    <a:pt x="8255" y="3068954"/>
                                  </a:lnTo>
                                  <a:lnTo>
                                    <a:pt x="8255" y="0"/>
                                  </a:lnTo>
                                  <a:close/>
                                </a:path>
                              </a:pathLst>
                            </a:custGeom>
                            <a:solidFill>
                              <a:srgbClr val="DCD8C0"/>
                            </a:solidFill>
                            <a:ln>
                              <a:noFill/>
                            </a:ln>
                          </wps:spPr>
                          <wps:bodyPr anchorCtr="0" anchor="ctr" bIns="91425" lIns="91425" spcFirstLastPara="1" rIns="91425" wrap="square" tIns="91425">
                            <a:noAutofit/>
                          </wps:bodyPr>
                        </wps:wsp>
                        <wps:wsp>
                          <wps:cNvSpPr/>
                          <wps:cNvPr id="213" name="Shape 213"/>
                          <wps:spPr>
                            <a:xfrm>
                              <a:off x="1400175" y="482599"/>
                              <a:ext cx="54610" cy="3068954"/>
                            </a:xfrm>
                            <a:prstGeom prst="rect">
                              <a:avLst/>
                            </a:prstGeom>
                            <a:solidFill>
                              <a:srgbClr val="DDD8C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1453515" y="482599"/>
                              <a:ext cx="50165" cy="3068954"/>
                            </a:xfrm>
                            <a:custGeom>
                              <a:rect b="b" l="l" r="r" t="t"/>
                              <a:pathLst>
                                <a:path extrusionOk="0" h="3068954" w="50165">
                                  <a:moveTo>
                                    <a:pt x="50165" y="0"/>
                                  </a:moveTo>
                                  <a:lnTo>
                                    <a:pt x="17145" y="0"/>
                                  </a:lnTo>
                                  <a:lnTo>
                                    <a:pt x="16510" y="0"/>
                                  </a:lnTo>
                                  <a:lnTo>
                                    <a:pt x="0" y="0"/>
                                  </a:lnTo>
                                  <a:lnTo>
                                    <a:pt x="0" y="3068954"/>
                                  </a:lnTo>
                                  <a:lnTo>
                                    <a:pt x="16510" y="3068954"/>
                                  </a:lnTo>
                                  <a:lnTo>
                                    <a:pt x="17145" y="3068954"/>
                                  </a:lnTo>
                                  <a:lnTo>
                                    <a:pt x="50165" y="3068954"/>
                                  </a:lnTo>
                                  <a:lnTo>
                                    <a:pt x="50165" y="0"/>
                                  </a:lnTo>
                                  <a:close/>
                                </a:path>
                              </a:pathLst>
                            </a:custGeom>
                            <a:solidFill>
                              <a:srgbClr val="DED9C1"/>
                            </a:solidFill>
                            <a:ln>
                              <a:noFill/>
                            </a:ln>
                          </wps:spPr>
                          <wps:bodyPr anchorCtr="0" anchor="ctr" bIns="91425" lIns="91425" spcFirstLastPara="1" rIns="91425" wrap="square" tIns="91425">
                            <a:noAutofit/>
                          </wps:bodyPr>
                        </wps:wsp>
                        <wps:wsp>
                          <wps:cNvSpPr/>
                          <wps:cNvPr id="215" name="Shape 215"/>
                          <wps:spPr>
                            <a:xfrm>
                              <a:off x="1503680" y="482599"/>
                              <a:ext cx="17145" cy="3068954"/>
                            </a:xfrm>
                            <a:prstGeom prst="rect">
                              <a:avLst/>
                            </a:prstGeom>
                            <a:solidFill>
                              <a:srgbClr val="DED9C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520190" y="482599"/>
                              <a:ext cx="25400" cy="3068954"/>
                            </a:xfrm>
                            <a:custGeom>
                              <a:rect b="b" l="l" r="r" t="t"/>
                              <a:pathLst>
                                <a:path extrusionOk="0" h="3068954" w="25400">
                                  <a:moveTo>
                                    <a:pt x="25400" y="0"/>
                                  </a:moveTo>
                                  <a:lnTo>
                                    <a:pt x="17145" y="0"/>
                                  </a:lnTo>
                                  <a:lnTo>
                                    <a:pt x="16510" y="0"/>
                                  </a:lnTo>
                                  <a:lnTo>
                                    <a:pt x="0" y="0"/>
                                  </a:lnTo>
                                  <a:lnTo>
                                    <a:pt x="0" y="3068954"/>
                                  </a:lnTo>
                                  <a:lnTo>
                                    <a:pt x="16510" y="3068954"/>
                                  </a:lnTo>
                                  <a:lnTo>
                                    <a:pt x="17145" y="3068954"/>
                                  </a:lnTo>
                                  <a:lnTo>
                                    <a:pt x="25400" y="3068954"/>
                                  </a:lnTo>
                                  <a:lnTo>
                                    <a:pt x="25400" y="0"/>
                                  </a:lnTo>
                                  <a:close/>
                                </a:path>
                              </a:pathLst>
                            </a:custGeom>
                            <a:solidFill>
                              <a:srgbClr val="DED9C3"/>
                            </a:solidFill>
                            <a:ln>
                              <a:noFill/>
                            </a:ln>
                          </wps:spPr>
                          <wps:bodyPr anchorCtr="0" anchor="ctr" bIns="91425" lIns="91425" spcFirstLastPara="1" rIns="91425" wrap="square" tIns="91425">
                            <a:noAutofit/>
                          </wps:bodyPr>
                        </wps:wsp>
                        <wps:wsp>
                          <wps:cNvSpPr/>
                          <wps:cNvPr id="217" name="Shape 217"/>
                          <wps:spPr>
                            <a:xfrm>
                              <a:off x="1544320" y="482599"/>
                              <a:ext cx="25400" cy="3068954"/>
                            </a:xfrm>
                            <a:custGeom>
                              <a:rect b="b" l="l" r="r" t="t"/>
                              <a:pathLst>
                                <a:path extrusionOk="0" h="3068954" w="25400">
                                  <a:moveTo>
                                    <a:pt x="24765" y="0"/>
                                  </a:moveTo>
                                  <a:lnTo>
                                    <a:pt x="8890" y="0"/>
                                  </a:lnTo>
                                  <a:lnTo>
                                    <a:pt x="8255" y="0"/>
                                  </a:lnTo>
                                  <a:lnTo>
                                    <a:pt x="0" y="0"/>
                                  </a:lnTo>
                                  <a:lnTo>
                                    <a:pt x="0" y="3068954"/>
                                  </a:lnTo>
                                  <a:lnTo>
                                    <a:pt x="8255" y="3068954"/>
                                  </a:lnTo>
                                  <a:lnTo>
                                    <a:pt x="8890" y="3068954"/>
                                  </a:lnTo>
                                  <a:lnTo>
                                    <a:pt x="24765" y="3068954"/>
                                  </a:lnTo>
                                  <a:lnTo>
                                    <a:pt x="24765" y="0"/>
                                  </a:lnTo>
                                  <a:close/>
                                </a:path>
                              </a:pathLst>
                            </a:custGeom>
                            <a:solidFill>
                              <a:srgbClr val="DFDAC3"/>
                            </a:solidFill>
                            <a:ln>
                              <a:noFill/>
                            </a:ln>
                          </wps:spPr>
                          <wps:bodyPr anchorCtr="0" anchor="ctr" bIns="91425" lIns="91425" spcFirstLastPara="1" rIns="91425" wrap="square" tIns="91425">
                            <a:noAutofit/>
                          </wps:bodyPr>
                        </wps:wsp>
                        <wps:wsp>
                          <wps:cNvSpPr/>
                          <wps:cNvPr id="218" name="Shape 218"/>
                          <wps:spPr>
                            <a:xfrm>
                              <a:off x="1569085" y="482599"/>
                              <a:ext cx="26035" cy="3068954"/>
                            </a:xfrm>
                            <a:custGeom>
                              <a:rect b="b" l="l" r="r" t="t"/>
                              <a:pathLst>
                                <a:path extrusionOk="0" h="3068954" w="26035">
                                  <a:moveTo>
                                    <a:pt x="25400" y="0"/>
                                  </a:moveTo>
                                  <a:lnTo>
                                    <a:pt x="16510" y="0"/>
                                  </a:lnTo>
                                  <a:lnTo>
                                    <a:pt x="16510" y="0"/>
                                  </a:lnTo>
                                  <a:lnTo>
                                    <a:pt x="0" y="0"/>
                                  </a:lnTo>
                                  <a:lnTo>
                                    <a:pt x="0" y="3068954"/>
                                  </a:lnTo>
                                  <a:lnTo>
                                    <a:pt x="16510" y="3068954"/>
                                  </a:lnTo>
                                  <a:lnTo>
                                    <a:pt x="16510" y="3068954"/>
                                  </a:lnTo>
                                  <a:lnTo>
                                    <a:pt x="25400" y="3068954"/>
                                  </a:lnTo>
                                  <a:lnTo>
                                    <a:pt x="25400" y="0"/>
                                  </a:lnTo>
                                  <a:close/>
                                </a:path>
                              </a:pathLst>
                            </a:custGeom>
                            <a:solidFill>
                              <a:srgbClr val="DFDAC4"/>
                            </a:solidFill>
                            <a:ln>
                              <a:noFill/>
                            </a:ln>
                          </wps:spPr>
                          <wps:bodyPr anchorCtr="0" anchor="ctr" bIns="91425" lIns="91425" spcFirstLastPara="1" rIns="91425" wrap="square" tIns="91425">
                            <a:noAutofit/>
                          </wps:bodyPr>
                        </wps:wsp>
                        <wps:wsp>
                          <wps:cNvSpPr/>
                          <wps:cNvPr id="219" name="Shape 219"/>
                          <wps:spPr>
                            <a:xfrm>
                              <a:off x="1594485" y="482599"/>
                              <a:ext cx="17145" cy="3068954"/>
                            </a:xfrm>
                            <a:custGeom>
                              <a:rect b="b" l="l" r="r" t="t"/>
                              <a:pathLst>
                                <a:path extrusionOk="0" h="3068954" w="17145">
                                  <a:moveTo>
                                    <a:pt x="17145" y="0"/>
                                  </a:moveTo>
                                  <a:lnTo>
                                    <a:pt x="8255" y="0"/>
                                  </a:lnTo>
                                  <a:lnTo>
                                    <a:pt x="8255" y="0"/>
                                  </a:lnTo>
                                  <a:lnTo>
                                    <a:pt x="0" y="0"/>
                                  </a:lnTo>
                                  <a:lnTo>
                                    <a:pt x="0" y="3068954"/>
                                  </a:lnTo>
                                  <a:lnTo>
                                    <a:pt x="8255" y="3068954"/>
                                  </a:lnTo>
                                  <a:lnTo>
                                    <a:pt x="8255" y="3068954"/>
                                  </a:lnTo>
                                  <a:lnTo>
                                    <a:pt x="17145" y="3068954"/>
                                  </a:lnTo>
                                  <a:lnTo>
                                    <a:pt x="17145" y="0"/>
                                  </a:lnTo>
                                  <a:close/>
                                </a:path>
                              </a:pathLst>
                            </a:custGeom>
                            <a:solidFill>
                              <a:srgbClr val="DFDAC5"/>
                            </a:solidFill>
                            <a:ln>
                              <a:noFill/>
                            </a:ln>
                          </wps:spPr>
                          <wps:bodyPr anchorCtr="0" anchor="ctr" bIns="91425" lIns="91425" spcFirstLastPara="1" rIns="91425" wrap="square" tIns="91425">
                            <a:noAutofit/>
                          </wps:bodyPr>
                        </wps:wsp>
                        <wps:wsp>
                          <wps:cNvSpPr/>
                          <wps:cNvPr id="220" name="Shape 220"/>
                          <wps:spPr>
                            <a:xfrm>
                              <a:off x="1610995" y="482599"/>
                              <a:ext cx="4445" cy="3068954"/>
                            </a:xfrm>
                            <a:prstGeom prst="rect">
                              <a:avLst/>
                            </a:prstGeom>
                            <a:solidFill>
                              <a:srgbClr val="DFDB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614805" y="482599"/>
                              <a:ext cx="13334" cy="3068954"/>
                            </a:xfrm>
                            <a:custGeom>
                              <a:rect b="b" l="l" r="r" t="t"/>
                              <a:pathLst>
                                <a:path extrusionOk="0" h="3068954" w="13334">
                                  <a:moveTo>
                                    <a:pt x="12699" y="0"/>
                                  </a:moveTo>
                                  <a:lnTo>
                                    <a:pt x="4444" y="0"/>
                                  </a:lnTo>
                                  <a:lnTo>
                                    <a:pt x="3809" y="0"/>
                                  </a:lnTo>
                                  <a:lnTo>
                                    <a:pt x="0" y="0"/>
                                  </a:lnTo>
                                  <a:lnTo>
                                    <a:pt x="0" y="3068954"/>
                                  </a:lnTo>
                                  <a:lnTo>
                                    <a:pt x="3809" y="3068954"/>
                                  </a:lnTo>
                                  <a:lnTo>
                                    <a:pt x="4444" y="3068954"/>
                                  </a:lnTo>
                                  <a:lnTo>
                                    <a:pt x="12699" y="3068954"/>
                                  </a:lnTo>
                                  <a:lnTo>
                                    <a:pt x="12699" y="0"/>
                                  </a:lnTo>
                                  <a:close/>
                                </a:path>
                              </a:pathLst>
                            </a:custGeom>
                            <a:solidFill>
                              <a:srgbClr val="E0DBC6"/>
                            </a:solidFill>
                            <a:ln>
                              <a:noFill/>
                            </a:ln>
                          </wps:spPr>
                          <wps:bodyPr anchorCtr="0" anchor="ctr" bIns="91425" lIns="91425" spcFirstLastPara="1" rIns="91425" wrap="square" tIns="91425">
                            <a:noAutofit/>
                          </wps:bodyPr>
                        </wps:wsp>
                        <wps:wsp>
                          <wps:cNvSpPr/>
                          <wps:cNvPr id="222" name="Shape 222"/>
                          <wps:spPr>
                            <a:xfrm>
                              <a:off x="1627505" y="482599"/>
                              <a:ext cx="41910" cy="3068954"/>
                            </a:xfrm>
                            <a:custGeom>
                              <a:rect b="b" l="l" r="r" t="t"/>
                              <a:pathLst>
                                <a:path extrusionOk="0" h="3068954" w="41910">
                                  <a:moveTo>
                                    <a:pt x="41910" y="0"/>
                                  </a:moveTo>
                                  <a:lnTo>
                                    <a:pt x="8890" y="0"/>
                                  </a:lnTo>
                                  <a:lnTo>
                                    <a:pt x="8255" y="0"/>
                                  </a:lnTo>
                                  <a:lnTo>
                                    <a:pt x="0" y="0"/>
                                  </a:lnTo>
                                  <a:lnTo>
                                    <a:pt x="0" y="3068954"/>
                                  </a:lnTo>
                                  <a:lnTo>
                                    <a:pt x="8255" y="3068954"/>
                                  </a:lnTo>
                                  <a:lnTo>
                                    <a:pt x="8890" y="3068954"/>
                                  </a:lnTo>
                                  <a:lnTo>
                                    <a:pt x="41910" y="3068954"/>
                                  </a:lnTo>
                                  <a:lnTo>
                                    <a:pt x="41910" y="0"/>
                                  </a:lnTo>
                                  <a:close/>
                                </a:path>
                              </a:pathLst>
                            </a:custGeom>
                            <a:solidFill>
                              <a:srgbClr val="E0DCC6"/>
                            </a:solidFill>
                            <a:ln>
                              <a:noFill/>
                            </a:ln>
                          </wps:spPr>
                          <wps:bodyPr anchorCtr="0" anchor="ctr" bIns="91425" lIns="91425" spcFirstLastPara="1" rIns="91425" wrap="square" tIns="91425">
                            <a:noAutofit/>
                          </wps:bodyPr>
                        </wps:wsp>
                        <wps:wsp>
                          <wps:cNvSpPr/>
                          <wps:cNvPr id="223" name="Shape 223"/>
                          <wps:spPr>
                            <a:xfrm>
                              <a:off x="1668780" y="482599"/>
                              <a:ext cx="50165" cy="3068954"/>
                            </a:xfrm>
                            <a:custGeom>
                              <a:rect b="b" l="l" r="r" t="t"/>
                              <a:pathLst>
                                <a:path extrusionOk="0" h="3068954" w="50165">
                                  <a:moveTo>
                                    <a:pt x="50165" y="0"/>
                                  </a:moveTo>
                                  <a:lnTo>
                                    <a:pt x="33655" y="0"/>
                                  </a:lnTo>
                                  <a:lnTo>
                                    <a:pt x="33020" y="0"/>
                                  </a:lnTo>
                                  <a:lnTo>
                                    <a:pt x="0" y="0"/>
                                  </a:lnTo>
                                  <a:lnTo>
                                    <a:pt x="0" y="3068954"/>
                                  </a:lnTo>
                                  <a:lnTo>
                                    <a:pt x="33020" y="3068954"/>
                                  </a:lnTo>
                                  <a:lnTo>
                                    <a:pt x="33655" y="3068954"/>
                                  </a:lnTo>
                                  <a:lnTo>
                                    <a:pt x="50165" y="3068954"/>
                                  </a:lnTo>
                                  <a:lnTo>
                                    <a:pt x="50165" y="0"/>
                                  </a:lnTo>
                                  <a:close/>
                                </a:path>
                              </a:pathLst>
                            </a:custGeom>
                            <a:solidFill>
                              <a:srgbClr val="E0DCC7"/>
                            </a:solidFill>
                            <a:ln>
                              <a:noFill/>
                            </a:ln>
                          </wps:spPr>
                          <wps:bodyPr anchorCtr="0" anchor="ctr" bIns="91425" lIns="91425" spcFirstLastPara="1" rIns="91425" wrap="square" tIns="91425">
                            <a:noAutofit/>
                          </wps:bodyPr>
                        </wps:wsp>
                        <wps:wsp>
                          <wps:cNvSpPr/>
                          <wps:cNvPr id="224" name="Shape 224"/>
                          <wps:spPr>
                            <a:xfrm>
                              <a:off x="1718310" y="482599"/>
                              <a:ext cx="17145" cy="3068954"/>
                            </a:xfrm>
                            <a:prstGeom prst="rect">
                              <a:avLst/>
                            </a:prstGeom>
                            <a:solidFill>
                              <a:srgbClr val="E1DDC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595630" y="525779"/>
                              <a:ext cx="3978275" cy="2833369"/>
                            </a:xfrm>
                            <a:custGeom>
                              <a:rect b="b" l="l" r="r" t="t"/>
                              <a:pathLst>
                                <a:path extrusionOk="0" h="2833369" w="3978275">
                                  <a:moveTo>
                                    <a:pt x="3978275" y="2809874"/>
                                  </a:moveTo>
                                  <a:lnTo>
                                    <a:pt x="3893185" y="2786379"/>
                                  </a:lnTo>
                                  <a:lnTo>
                                    <a:pt x="3893185" y="2805429"/>
                                  </a:lnTo>
                                  <a:lnTo>
                                    <a:pt x="3723640" y="2805429"/>
                                  </a:lnTo>
                                  <a:lnTo>
                                    <a:pt x="3723640" y="2011044"/>
                                  </a:lnTo>
                                  <a:lnTo>
                                    <a:pt x="3890010" y="2011044"/>
                                  </a:lnTo>
                                  <a:lnTo>
                                    <a:pt x="3890010" y="2030094"/>
                                  </a:lnTo>
                                  <a:lnTo>
                                    <a:pt x="3975735" y="2006599"/>
                                  </a:lnTo>
                                  <a:lnTo>
                                    <a:pt x="3890010" y="1984374"/>
                                  </a:lnTo>
                                  <a:lnTo>
                                    <a:pt x="3890010" y="2003424"/>
                                  </a:lnTo>
                                  <a:lnTo>
                                    <a:pt x="3723640" y="2003424"/>
                                  </a:lnTo>
                                  <a:lnTo>
                                    <a:pt x="3723640" y="1283969"/>
                                  </a:lnTo>
                                  <a:lnTo>
                                    <a:pt x="3890010" y="1283969"/>
                                  </a:lnTo>
                                  <a:lnTo>
                                    <a:pt x="3890010" y="1303019"/>
                                  </a:lnTo>
                                  <a:lnTo>
                                    <a:pt x="3975735" y="1279524"/>
                                  </a:lnTo>
                                  <a:lnTo>
                                    <a:pt x="3890010" y="1256664"/>
                                  </a:lnTo>
                                  <a:lnTo>
                                    <a:pt x="3890010" y="1275714"/>
                                  </a:lnTo>
                                  <a:lnTo>
                                    <a:pt x="3723640" y="1275714"/>
                                  </a:lnTo>
                                  <a:lnTo>
                                    <a:pt x="3723640" y="551814"/>
                                  </a:lnTo>
                                  <a:lnTo>
                                    <a:pt x="3890010" y="551814"/>
                                  </a:lnTo>
                                  <a:lnTo>
                                    <a:pt x="3890010" y="570229"/>
                                  </a:lnTo>
                                  <a:lnTo>
                                    <a:pt x="3975735" y="547369"/>
                                  </a:lnTo>
                                  <a:lnTo>
                                    <a:pt x="3890010" y="524509"/>
                                  </a:lnTo>
                                  <a:lnTo>
                                    <a:pt x="3890010" y="543559"/>
                                  </a:lnTo>
                                  <a:lnTo>
                                    <a:pt x="3723640" y="543559"/>
                                  </a:lnTo>
                                  <a:lnTo>
                                    <a:pt x="3723640" y="26669"/>
                                  </a:lnTo>
                                  <a:lnTo>
                                    <a:pt x="3890010" y="26669"/>
                                  </a:lnTo>
                                  <a:lnTo>
                                    <a:pt x="3890010" y="45719"/>
                                  </a:lnTo>
                                  <a:lnTo>
                                    <a:pt x="3975735" y="22859"/>
                                  </a:lnTo>
                                  <a:lnTo>
                                    <a:pt x="3890010" y="0"/>
                                  </a:lnTo>
                                  <a:lnTo>
                                    <a:pt x="3890010" y="19049"/>
                                  </a:lnTo>
                                  <a:lnTo>
                                    <a:pt x="3715385" y="19049"/>
                                  </a:lnTo>
                                  <a:lnTo>
                                    <a:pt x="3715385" y="26669"/>
                                  </a:lnTo>
                                  <a:lnTo>
                                    <a:pt x="3715385" y="2805429"/>
                                  </a:lnTo>
                                  <a:lnTo>
                                    <a:pt x="0" y="2805429"/>
                                  </a:lnTo>
                                  <a:lnTo>
                                    <a:pt x="0" y="2813684"/>
                                  </a:lnTo>
                                  <a:lnTo>
                                    <a:pt x="3893185" y="2813684"/>
                                  </a:lnTo>
                                  <a:lnTo>
                                    <a:pt x="3893185" y="2832734"/>
                                  </a:lnTo>
                                  <a:lnTo>
                                    <a:pt x="3978275" y="2809874"/>
                                  </a:lnTo>
                                  <a:close/>
                                </a:path>
                              </a:pathLst>
                            </a:custGeom>
                            <a:solidFill>
                              <a:srgbClr val="FFFFFF"/>
                            </a:solidFill>
                            <a:ln>
                              <a:noFill/>
                            </a:ln>
                          </wps:spPr>
                          <wps:bodyPr anchorCtr="0" anchor="ctr" bIns="91425" lIns="91425" spcFirstLastPara="1" rIns="91425" wrap="square" tIns="91425">
                            <a:noAutofit/>
                          </wps:bodyPr>
                        </wps:wsp>
                        <wps:wsp>
                          <wps:cNvSpPr/>
                          <wps:cNvPr id="226" name="Shape 226"/>
                          <wps:spPr>
                            <a:xfrm>
                              <a:off x="342265" y="651509"/>
                              <a:ext cx="4231640" cy="2995294"/>
                            </a:xfrm>
                            <a:custGeom>
                              <a:rect b="b" l="l" r="r" t="t"/>
                              <a:pathLst>
                                <a:path extrusionOk="0" h="2995294" w="4231640">
                                  <a:moveTo>
                                    <a:pt x="45720" y="542924"/>
                                  </a:moveTo>
                                  <a:lnTo>
                                    <a:pt x="22860" y="457834"/>
                                  </a:lnTo>
                                  <a:lnTo>
                                    <a:pt x="0" y="542924"/>
                                  </a:lnTo>
                                  <a:lnTo>
                                    <a:pt x="18415" y="542924"/>
                                  </a:lnTo>
                                  <a:lnTo>
                                    <a:pt x="18415" y="859154"/>
                                  </a:lnTo>
                                  <a:lnTo>
                                    <a:pt x="26670" y="859154"/>
                                  </a:lnTo>
                                  <a:lnTo>
                                    <a:pt x="26670" y="542924"/>
                                  </a:lnTo>
                                  <a:lnTo>
                                    <a:pt x="45720" y="542924"/>
                                  </a:lnTo>
                                  <a:close/>
                                  <a:moveTo>
                                    <a:pt x="1075055" y="241934"/>
                                  </a:moveTo>
                                  <a:lnTo>
                                    <a:pt x="1006475" y="187959"/>
                                  </a:lnTo>
                                  <a:lnTo>
                                    <a:pt x="998854" y="205739"/>
                                  </a:lnTo>
                                  <a:lnTo>
                                    <a:pt x="514350" y="0"/>
                                  </a:lnTo>
                                  <a:lnTo>
                                    <a:pt x="276225" y="0"/>
                                  </a:lnTo>
                                  <a:lnTo>
                                    <a:pt x="276225" y="8254"/>
                                  </a:lnTo>
                                  <a:lnTo>
                                    <a:pt x="513080" y="8254"/>
                                  </a:lnTo>
                                  <a:lnTo>
                                    <a:pt x="995680" y="212724"/>
                                  </a:lnTo>
                                  <a:lnTo>
                                    <a:pt x="988060" y="229869"/>
                                  </a:lnTo>
                                  <a:lnTo>
                                    <a:pt x="1075055" y="241934"/>
                                  </a:lnTo>
                                  <a:close/>
                                  <a:moveTo>
                                    <a:pt x="1088390" y="329564"/>
                                  </a:moveTo>
                                  <a:lnTo>
                                    <a:pt x="1003300" y="306069"/>
                                  </a:lnTo>
                                  <a:lnTo>
                                    <a:pt x="1003300" y="325119"/>
                                  </a:lnTo>
                                  <a:lnTo>
                                    <a:pt x="451485" y="325119"/>
                                  </a:lnTo>
                                  <a:lnTo>
                                    <a:pt x="451485" y="332739"/>
                                  </a:lnTo>
                                  <a:lnTo>
                                    <a:pt x="1003300" y="332739"/>
                                  </a:lnTo>
                                  <a:lnTo>
                                    <a:pt x="1003300" y="351789"/>
                                  </a:lnTo>
                                  <a:lnTo>
                                    <a:pt x="1088390" y="329564"/>
                                  </a:lnTo>
                                  <a:close/>
                                  <a:moveTo>
                                    <a:pt x="1858010" y="894079"/>
                                  </a:moveTo>
                                  <a:lnTo>
                                    <a:pt x="1856105" y="892174"/>
                                  </a:lnTo>
                                  <a:lnTo>
                                    <a:pt x="1836420" y="892174"/>
                                  </a:lnTo>
                                  <a:lnTo>
                                    <a:pt x="1834515" y="894079"/>
                                  </a:lnTo>
                                  <a:lnTo>
                                    <a:pt x="1834515" y="898524"/>
                                  </a:lnTo>
                                  <a:lnTo>
                                    <a:pt x="1836420" y="899794"/>
                                  </a:lnTo>
                                  <a:lnTo>
                                    <a:pt x="1856105" y="899794"/>
                                  </a:lnTo>
                                  <a:lnTo>
                                    <a:pt x="1858010" y="898524"/>
                                  </a:lnTo>
                                  <a:lnTo>
                                    <a:pt x="1858010" y="894079"/>
                                  </a:lnTo>
                                  <a:close/>
                                  <a:moveTo>
                                    <a:pt x="1889125" y="894079"/>
                                  </a:moveTo>
                                  <a:lnTo>
                                    <a:pt x="1887220" y="892174"/>
                                  </a:lnTo>
                                  <a:lnTo>
                                    <a:pt x="1867535" y="892174"/>
                                  </a:lnTo>
                                  <a:lnTo>
                                    <a:pt x="1865630" y="894079"/>
                                  </a:lnTo>
                                  <a:lnTo>
                                    <a:pt x="1865630" y="898524"/>
                                  </a:lnTo>
                                  <a:lnTo>
                                    <a:pt x="1867535" y="899794"/>
                                  </a:lnTo>
                                  <a:lnTo>
                                    <a:pt x="1887220" y="899794"/>
                                  </a:lnTo>
                                  <a:lnTo>
                                    <a:pt x="1889125" y="898524"/>
                                  </a:lnTo>
                                  <a:lnTo>
                                    <a:pt x="1889125" y="894079"/>
                                  </a:lnTo>
                                  <a:close/>
                                  <a:moveTo>
                                    <a:pt x="1920240" y="894079"/>
                                  </a:moveTo>
                                  <a:lnTo>
                                    <a:pt x="1918335" y="892174"/>
                                  </a:lnTo>
                                  <a:lnTo>
                                    <a:pt x="1898650" y="892174"/>
                                  </a:lnTo>
                                  <a:lnTo>
                                    <a:pt x="1897380" y="894079"/>
                                  </a:lnTo>
                                  <a:lnTo>
                                    <a:pt x="1897380" y="898524"/>
                                  </a:lnTo>
                                  <a:lnTo>
                                    <a:pt x="1898650" y="899794"/>
                                  </a:lnTo>
                                  <a:lnTo>
                                    <a:pt x="1918335" y="899794"/>
                                  </a:lnTo>
                                  <a:lnTo>
                                    <a:pt x="1920240" y="898524"/>
                                  </a:lnTo>
                                  <a:lnTo>
                                    <a:pt x="1920240" y="894079"/>
                                  </a:lnTo>
                                  <a:close/>
                                  <a:moveTo>
                                    <a:pt x="1951355" y="894079"/>
                                  </a:moveTo>
                                  <a:lnTo>
                                    <a:pt x="1949450" y="892174"/>
                                  </a:lnTo>
                                  <a:lnTo>
                                    <a:pt x="1929765" y="892174"/>
                                  </a:lnTo>
                                  <a:lnTo>
                                    <a:pt x="1928495" y="894079"/>
                                  </a:lnTo>
                                  <a:lnTo>
                                    <a:pt x="1928495" y="898524"/>
                                  </a:lnTo>
                                  <a:lnTo>
                                    <a:pt x="1929765" y="899794"/>
                                  </a:lnTo>
                                  <a:lnTo>
                                    <a:pt x="1949450" y="899794"/>
                                  </a:lnTo>
                                  <a:lnTo>
                                    <a:pt x="1951355" y="898524"/>
                                  </a:lnTo>
                                  <a:lnTo>
                                    <a:pt x="1951355" y="894079"/>
                                  </a:lnTo>
                                  <a:close/>
                                  <a:moveTo>
                                    <a:pt x="1982470" y="894079"/>
                                  </a:moveTo>
                                  <a:lnTo>
                                    <a:pt x="1981200" y="892174"/>
                                  </a:lnTo>
                                  <a:lnTo>
                                    <a:pt x="1960880" y="892174"/>
                                  </a:lnTo>
                                  <a:lnTo>
                                    <a:pt x="1958975" y="894079"/>
                                  </a:lnTo>
                                  <a:lnTo>
                                    <a:pt x="1958975" y="898524"/>
                                  </a:lnTo>
                                  <a:lnTo>
                                    <a:pt x="1960880" y="899794"/>
                                  </a:lnTo>
                                  <a:lnTo>
                                    <a:pt x="1981200" y="899794"/>
                                  </a:lnTo>
                                  <a:lnTo>
                                    <a:pt x="1982470" y="898524"/>
                                  </a:lnTo>
                                  <a:lnTo>
                                    <a:pt x="1982470" y="894079"/>
                                  </a:lnTo>
                                  <a:close/>
                                  <a:moveTo>
                                    <a:pt x="2013585" y="894079"/>
                                  </a:moveTo>
                                  <a:lnTo>
                                    <a:pt x="2012315" y="892174"/>
                                  </a:lnTo>
                                  <a:lnTo>
                                    <a:pt x="1991995" y="892174"/>
                                  </a:lnTo>
                                  <a:lnTo>
                                    <a:pt x="1990090" y="894079"/>
                                  </a:lnTo>
                                  <a:lnTo>
                                    <a:pt x="1990090" y="898524"/>
                                  </a:lnTo>
                                  <a:lnTo>
                                    <a:pt x="1991995" y="899794"/>
                                  </a:lnTo>
                                  <a:lnTo>
                                    <a:pt x="2012315" y="899794"/>
                                  </a:lnTo>
                                  <a:lnTo>
                                    <a:pt x="2013585" y="898524"/>
                                  </a:lnTo>
                                  <a:lnTo>
                                    <a:pt x="2013585" y="894079"/>
                                  </a:lnTo>
                                  <a:close/>
                                  <a:moveTo>
                                    <a:pt x="2018030" y="2972434"/>
                                  </a:moveTo>
                                  <a:lnTo>
                                    <a:pt x="1932940" y="2949574"/>
                                  </a:lnTo>
                                  <a:lnTo>
                                    <a:pt x="1932940" y="2968624"/>
                                  </a:lnTo>
                                  <a:lnTo>
                                    <a:pt x="416560" y="2968624"/>
                                  </a:lnTo>
                                  <a:lnTo>
                                    <a:pt x="416560" y="2976879"/>
                                  </a:lnTo>
                                  <a:lnTo>
                                    <a:pt x="1932940" y="2976879"/>
                                  </a:lnTo>
                                  <a:lnTo>
                                    <a:pt x="1932940" y="2995294"/>
                                  </a:lnTo>
                                  <a:lnTo>
                                    <a:pt x="2018030" y="2972434"/>
                                  </a:lnTo>
                                  <a:close/>
                                  <a:moveTo>
                                    <a:pt x="2021840" y="2435224"/>
                                  </a:moveTo>
                                  <a:lnTo>
                                    <a:pt x="1937385" y="2412364"/>
                                  </a:lnTo>
                                  <a:lnTo>
                                    <a:pt x="1937385" y="2430779"/>
                                  </a:lnTo>
                                  <a:lnTo>
                                    <a:pt x="1580515" y="2430779"/>
                                  </a:lnTo>
                                  <a:lnTo>
                                    <a:pt x="1569720" y="2419984"/>
                                  </a:lnTo>
                                  <a:lnTo>
                                    <a:pt x="1569720" y="2430779"/>
                                  </a:lnTo>
                                  <a:lnTo>
                                    <a:pt x="1305560" y="2430779"/>
                                  </a:lnTo>
                                  <a:lnTo>
                                    <a:pt x="993140" y="2215514"/>
                                  </a:lnTo>
                                  <a:lnTo>
                                    <a:pt x="1185545" y="2117089"/>
                                  </a:lnTo>
                                  <a:lnTo>
                                    <a:pt x="1285240" y="2150744"/>
                                  </a:lnTo>
                                  <a:lnTo>
                                    <a:pt x="1569720" y="2430779"/>
                                  </a:lnTo>
                                  <a:lnTo>
                                    <a:pt x="1569720" y="2419984"/>
                                  </a:lnTo>
                                  <a:lnTo>
                                    <a:pt x="1301750" y="2156459"/>
                                  </a:lnTo>
                                  <a:lnTo>
                                    <a:pt x="1932305" y="2369184"/>
                                  </a:lnTo>
                                  <a:lnTo>
                                    <a:pt x="1926590" y="2386964"/>
                                  </a:lnTo>
                                  <a:lnTo>
                                    <a:pt x="2014220" y="2392044"/>
                                  </a:lnTo>
                                  <a:lnTo>
                                    <a:pt x="1941195" y="2343784"/>
                                  </a:lnTo>
                                  <a:lnTo>
                                    <a:pt x="1934845" y="2361564"/>
                                  </a:lnTo>
                                  <a:lnTo>
                                    <a:pt x="1289049" y="2143759"/>
                                  </a:lnTo>
                                  <a:lnTo>
                                    <a:pt x="1272540" y="2127249"/>
                                  </a:lnTo>
                                  <a:lnTo>
                                    <a:pt x="1272540" y="2138044"/>
                                  </a:lnTo>
                                  <a:lnTo>
                                    <a:pt x="1195705" y="2112009"/>
                                  </a:lnTo>
                                  <a:lnTo>
                                    <a:pt x="1228725" y="2094864"/>
                                  </a:lnTo>
                                  <a:lnTo>
                                    <a:pt x="1272540" y="2138044"/>
                                  </a:lnTo>
                                  <a:lnTo>
                                    <a:pt x="1272540" y="2127249"/>
                                  </a:lnTo>
                                  <a:lnTo>
                                    <a:pt x="1235710" y="2091054"/>
                                  </a:lnTo>
                                  <a:lnTo>
                                    <a:pt x="1632585" y="1888489"/>
                                  </a:lnTo>
                                  <a:lnTo>
                                    <a:pt x="1641475" y="1905634"/>
                                  </a:lnTo>
                                  <a:lnTo>
                                    <a:pt x="1706880" y="1846579"/>
                                  </a:lnTo>
                                  <a:lnTo>
                                    <a:pt x="1620520" y="1864994"/>
                                  </a:lnTo>
                                  <a:lnTo>
                                    <a:pt x="1629410" y="1881504"/>
                                  </a:lnTo>
                                  <a:lnTo>
                                    <a:pt x="1229995" y="2085339"/>
                                  </a:lnTo>
                                  <a:lnTo>
                                    <a:pt x="1223010" y="2078354"/>
                                  </a:lnTo>
                                  <a:lnTo>
                                    <a:pt x="1223010" y="2089149"/>
                                  </a:lnTo>
                                  <a:lnTo>
                                    <a:pt x="1184910" y="2108834"/>
                                  </a:lnTo>
                                  <a:lnTo>
                                    <a:pt x="1175385" y="2105024"/>
                                  </a:lnTo>
                                  <a:lnTo>
                                    <a:pt x="1175385" y="2113279"/>
                                  </a:lnTo>
                                  <a:lnTo>
                                    <a:pt x="986155" y="2210434"/>
                                  </a:lnTo>
                                  <a:lnTo>
                                    <a:pt x="724535" y="2029459"/>
                                  </a:lnTo>
                                  <a:lnTo>
                                    <a:pt x="744220" y="1967864"/>
                                  </a:lnTo>
                                  <a:lnTo>
                                    <a:pt x="1175385" y="2113279"/>
                                  </a:lnTo>
                                  <a:lnTo>
                                    <a:pt x="1175385" y="2105024"/>
                                  </a:lnTo>
                                  <a:lnTo>
                                    <a:pt x="746760" y="1960244"/>
                                  </a:lnTo>
                                  <a:lnTo>
                                    <a:pt x="795655" y="1806574"/>
                                  </a:lnTo>
                                  <a:lnTo>
                                    <a:pt x="891540" y="1762759"/>
                                  </a:lnTo>
                                  <a:lnTo>
                                    <a:pt x="1223010" y="2089149"/>
                                  </a:lnTo>
                                  <a:lnTo>
                                    <a:pt x="1223010" y="2078354"/>
                                  </a:lnTo>
                                  <a:lnTo>
                                    <a:pt x="899160" y="1759584"/>
                                  </a:lnTo>
                                  <a:lnTo>
                                    <a:pt x="1636395" y="1421764"/>
                                  </a:lnTo>
                                  <a:lnTo>
                                    <a:pt x="1644015" y="1439544"/>
                                  </a:lnTo>
                                  <a:lnTo>
                                    <a:pt x="1711325" y="1383029"/>
                                  </a:lnTo>
                                  <a:lnTo>
                                    <a:pt x="1624965" y="1397634"/>
                                  </a:lnTo>
                                  <a:lnTo>
                                    <a:pt x="1632585" y="1414779"/>
                                  </a:lnTo>
                                  <a:lnTo>
                                    <a:pt x="893445" y="1753869"/>
                                  </a:lnTo>
                                  <a:lnTo>
                                    <a:pt x="885825" y="1746249"/>
                                  </a:lnTo>
                                  <a:lnTo>
                                    <a:pt x="885825" y="1757044"/>
                                  </a:lnTo>
                                  <a:lnTo>
                                    <a:pt x="798830" y="1797049"/>
                                  </a:lnTo>
                                  <a:lnTo>
                                    <a:pt x="829945" y="1701799"/>
                                  </a:lnTo>
                                  <a:lnTo>
                                    <a:pt x="885825" y="1757044"/>
                                  </a:lnTo>
                                  <a:lnTo>
                                    <a:pt x="885825" y="1746249"/>
                                  </a:lnTo>
                                  <a:lnTo>
                                    <a:pt x="832485" y="1693544"/>
                                  </a:lnTo>
                                  <a:lnTo>
                                    <a:pt x="937895" y="1363979"/>
                                  </a:lnTo>
                                  <a:lnTo>
                                    <a:pt x="1631950" y="1363979"/>
                                  </a:lnTo>
                                  <a:lnTo>
                                    <a:pt x="1631950" y="1383029"/>
                                  </a:lnTo>
                                  <a:lnTo>
                                    <a:pt x="1716405" y="1360169"/>
                                  </a:lnTo>
                                  <a:lnTo>
                                    <a:pt x="1631950" y="1337309"/>
                                  </a:lnTo>
                                  <a:lnTo>
                                    <a:pt x="1631950" y="1356359"/>
                                  </a:lnTo>
                                  <a:lnTo>
                                    <a:pt x="940435" y="1355724"/>
                                  </a:lnTo>
                                  <a:lnTo>
                                    <a:pt x="1016635" y="1117599"/>
                                  </a:lnTo>
                                  <a:lnTo>
                                    <a:pt x="1631950" y="1310004"/>
                                  </a:lnTo>
                                  <a:lnTo>
                                    <a:pt x="1626235" y="1328419"/>
                                  </a:lnTo>
                                  <a:lnTo>
                                    <a:pt x="1714500" y="1331594"/>
                                  </a:lnTo>
                                  <a:lnTo>
                                    <a:pt x="1640205" y="1284604"/>
                                  </a:lnTo>
                                  <a:lnTo>
                                    <a:pt x="1634490" y="1302384"/>
                                  </a:lnTo>
                                  <a:lnTo>
                                    <a:pt x="1019175" y="1109979"/>
                                  </a:lnTo>
                                  <a:lnTo>
                                    <a:pt x="1068705" y="955039"/>
                                  </a:lnTo>
                                  <a:lnTo>
                                    <a:pt x="1086485" y="960754"/>
                                  </a:lnTo>
                                  <a:lnTo>
                                    <a:pt x="1090930" y="873124"/>
                                  </a:lnTo>
                                  <a:lnTo>
                                    <a:pt x="1043305" y="946784"/>
                                  </a:lnTo>
                                  <a:lnTo>
                                    <a:pt x="1061085" y="952499"/>
                                  </a:lnTo>
                                  <a:lnTo>
                                    <a:pt x="1011555" y="1107439"/>
                                  </a:lnTo>
                                  <a:lnTo>
                                    <a:pt x="1009015" y="1106804"/>
                                  </a:lnTo>
                                  <a:lnTo>
                                    <a:pt x="1009015" y="1115059"/>
                                  </a:lnTo>
                                  <a:lnTo>
                                    <a:pt x="932180" y="1355724"/>
                                  </a:lnTo>
                                  <a:lnTo>
                                    <a:pt x="929640" y="1355724"/>
                                  </a:lnTo>
                                  <a:lnTo>
                                    <a:pt x="929640" y="1363979"/>
                                  </a:lnTo>
                                  <a:lnTo>
                                    <a:pt x="826135" y="1687194"/>
                                  </a:lnTo>
                                  <a:lnTo>
                                    <a:pt x="712470" y="1575434"/>
                                  </a:lnTo>
                                  <a:lnTo>
                                    <a:pt x="785495" y="1363979"/>
                                  </a:lnTo>
                                  <a:lnTo>
                                    <a:pt x="929640" y="1363979"/>
                                  </a:lnTo>
                                  <a:lnTo>
                                    <a:pt x="929640" y="1355724"/>
                                  </a:lnTo>
                                  <a:lnTo>
                                    <a:pt x="788035" y="1355724"/>
                                  </a:lnTo>
                                  <a:lnTo>
                                    <a:pt x="883920" y="1076324"/>
                                  </a:lnTo>
                                  <a:lnTo>
                                    <a:pt x="1009015" y="1115059"/>
                                  </a:lnTo>
                                  <a:lnTo>
                                    <a:pt x="1009015" y="1106804"/>
                                  </a:lnTo>
                                  <a:lnTo>
                                    <a:pt x="886460" y="1068704"/>
                                  </a:lnTo>
                                  <a:lnTo>
                                    <a:pt x="1025525" y="662939"/>
                                  </a:lnTo>
                                  <a:lnTo>
                                    <a:pt x="1649095" y="1242694"/>
                                  </a:lnTo>
                                  <a:lnTo>
                                    <a:pt x="1636395" y="1256664"/>
                                  </a:lnTo>
                                  <a:lnTo>
                                    <a:pt x="1714500" y="1297939"/>
                                  </a:lnTo>
                                  <a:lnTo>
                                    <a:pt x="1667510" y="1223644"/>
                                  </a:lnTo>
                                  <a:lnTo>
                                    <a:pt x="1654810" y="1236979"/>
                                  </a:lnTo>
                                  <a:lnTo>
                                    <a:pt x="1028700" y="654684"/>
                                  </a:lnTo>
                                  <a:lnTo>
                                    <a:pt x="1047750" y="599439"/>
                                  </a:lnTo>
                                  <a:lnTo>
                                    <a:pt x="1065530" y="605789"/>
                                  </a:lnTo>
                                  <a:lnTo>
                                    <a:pt x="1071245" y="518159"/>
                                  </a:lnTo>
                                  <a:lnTo>
                                    <a:pt x="1021715" y="591184"/>
                                  </a:lnTo>
                                  <a:lnTo>
                                    <a:pt x="1040130" y="597534"/>
                                  </a:lnTo>
                                  <a:lnTo>
                                    <a:pt x="1022350" y="648969"/>
                                  </a:lnTo>
                                  <a:lnTo>
                                    <a:pt x="1019810" y="646429"/>
                                  </a:lnTo>
                                  <a:lnTo>
                                    <a:pt x="1019810" y="657224"/>
                                  </a:lnTo>
                                  <a:lnTo>
                                    <a:pt x="879475" y="1066164"/>
                                  </a:lnTo>
                                  <a:lnTo>
                                    <a:pt x="717550" y="1015999"/>
                                  </a:lnTo>
                                  <a:lnTo>
                                    <a:pt x="971550" y="612774"/>
                                  </a:lnTo>
                                  <a:lnTo>
                                    <a:pt x="1019810" y="657224"/>
                                  </a:lnTo>
                                  <a:lnTo>
                                    <a:pt x="1019810" y="646429"/>
                                  </a:lnTo>
                                  <a:lnTo>
                                    <a:pt x="975995" y="605789"/>
                                  </a:lnTo>
                                  <a:lnTo>
                                    <a:pt x="1033145" y="514349"/>
                                  </a:lnTo>
                                  <a:lnTo>
                                    <a:pt x="1049020" y="524509"/>
                                  </a:lnTo>
                                  <a:lnTo>
                                    <a:pt x="1075055" y="440689"/>
                                  </a:lnTo>
                                  <a:lnTo>
                                    <a:pt x="1010920" y="500379"/>
                                  </a:lnTo>
                                  <a:lnTo>
                                    <a:pt x="1026795" y="510539"/>
                                  </a:lnTo>
                                  <a:lnTo>
                                    <a:pt x="970280" y="600074"/>
                                  </a:lnTo>
                                  <a:lnTo>
                                    <a:pt x="908050" y="542924"/>
                                  </a:lnTo>
                                  <a:lnTo>
                                    <a:pt x="1017905" y="434974"/>
                                  </a:lnTo>
                                  <a:lnTo>
                                    <a:pt x="1030605" y="448944"/>
                                  </a:lnTo>
                                  <a:lnTo>
                                    <a:pt x="1075055" y="372744"/>
                                  </a:lnTo>
                                  <a:lnTo>
                                    <a:pt x="998854" y="415924"/>
                                  </a:lnTo>
                                  <a:lnTo>
                                    <a:pt x="1012190" y="429259"/>
                                  </a:lnTo>
                                  <a:lnTo>
                                    <a:pt x="902335" y="537209"/>
                                  </a:lnTo>
                                  <a:lnTo>
                                    <a:pt x="734060" y="380999"/>
                                  </a:lnTo>
                                  <a:lnTo>
                                    <a:pt x="455295" y="382269"/>
                                  </a:lnTo>
                                  <a:lnTo>
                                    <a:pt x="455295" y="389889"/>
                                  </a:lnTo>
                                  <a:lnTo>
                                    <a:pt x="730885" y="389254"/>
                                  </a:lnTo>
                                  <a:lnTo>
                                    <a:pt x="896620" y="542924"/>
                                  </a:lnTo>
                                  <a:lnTo>
                                    <a:pt x="516255" y="917574"/>
                                  </a:lnTo>
                                  <a:lnTo>
                                    <a:pt x="274955" y="917574"/>
                                  </a:lnTo>
                                  <a:lnTo>
                                    <a:pt x="274955" y="925194"/>
                                  </a:lnTo>
                                  <a:lnTo>
                                    <a:pt x="519430" y="925194"/>
                                  </a:lnTo>
                                  <a:lnTo>
                                    <a:pt x="902335" y="548639"/>
                                  </a:lnTo>
                                  <a:lnTo>
                                    <a:pt x="965835" y="607059"/>
                                  </a:lnTo>
                                  <a:lnTo>
                                    <a:pt x="709930" y="1013459"/>
                                  </a:lnTo>
                                  <a:lnTo>
                                    <a:pt x="518160" y="953134"/>
                                  </a:lnTo>
                                  <a:lnTo>
                                    <a:pt x="274955" y="953134"/>
                                  </a:lnTo>
                                  <a:lnTo>
                                    <a:pt x="274955" y="961389"/>
                                  </a:lnTo>
                                  <a:lnTo>
                                    <a:pt x="516890" y="961389"/>
                                  </a:lnTo>
                                  <a:lnTo>
                                    <a:pt x="705485" y="1020444"/>
                                  </a:lnTo>
                                  <a:lnTo>
                                    <a:pt x="516255" y="1320799"/>
                                  </a:lnTo>
                                  <a:lnTo>
                                    <a:pt x="60325" y="1320164"/>
                                  </a:lnTo>
                                  <a:lnTo>
                                    <a:pt x="60325" y="1327784"/>
                                  </a:lnTo>
                                  <a:lnTo>
                                    <a:pt x="520065" y="1329054"/>
                                  </a:lnTo>
                                  <a:lnTo>
                                    <a:pt x="713105" y="1022984"/>
                                  </a:lnTo>
                                  <a:lnTo>
                                    <a:pt x="876300" y="1073784"/>
                                  </a:lnTo>
                                  <a:lnTo>
                                    <a:pt x="779780" y="1355724"/>
                                  </a:lnTo>
                                  <a:lnTo>
                                    <a:pt x="60325" y="1355724"/>
                                  </a:lnTo>
                                  <a:lnTo>
                                    <a:pt x="60325" y="1363979"/>
                                  </a:lnTo>
                                  <a:lnTo>
                                    <a:pt x="777240" y="1363979"/>
                                  </a:lnTo>
                                  <a:lnTo>
                                    <a:pt x="706755" y="1569084"/>
                                  </a:lnTo>
                                  <a:lnTo>
                                    <a:pt x="523240" y="1388744"/>
                                  </a:lnTo>
                                  <a:lnTo>
                                    <a:pt x="62230" y="1388744"/>
                                  </a:lnTo>
                                  <a:lnTo>
                                    <a:pt x="62230" y="1396364"/>
                                  </a:lnTo>
                                  <a:lnTo>
                                    <a:pt x="520065" y="1396364"/>
                                  </a:lnTo>
                                  <a:lnTo>
                                    <a:pt x="703580" y="1577339"/>
                                  </a:lnTo>
                                  <a:lnTo>
                                    <a:pt x="610870" y="1847214"/>
                                  </a:lnTo>
                                  <a:lnTo>
                                    <a:pt x="307340" y="1847214"/>
                                  </a:lnTo>
                                  <a:lnTo>
                                    <a:pt x="307340" y="1854834"/>
                                  </a:lnTo>
                                  <a:lnTo>
                                    <a:pt x="616585" y="1854834"/>
                                  </a:lnTo>
                                  <a:lnTo>
                                    <a:pt x="709930" y="1583689"/>
                                  </a:lnTo>
                                  <a:lnTo>
                                    <a:pt x="823595" y="1695449"/>
                                  </a:lnTo>
                                  <a:lnTo>
                                    <a:pt x="789305" y="1801494"/>
                                  </a:lnTo>
                                  <a:lnTo>
                                    <a:pt x="613410" y="1882139"/>
                                  </a:lnTo>
                                  <a:lnTo>
                                    <a:pt x="307340" y="1881504"/>
                                  </a:lnTo>
                                  <a:lnTo>
                                    <a:pt x="307340" y="1889124"/>
                                  </a:lnTo>
                                  <a:lnTo>
                                    <a:pt x="614680" y="1889759"/>
                                  </a:lnTo>
                                  <a:lnTo>
                                    <a:pt x="786130" y="1811019"/>
                                  </a:lnTo>
                                  <a:lnTo>
                                    <a:pt x="739140" y="1957704"/>
                                  </a:lnTo>
                                  <a:lnTo>
                                    <a:pt x="615315" y="1915794"/>
                                  </a:lnTo>
                                  <a:lnTo>
                                    <a:pt x="307340" y="1915794"/>
                                  </a:lnTo>
                                  <a:lnTo>
                                    <a:pt x="307340" y="1924049"/>
                                  </a:lnTo>
                                  <a:lnTo>
                                    <a:pt x="614045" y="1924049"/>
                                  </a:lnTo>
                                  <a:lnTo>
                                    <a:pt x="736600" y="1965324"/>
                                  </a:lnTo>
                                  <a:lnTo>
                                    <a:pt x="718185" y="2024379"/>
                                  </a:lnTo>
                                  <a:lnTo>
                                    <a:pt x="614680" y="1953259"/>
                                  </a:lnTo>
                                  <a:lnTo>
                                    <a:pt x="307340" y="1953259"/>
                                  </a:lnTo>
                                  <a:lnTo>
                                    <a:pt x="307340" y="1960879"/>
                                  </a:lnTo>
                                  <a:lnTo>
                                    <a:pt x="612140" y="1960879"/>
                                  </a:lnTo>
                                  <a:lnTo>
                                    <a:pt x="715645" y="2031999"/>
                                  </a:lnTo>
                                  <a:lnTo>
                                    <a:pt x="610235" y="2360929"/>
                                  </a:lnTo>
                                  <a:lnTo>
                                    <a:pt x="239395" y="2360929"/>
                                  </a:lnTo>
                                  <a:lnTo>
                                    <a:pt x="239395" y="2369184"/>
                                  </a:lnTo>
                                  <a:lnTo>
                                    <a:pt x="615950" y="2369184"/>
                                  </a:lnTo>
                                  <a:lnTo>
                                    <a:pt x="721995" y="2037079"/>
                                  </a:lnTo>
                                  <a:lnTo>
                                    <a:pt x="978535" y="2214244"/>
                                  </a:lnTo>
                                  <a:lnTo>
                                    <a:pt x="621665" y="2396489"/>
                                  </a:lnTo>
                                  <a:lnTo>
                                    <a:pt x="239395" y="2396489"/>
                                  </a:lnTo>
                                  <a:lnTo>
                                    <a:pt x="239395" y="2404109"/>
                                  </a:lnTo>
                                  <a:lnTo>
                                    <a:pt x="624205" y="2404109"/>
                                  </a:lnTo>
                                  <a:lnTo>
                                    <a:pt x="985520" y="2219324"/>
                                  </a:lnTo>
                                  <a:lnTo>
                                    <a:pt x="1291590" y="2430779"/>
                                  </a:lnTo>
                                  <a:lnTo>
                                    <a:pt x="239395" y="2430779"/>
                                  </a:lnTo>
                                  <a:lnTo>
                                    <a:pt x="239395" y="2439034"/>
                                  </a:lnTo>
                                  <a:lnTo>
                                    <a:pt x="1303020" y="2439034"/>
                                  </a:lnTo>
                                  <a:lnTo>
                                    <a:pt x="1941830" y="2881629"/>
                                  </a:lnTo>
                                  <a:lnTo>
                                    <a:pt x="1931670" y="2896869"/>
                                  </a:lnTo>
                                  <a:lnTo>
                                    <a:pt x="2014220" y="2926079"/>
                                  </a:lnTo>
                                  <a:lnTo>
                                    <a:pt x="1957070" y="2859404"/>
                                  </a:lnTo>
                                  <a:lnTo>
                                    <a:pt x="1946275" y="2874644"/>
                                  </a:lnTo>
                                  <a:lnTo>
                                    <a:pt x="1316990" y="2439034"/>
                                  </a:lnTo>
                                  <a:lnTo>
                                    <a:pt x="1577975" y="2439034"/>
                                  </a:lnTo>
                                  <a:lnTo>
                                    <a:pt x="1946910" y="2803524"/>
                                  </a:lnTo>
                                  <a:lnTo>
                                    <a:pt x="1933575" y="2816859"/>
                                  </a:lnTo>
                                  <a:lnTo>
                                    <a:pt x="2010410" y="2860039"/>
                                  </a:lnTo>
                                  <a:lnTo>
                                    <a:pt x="1965960" y="2784474"/>
                                  </a:lnTo>
                                  <a:lnTo>
                                    <a:pt x="1952625" y="2797809"/>
                                  </a:lnTo>
                                  <a:lnTo>
                                    <a:pt x="1588770" y="2439034"/>
                                  </a:lnTo>
                                  <a:lnTo>
                                    <a:pt x="1937385" y="2439034"/>
                                  </a:lnTo>
                                  <a:lnTo>
                                    <a:pt x="1937385" y="2458084"/>
                                  </a:lnTo>
                                  <a:lnTo>
                                    <a:pt x="2021840" y="2435224"/>
                                  </a:lnTo>
                                  <a:close/>
                                  <a:moveTo>
                                    <a:pt x="2044700" y="894079"/>
                                  </a:moveTo>
                                  <a:lnTo>
                                    <a:pt x="2043430" y="892174"/>
                                  </a:lnTo>
                                  <a:lnTo>
                                    <a:pt x="2023745" y="892174"/>
                                  </a:lnTo>
                                  <a:lnTo>
                                    <a:pt x="2021205" y="894079"/>
                                  </a:lnTo>
                                  <a:lnTo>
                                    <a:pt x="2021205" y="898524"/>
                                  </a:lnTo>
                                  <a:lnTo>
                                    <a:pt x="2023745" y="899794"/>
                                  </a:lnTo>
                                  <a:lnTo>
                                    <a:pt x="2043430" y="899794"/>
                                  </a:lnTo>
                                  <a:lnTo>
                                    <a:pt x="2044700" y="898524"/>
                                  </a:lnTo>
                                  <a:lnTo>
                                    <a:pt x="2044700" y="894079"/>
                                  </a:lnTo>
                                  <a:close/>
                                  <a:moveTo>
                                    <a:pt x="2075815" y="894079"/>
                                  </a:moveTo>
                                  <a:lnTo>
                                    <a:pt x="2074545" y="892174"/>
                                  </a:lnTo>
                                  <a:lnTo>
                                    <a:pt x="2054224" y="892174"/>
                                  </a:lnTo>
                                  <a:lnTo>
                                    <a:pt x="2052955" y="894079"/>
                                  </a:lnTo>
                                  <a:lnTo>
                                    <a:pt x="2052955" y="898524"/>
                                  </a:lnTo>
                                  <a:lnTo>
                                    <a:pt x="2054224" y="899794"/>
                                  </a:lnTo>
                                  <a:lnTo>
                                    <a:pt x="2074545" y="899794"/>
                                  </a:lnTo>
                                  <a:lnTo>
                                    <a:pt x="2075815" y="898524"/>
                                  </a:lnTo>
                                  <a:lnTo>
                                    <a:pt x="2075815" y="894079"/>
                                  </a:lnTo>
                                  <a:close/>
                                  <a:moveTo>
                                    <a:pt x="2107565" y="894079"/>
                                  </a:moveTo>
                                  <a:lnTo>
                                    <a:pt x="2105660" y="892174"/>
                                  </a:lnTo>
                                  <a:lnTo>
                                    <a:pt x="2085340" y="892174"/>
                                  </a:lnTo>
                                  <a:lnTo>
                                    <a:pt x="2084070" y="894079"/>
                                  </a:lnTo>
                                  <a:lnTo>
                                    <a:pt x="2084070" y="898524"/>
                                  </a:lnTo>
                                  <a:lnTo>
                                    <a:pt x="2085340" y="899794"/>
                                  </a:lnTo>
                                  <a:lnTo>
                                    <a:pt x="2105660" y="899794"/>
                                  </a:lnTo>
                                  <a:lnTo>
                                    <a:pt x="2107565" y="898524"/>
                                  </a:lnTo>
                                  <a:lnTo>
                                    <a:pt x="2107565" y="894079"/>
                                  </a:lnTo>
                                  <a:close/>
                                  <a:moveTo>
                                    <a:pt x="2138680" y="894079"/>
                                  </a:moveTo>
                                  <a:lnTo>
                                    <a:pt x="2136775" y="892174"/>
                                  </a:lnTo>
                                  <a:lnTo>
                                    <a:pt x="2116455" y="892174"/>
                                  </a:lnTo>
                                  <a:lnTo>
                                    <a:pt x="2115185" y="894079"/>
                                  </a:lnTo>
                                  <a:lnTo>
                                    <a:pt x="2115185" y="898524"/>
                                  </a:lnTo>
                                  <a:lnTo>
                                    <a:pt x="2116455" y="899794"/>
                                  </a:lnTo>
                                  <a:lnTo>
                                    <a:pt x="2136775" y="899794"/>
                                  </a:lnTo>
                                  <a:lnTo>
                                    <a:pt x="2138680" y="898524"/>
                                  </a:lnTo>
                                  <a:lnTo>
                                    <a:pt x="2138680" y="894079"/>
                                  </a:lnTo>
                                  <a:close/>
                                  <a:moveTo>
                                    <a:pt x="2169795" y="894079"/>
                                  </a:moveTo>
                                  <a:lnTo>
                                    <a:pt x="2167890" y="892174"/>
                                  </a:lnTo>
                                  <a:lnTo>
                                    <a:pt x="2147570" y="892174"/>
                                  </a:lnTo>
                                  <a:lnTo>
                                    <a:pt x="2146300" y="894079"/>
                                  </a:lnTo>
                                  <a:lnTo>
                                    <a:pt x="2146300" y="898524"/>
                                  </a:lnTo>
                                  <a:lnTo>
                                    <a:pt x="2147570" y="899794"/>
                                  </a:lnTo>
                                  <a:lnTo>
                                    <a:pt x="2167890" y="899794"/>
                                  </a:lnTo>
                                  <a:lnTo>
                                    <a:pt x="2169795" y="898524"/>
                                  </a:lnTo>
                                  <a:lnTo>
                                    <a:pt x="2169795" y="894079"/>
                                  </a:lnTo>
                                  <a:close/>
                                  <a:moveTo>
                                    <a:pt x="2200910" y="894079"/>
                                  </a:moveTo>
                                  <a:lnTo>
                                    <a:pt x="2199005" y="892174"/>
                                  </a:lnTo>
                                  <a:lnTo>
                                    <a:pt x="2179320" y="892174"/>
                                  </a:lnTo>
                                  <a:lnTo>
                                    <a:pt x="2177415" y="894079"/>
                                  </a:lnTo>
                                  <a:lnTo>
                                    <a:pt x="2177415" y="898524"/>
                                  </a:lnTo>
                                  <a:lnTo>
                                    <a:pt x="2179320" y="899794"/>
                                  </a:lnTo>
                                  <a:lnTo>
                                    <a:pt x="2199005" y="899794"/>
                                  </a:lnTo>
                                  <a:lnTo>
                                    <a:pt x="2200910" y="898524"/>
                                  </a:lnTo>
                                  <a:lnTo>
                                    <a:pt x="2200910" y="894079"/>
                                  </a:lnTo>
                                  <a:close/>
                                  <a:moveTo>
                                    <a:pt x="2232025" y="899794"/>
                                  </a:moveTo>
                                  <a:lnTo>
                                    <a:pt x="2230755" y="897889"/>
                                  </a:lnTo>
                                  <a:lnTo>
                                    <a:pt x="2211070" y="893444"/>
                                  </a:lnTo>
                                  <a:lnTo>
                                    <a:pt x="2208530" y="894714"/>
                                  </a:lnTo>
                                  <a:lnTo>
                                    <a:pt x="2208530" y="897254"/>
                                  </a:lnTo>
                                  <a:lnTo>
                                    <a:pt x="2207895" y="899159"/>
                                  </a:lnTo>
                                  <a:lnTo>
                                    <a:pt x="2209165" y="901064"/>
                                  </a:lnTo>
                                  <a:lnTo>
                                    <a:pt x="2211705" y="901699"/>
                                  </a:lnTo>
                                  <a:lnTo>
                                    <a:pt x="2226310" y="904874"/>
                                  </a:lnTo>
                                  <a:lnTo>
                                    <a:pt x="2228850" y="905509"/>
                                  </a:lnTo>
                                  <a:lnTo>
                                    <a:pt x="2230755" y="904239"/>
                                  </a:lnTo>
                                  <a:lnTo>
                                    <a:pt x="2232025" y="899794"/>
                                  </a:lnTo>
                                  <a:close/>
                                  <a:moveTo>
                                    <a:pt x="2261870" y="906779"/>
                                  </a:moveTo>
                                  <a:lnTo>
                                    <a:pt x="2260600" y="904239"/>
                                  </a:lnTo>
                                  <a:lnTo>
                                    <a:pt x="2243455" y="901064"/>
                                  </a:lnTo>
                                  <a:lnTo>
                                    <a:pt x="2241550" y="899794"/>
                                  </a:lnTo>
                                  <a:lnTo>
                                    <a:pt x="2239645" y="901699"/>
                                  </a:lnTo>
                                  <a:lnTo>
                                    <a:pt x="2238375" y="905509"/>
                                  </a:lnTo>
                                  <a:lnTo>
                                    <a:pt x="2239645" y="907414"/>
                                  </a:lnTo>
                                  <a:lnTo>
                                    <a:pt x="2241550" y="908049"/>
                                  </a:lnTo>
                                  <a:lnTo>
                                    <a:pt x="2257425" y="911859"/>
                                  </a:lnTo>
                                  <a:lnTo>
                                    <a:pt x="2259330" y="911859"/>
                                  </a:lnTo>
                                  <a:lnTo>
                                    <a:pt x="2261235" y="911224"/>
                                  </a:lnTo>
                                  <a:lnTo>
                                    <a:pt x="2261870" y="908684"/>
                                  </a:lnTo>
                                  <a:lnTo>
                                    <a:pt x="2261870" y="906779"/>
                                  </a:lnTo>
                                  <a:close/>
                                  <a:moveTo>
                                    <a:pt x="2292985" y="913129"/>
                                  </a:moveTo>
                                  <a:lnTo>
                                    <a:pt x="2291715" y="911224"/>
                                  </a:lnTo>
                                  <a:lnTo>
                                    <a:pt x="2289175" y="910589"/>
                                  </a:lnTo>
                                  <a:lnTo>
                                    <a:pt x="2273935" y="907414"/>
                                  </a:lnTo>
                                  <a:lnTo>
                                    <a:pt x="2271395" y="906779"/>
                                  </a:lnTo>
                                  <a:lnTo>
                                    <a:pt x="2269490" y="908049"/>
                                  </a:lnTo>
                                  <a:lnTo>
                                    <a:pt x="2268855" y="911224"/>
                                  </a:lnTo>
                                  <a:lnTo>
                                    <a:pt x="2268855" y="912494"/>
                                  </a:lnTo>
                                  <a:lnTo>
                                    <a:pt x="2270125" y="914399"/>
                                  </a:lnTo>
                                  <a:lnTo>
                                    <a:pt x="2272665" y="915034"/>
                                  </a:lnTo>
                                  <a:lnTo>
                                    <a:pt x="2289175" y="918844"/>
                                  </a:lnTo>
                                  <a:lnTo>
                                    <a:pt x="2291715" y="917574"/>
                                  </a:lnTo>
                                  <a:lnTo>
                                    <a:pt x="2292350" y="915669"/>
                                  </a:lnTo>
                                  <a:lnTo>
                                    <a:pt x="2292985" y="913129"/>
                                  </a:lnTo>
                                  <a:close/>
                                  <a:moveTo>
                                    <a:pt x="2322830" y="920114"/>
                                  </a:moveTo>
                                  <a:lnTo>
                                    <a:pt x="2321560" y="917574"/>
                                  </a:lnTo>
                                  <a:lnTo>
                                    <a:pt x="2319655" y="917574"/>
                                  </a:lnTo>
                                  <a:lnTo>
                                    <a:pt x="2304415" y="914399"/>
                                  </a:lnTo>
                                  <a:lnTo>
                                    <a:pt x="2302510" y="913129"/>
                                  </a:lnTo>
                                  <a:lnTo>
                                    <a:pt x="2300605" y="915034"/>
                                  </a:lnTo>
                                  <a:lnTo>
                                    <a:pt x="2299335" y="918844"/>
                                  </a:lnTo>
                                  <a:lnTo>
                                    <a:pt x="2300605" y="920749"/>
                                  </a:lnTo>
                                  <a:lnTo>
                                    <a:pt x="2302510" y="921384"/>
                                  </a:lnTo>
                                  <a:lnTo>
                                    <a:pt x="2318385" y="925194"/>
                                  </a:lnTo>
                                  <a:lnTo>
                                    <a:pt x="2320290" y="925194"/>
                                  </a:lnTo>
                                  <a:lnTo>
                                    <a:pt x="2322195" y="923924"/>
                                  </a:lnTo>
                                  <a:lnTo>
                                    <a:pt x="2322830" y="920114"/>
                                  </a:lnTo>
                                  <a:close/>
                                  <a:moveTo>
                                    <a:pt x="2353945" y="926464"/>
                                  </a:moveTo>
                                  <a:lnTo>
                                    <a:pt x="2352040" y="924559"/>
                                  </a:lnTo>
                                  <a:lnTo>
                                    <a:pt x="2350135" y="923924"/>
                                  </a:lnTo>
                                  <a:lnTo>
                                    <a:pt x="2334895" y="920749"/>
                                  </a:lnTo>
                                  <a:lnTo>
                                    <a:pt x="2332355" y="920114"/>
                                  </a:lnTo>
                                  <a:lnTo>
                                    <a:pt x="2330450" y="921384"/>
                                  </a:lnTo>
                                  <a:lnTo>
                                    <a:pt x="2329815" y="925194"/>
                                  </a:lnTo>
                                  <a:lnTo>
                                    <a:pt x="2331085" y="927734"/>
                                  </a:lnTo>
                                  <a:lnTo>
                                    <a:pt x="2332990" y="928369"/>
                                  </a:lnTo>
                                  <a:lnTo>
                                    <a:pt x="2348230" y="931544"/>
                                  </a:lnTo>
                                  <a:lnTo>
                                    <a:pt x="2350135" y="932179"/>
                                  </a:lnTo>
                                  <a:lnTo>
                                    <a:pt x="2352675" y="930909"/>
                                  </a:lnTo>
                                  <a:lnTo>
                                    <a:pt x="2353310" y="927734"/>
                                  </a:lnTo>
                                  <a:lnTo>
                                    <a:pt x="2353945" y="926464"/>
                                  </a:lnTo>
                                  <a:close/>
                                  <a:moveTo>
                                    <a:pt x="2383790" y="932814"/>
                                  </a:moveTo>
                                  <a:lnTo>
                                    <a:pt x="2382520" y="930909"/>
                                  </a:lnTo>
                                  <a:lnTo>
                                    <a:pt x="2380615" y="930909"/>
                                  </a:lnTo>
                                  <a:lnTo>
                                    <a:pt x="2365375" y="927099"/>
                                  </a:lnTo>
                                  <a:lnTo>
                                    <a:pt x="2363470" y="926464"/>
                                  </a:lnTo>
                                  <a:lnTo>
                                    <a:pt x="2361565" y="928369"/>
                                  </a:lnTo>
                                  <a:lnTo>
                                    <a:pt x="2360930" y="930274"/>
                                  </a:lnTo>
                                  <a:lnTo>
                                    <a:pt x="2360295" y="932179"/>
                                  </a:lnTo>
                                  <a:lnTo>
                                    <a:pt x="2361565" y="934084"/>
                                  </a:lnTo>
                                  <a:lnTo>
                                    <a:pt x="2379345" y="937894"/>
                                  </a:lnTo>
                                  <a:lnTo>
                                    <a:pt x="2381250" y="938529"/>
                                  </a:lnTo>
                                  <a:lnTo>
                                    <a:pt x="2383155" y="937259"/>
                                  </a:lnTo>
                                  <a:lnTo>
                                    <a:pt x="2383790" y="932814"/>
                                  </a:lnTo>
                                  <a:close/>
                                  <a:moveTo>
                                    <a:pt x="2414905" y="939799"/>
                                  </a:moveTo>
                                  <a:lnTo>
                                    <a:pt x="2413000" y="937259"/>
                                  </a:lnTo>
                                  <a:lnTo>
                                    <a:pt x="2411095" y="937259"/>
                                  </a:lnTo>
                                  <a:lnTo>
                                    <a:pt x="2395855" y="934084"/>
                                  </a:lnTo>
                                  <a:lnTo>
                                    <a:pt x="2393315" y="933449"/>
                                  </a:lnTo>
                                  <a:lnTo>
                                    <a:pt x="2391410" y="934719"/>
                                  </a:lnTo>
                                  <a:lnTo>
                                    <a:pt x="2390775" y="938529"/>
                                  </a:lnTo>
                                  <a:lnTo>
                                    <a:pt x="2392045" y="941069"/>
                                  </a:lnTo>
                                  <a:lnTo>
                                    <a:pt x="2393950" y="941704"/>
                                  </a:lnTo>
                                  <a:lnTo>
                                    <a:pt x="2411095" y="945514"/>
                                  </a:lnTo>
                                  <a:lnTo>
                                    <a:pt x="2413635" y="944244"/>
                                  </a:lnTo>
                                  <a:lnTo>
                                    <a:pt x="2414270" y="941704"/>
                                  </a:lnTo>
                                  <a:lnTo>
                                    <a:pt x="2414905" y="939799"/>
                                  </a:lnTo>
                                  <a:close/>
                                  <a:moveTo>
                                    <a:pt x="2444750" y="946149"/>
                                  </a:moveTo>
                                  <a:lnTo>
                                    <a:pt x="2443480" y="944244"/>
                                  </a:lnTo>
                                  <a:lnTo>
                                    <a:pt x="2440940" y="944244"/>
                                  </a:lnTo>
                                  <a:lnTo>
                                    <a:pt x="2426335" y="940434"/>
                                  </a:lnTo>
                                  <a:lnTo>
                                    <a:pt x="2424430" y="939799"/>
                                  </a:lnTo>
                                  <a:lnTo>
                                    <a:pt x="2422525" y="941069"/>
                                  </a:lnTo>
                                  <a:lnTo>
                                    <a:pt x="2421255" y="943609"/>
                                  </a:lnTo>
                                  <a:lnTo>
                                    <a:pt x="2421255" y="945514"/>
                                  </a:lnTo>
                                  <a:lnTo>
                                    <a:pt x="2422525" y="947419"/>
                                  </a:lnTo>
                                  <a:lnTo>
                                    <a:pt x="2424430" y="948054"/>
                                  </a:lnTo>
                                  <a:lnTo>
                                    <a:pt x="2440305" y="951229"/>
                                  </a:lnTo>
                                  <a:lnTo>
                                    <a:pt x="2442210" y="951864"/>
                                  </a:lnTo>
                                  <a:lnTo>
                                    <a:pt x="2444115" y="950594"/>
                                  </a:lnTo>
                                  <a:lnTo>
                                    <a:pt x="2444750" y="946149"/>
                                  </a:lnTo>
                                  <a:close/>
                                  <a:moveTo>
                                    <a:pt x="2454275" y="1832609"/>
                                  </a:moveTo>
                                  <a:lnTo>
                                    <a:pt x="2446655" y="1832609"/>
                                  </a:lnTo>
                                  <a:lnTo>
                                    <a:pt x="2446655" y="1845309"/>
                                  </a:lnTo>
                                  <a:lnTo>
                                    <a:pt x="2454275" y="1845309"/>
                                  </a:lnTo>
                                  <a:lnTo>
                                    <a:pt x="2454275" y="1832609"/>
                                  </a:lnTo>
                                  <a:close/>
                                  <a:moveTo>
                                    <a:pt x="2469515" y="1348104"/>
                                  </a:moveTo>
                                  <a:lnTo>
                                    <a:pt x="2461895" y="1348104"/>
                                  </a:lnTo>
                                  <a:lnTo>
                                    <a:pt x="2461895" y="1371599"/>
                                  </a:lnTo>
                                  <a:lnTo>
                                    <a:pt x="2469515" y="1371599"/>
                                  </a:lnTo>
                                  <a:lnTo>
                                    <a:pt x="2469515" y="1348104"/>
                                  </a:lnTo>
                                  <a:close/>
                                  <a:moveTo>
                                    <a:pt x="2473325" y="1406524"/>
                                  </a:moveTo>
                                  <a:lnTo>
                                    <a:pt x="2465705" y="1406524"/>
                                  </a:lnTo>
                                  <a:lnTo>
                                    <a:pt x="2465705" y="1430019"/>
                                  </a:lnTo>
                                  <a:lnTo>
                                    <a:pt x="2473325" y="1430019"/>
                                  </a:lnTo>
                                  <a:lnTo>
                                    <a:pt x="2473325" y="1406524"/>
                                  </a:lnTo>
                                  <a:close/>
                                  <a:moveTo>
                                    <a:pt x="2475230" y="953134"/>
                                  </a:moveTo>
                                  <a:lnTo>
                                    <a:pt x="2473960" y="950594"/>
                                  </a:lnTo>
                                  <a:lnTo>
                                    <a:pt x="2472055" y="950594"/>
                                  </a:lnTo>
                                  <a:lnTo>
                                    <a:pt x="2456815" y="947419"/>
                                  </a:lnTo>
                                  <a:lnTo>
                                    <a:pt x="2454275" y="946784"/>
                                  </a:lnTo>
                                  <a:lnTo>
                                    <a:pt x="2452370" y="948054"/>
                                  </a:lnTo>
                                  <a:lnTo>
                                    <a:pt x="2451735" y="951864"/>
                                  </a:lnTo>
                                  <a:lnTo>
                                    <a:pt x="2453005" y="954404"/>
                                  </a:lnTo>
                                  <a:lnTo>
                                    <a:pt x="2454910" y="955039"/>
                                  </a:lnTo>
                                  <a:lnTo>
                                    <a:pt x="2470150" y="958214"/>
                                  </a:lnTo>
                                  <a:lnTo>
                                    <a:pt x="2472055" y="958849"/>
                                  </a:lnTo>
                                  <a:lnTo>
                                    <a:pt x="2474595" y="957579"/>
                                  </a:lnTo>
                                  <a:lnTo>
                                    <a:pt x="2474595" y="955039"/>
                                  </a:lnTo>
                                  <a:lnTo>
                                    <a:pt x="2475230" y="953134"/>
                                  </a:lnTo>
                                  <a:close/>
                                  <a:moveTo>
                                    <a:pt x="2477770" y="1832609"/>
                                  </a:moveTo>
                                  <a:lnTo>
                                    <a:pt x="2470150" y="1832609"/>
                                  </a:lnTo>
                                  <a:lnTo>
                                    <a:pt x="2470150" y="1845309"/>
                                  </a:lnTo>
                                  <a:lnTo>
                                    <a:pt x="2477770" y="1845309"/>
                                  </a:lnTo>
                                  <a:lnTo>
                                    <a:pt x="2477770" y="1832609"/>
                                  </a:lnTo>
                                  <a:close/>
                                  <a:moveTo>
                                    <a:pt x="2485390" y="1348104"/>
                                  </a:moveTo>
                                  <a:lnTo>
                                    <a:pt x="2477770" y="1348104"/>
                                  </a:lnTo>
                                  <a:lnTo>
                                    <a:pt x="2477770" y="1371599"/>
                                  </a:lnTo>
                                  <a:lnTo>
                                    <a:pt x="2485390" y="1371599"/>
                                  </a:lnTo>
                                  <a:lnTo>
                                    <a:pt x="2485390" y="1348104"/>
                                  </a:lnTo>
                                  <a:close/>
                                  <a:moveTo>
                                    <a:pt x="2488565" y="1406524"/>
                                  </a:moveTo>
                                  <a:lnTo>
                                    <a:pt x="2480945" y="1406524"/>
                                  </a:lnTo>
                                  <a:lnTo>
                                    <a:pt x="2480945" y="1430019"/>
                                  </a:lnTo>
                                  <a:lnTo>
                                    <a:pt x="2488565" y="1430019"/>
                                  </a:lnTo>
                                  <a:lnTo>
                                    <a:pt x="2488565" y="1406524"/>
                                  </a:lnTo>
                                  <a:close/>
                                  <a:moveTo>
                                    <a:pt x="2500630" y="1348104"/>
                                  </a:moveTo>
                                  <a:lnTo>
                                    <a:pt x="2493010" y="1348104"/>
                                  </a:lnTo>
                                  <a:lnTo>
                                    <a:pt x="2493010" y="1371599"/>
                                  </a:lnTo>
                                  <a:lnTo>
                                    <a:pt x="2500630" y="1371599"/>
                                  </a:lnTo>
                                  <a:lnTo>
                                    <a:pt x="2500630" y="1348104"/>
                                  </a:lnTo>
                                  <a:close/>
                                  <a:moveTo>
                                    <a:pt x="2501265" y="1832609"/>
                                  </a:moveTo>
                                  <a:lnTo>
                                    <a:pt x="2486025" y="1832609"/>
                                  </a:lnTo>
                                  <a:lnTo>
                                    <a:pt x="2486025" y="1845309"/>
                                  </a:lnTo>
                                  <a:lnTo>
                                    <a:pt x="2501265" y="1845309"/>
                                  </a:lnTo>
                                  <a:lnTo>
                                    <a:pt x="2501265" y="1832609"/>
                                  </a:lnTo>
                                  <a:close/>
                                  <a:moveTo>
                                    <a:pt x="2504440" y="1406524"/>
                                  </a:moveTo>
                                  <a:lnTo>
                                    <a:pt x="2496820" y="1406524"/>
                                  </a:lnTo>
                                  <a:lnTo>
                                    <a:pt x="2496820" y="1430019"/>
                                  </a:lnTo>
                                  <a:lnTo>
                                    <a:pt x="2504440" y="1430019"/>
                                  </a:lnTo>
                                  <a:lnTo>
                                    <a:pt x="2504440" y="1406524"/>
                                  </a:lnTo>
                                  <a:close/>
                                  <a:moveTo>
                                    <a:pt x="2505710" y="959484"/>
                                  </a:moveTo>
                                  <a:lnTo>
                                    <a:pt x="2504440" y="957579"/>
                                  </a:lnTo>
                                  <a:lnTo>
                                    <a:pt x="2501900" y="956944"/>
                                  </a:lnTo>
                                  <a:lnTo>
                                    <a:pt x="2487295" y="953769"/>
                                  </a:lnTo>
                                  <a:lnTo>
                                    <a:pt x="2485390" y="953134"/>
                                  </a:lnTo>
                                  <a:lnTo>
                                    <a:pt x="2482850" y="954404"/>
                                  </a:lnTo>
                                  <a:lnTo>
                                    <a:pt x="2482215" y="956944"/>
                                  </a:lnTo>
                                  <a:lnTo>
                                    <a:pt x="2482215" y="958849"/>
                                  </a:lnTo>
                                  <a:lnTo>
                                    <a:pt x="2483485" y="960754"/>
                                  </a:lnTo>
                                  <a:lnTo>
                                    <a:pt x="2485390" y="961389"/>
                                  </a:lnTo>
                                  <a:lnTo>
                                    <a:pt x="2500630" y="964564"/>
                                  </a:lnTo>
                                  <a:lnTo>
                                    <a:pt x="2503170" y="965199"/>
                                  </a:lnTo>
                                  <a:lnTo>
                                    <a:pt x="2505075" y="963929"/>
                                  </a:lnTo>
                                  <a:lnTo>
                                    <a:pt x="2505710" y="959484"/>
                                  </a:lnTo>
                                  <a:close/>
                                  <a:moveTo>
                                    <a:pt x="2516505" y="1348104"/>
                                  </a:moveTo>
                                  <a:lnTo>
                                    <a:pt x="2508885" y="1348104"/>
                                  </a:lnTo>
                                  <a:lnTo>
                                    <a:pt x="2508885" y="1371599"/>
                                  </a:lnTo>
                                  <a:lnTo>
                                    <a:pt x="2516505" y="1371599"/>
                                  </a:lnTo>
                                  <a:lnTo>
                                    <a:pt x="2516505" y="1348104"/>
                                  </a:lnTo>
                                  <a:close/>
                                  <a:moveTo>
                                    <a:pt x="2517140" y="1832609"/>
                                  </a:moveTo>
                                  <a:lnTo>
                                    <a:pt x="2508885" y="1832609"/>
                                  </a:lnTo>
                                  <a:lnTo>
                                    <a:pt x="2508885" y="1845309"/>
                                  </a:lnTo>
                                  <a:lnTo>
                                    <a:pt x="2517140" y="1845309"/>
                                  </a:lnTo>
                                  <a:lnTo>
                                    <a:pt x="2517140" y="1832609"/>
                                  </a:lnTo>
                                  <a:close/>
                                  <a:moveTo>
                                    <a:pt x="2520315" y="1406524"/>
                                  </a:moveTo>
                                  <a:lnTo>
                                    <a:pt x="2512060" y="1406524"/>
                                  </a:lnTo>
                                  <a:lnTo>
                                    <a:pt x="2512060" y="1430019"/>
                                  </a:lnTo>
                                  <a:lnTo>
                                    <a:pt x="2520315" y="1430019"/>
                                  </a:lnTo>
                                  <a:lnTo>
                                    <a:pt x="2520315" y="1406524"/>
                                  </a:lnTo>
                                  <a:close/>
                                  <a:moveTo>
                                    <a:pt x="2531745" y="1348104"/>
                                  </a:moveTo>
                                  <a:lnTo>
                                    <a:pt x="2524125" y="1348104"/>
                                  </a:lnTo>
                                  <a:lnTo>
                                    <a:pt x="2524125" y="1371599"/>
                                  </a:lnTo>
                                  <a:lnTo>
                                    <a:pt x="2531745" y="1371599"/>
                                  </a:lnTo>
                                  <a:lnTo>
                                    <a:pt x="2531745" y="1348104"/>
                                  </a:lnTo>
                                  <a:close/>
                                  <a:moveTo>
                                    <a:pt x="2535555" y="1406524"/>
                                  </a:moveTo>
                                  <a:lnTo>
                                    <a:pt x="2527935" y="1406524"/>
                                  </a:lnTo>
                                  <a:lnTo>
                                    <a:pt x="2527935" y="1430019"/>
                                  </a:lnTo>
                                  <a:lnTo>
                                    <a:pt x="2535555" y="1430019"/>
                                  </a:lnTo>
                                  <a:lnTo>
                                    <a:pt x="2535555" y="1406524"/>
                                  </a:lnTo>
                                  <a:close/>
                                  <a:moveTo>
                                    <a:pt x="2536190" y="966469"/>
                                  </a:moveTo>
                                  <a:lnTo>
                                    <a:pt x="2534920" y="963929"/>
                                  </a:lnTo>
                                  <a:lnTo>
                                    <a:pt x="2533015" y="963929"/>
                                  </a:lnTo>
                                  <a:lnTo>
                                    <a:pt x="2515235" y="960119"/>
                                  </a:lnTo>
                                  <a:lnTo>
                                    <a:pt x="2513330" y="961389"/>
                                  </a:lnTo>
                                  <a:lnTo>
                                    <a:pt x="2513330" y="963294"/>
                                  </a:lnTo>
                                  <a:lnTo>
                                    <a:pt x="2512060" y="965199"/>
                                  </a:lnTo>
                                  <a:lnTo>
                                    <a:pt x="2513965" y="967739"/>
                                  </a:lnTo>
                                  <a:lnTo>
                                    <a:pt x="2515870" y="967739"/>
                                  </a:lnTo>
                                  <a:lnTo>
                                    <a:pt x="2531110" y="971549"/>
                                  </a:lnTo>
                                  <a:lnTo>
                                    <a:pt x="2533015" y="971549"/>
                                  </a:lnTo>
                                  <a:lnTo>
                                    <a:pt x="2535555" y="970914"/>
                                  </a:lnTo>
                                  <a:lnTo>
                                    <a:pt x="2535555" y="967739"/>
                                  </a:lnTo>
                                  <a:lnTo>
                                    <a:pt x="2536190" y="966469"/>
                                  </a:lnTo>
                                  <a:close/>
                                  <a:moveTo>
                                    <a:pt x="2540635" y="1832609"/>
                                  </a:moveTo>
                                  <a:lnTo>
                                    <a:pt x="2532380" y="1832609"/>
                                  </a:lnTo>
                                  <a:lnTo>
                                    <a:pt x="2532380" y="1845309"/>
                                  </a:lnTo>
                                  <a:lnTo>
                                    <a:pt x="2540635" y="1845309"/>
                                  </a:lnTo>
                                  <a:lnTo>
                                    <a:pt x="2540635" y="1832609"/>
                                  </a:lnTo>
                                  <a:close/>
                                  <a:moveTo>
                                    <a:pt x="2547620" y="1348104"/>
                                  </a:moveTo>
                                  <a:lnTo>
                                    <a:pt x="2540000" y="1348104"/>
                                  </a:lnTo>
                                  <a:lnTo>
                                    <a:pt x="2540000" y="1371599"/>
                                  </a:lnTo>
                                  <a:lnTo>
                                    <a:pt x="2547620" y="1371599"/>
                                  </a:lnTo>
                                  <a:lnTo>
                                    <a:pt x="2547620" y="1348104"/>
                                  </a:lnTo>
                                  <a:close/>
                                  <a:moveTo>
                                    <a:pt x="2551430" y="1406524"/>
                                  </a:moveTo>
                                  <a:lnTo>
                                    <a:pt x="2543810" y="1406524"/>
                                  </a:lnTo>
                                  <a:lnTo>
                                    <a:pt x="2543810" y="1430019"/>
                                  </a:lnTo>
                                  <a:lnTo>
                                    <a:pt x="2551430" y="1430019"/>
                                  </a:lnTo>
                                  <a:lnTo>
                                    <a:pt x="2551430" y="1406524"/>
                                  </a:lnTo>
                                  <a:close/>
                                  <a:moveTo>
                                    <a:pt x="2562860" y="1348104"/>
                                  </a:moveTo>
                                  <a:lnTo>
                                    <a:pt x="2555240" y="1348104"/>
                                  </a:lnTo>
                                  <a:lnTo>
                                    <a:pt x="2555240" y="1371599"/>
                                  </a:lnTo>
                                  <a:lnTo>
                                    <a:pt x="2562860" y="1371599"/>
                                  </a:lnTo>
                                  <a:lnTo>
                                    <a:pt x="2562860" y="1348104"/>
                                  </a:lnTo>
                                  <a:close/>
                                  <a:moveTo>
                                    <a:pt x="2564130" y="1832609"/>
                                  </a:moveTo>
                                  <a:lnTo>
                                    <a:pt x="2548255" y="1832609"/>
                                  </a:lnTo>
                                  <a:lnTo>
                                    <a:pt x="2548255" y="1845309"/>
                                  </a:lnTo>
                                  <a:lnTo>
                                    <a:pt x="2564130" y="1845309"/>
                                  </a:lnTo>
                                  <a:lnTo>
                                    <a:pt x="2564130" y="1832609"/>
                                  </a:lnTo>
                                  <a:close/>
                                  <a:moveTo>
                                    <a:pt x="2566670" y="1406524"/>
                                  </a:moveTo>
                                  <a:lnTo>
                                    <a:pt x="2559050" y="1406524"/>
                                  </a:lnTo>
                                  <a:lnTo>
                                    <a:pt x="2559050" y="1430019"/>
                                  </a:lnTo>
                                  <a:lnTo>
                                    <a:pt x="2566670" y="1430019"/>
                                  </a:lnTo>
                                  <a:lnTo>
                                    <a:pt x="2566670" y="1406524"/>
                                  </a:lnTo>
                                  <a:close/>
                                  <a:moveTo>
                                    <a:pt x="2566670" y="972819"/>
                                  </a:moveTo>
                                  <a:lnTo>
                                    <a:pt x="2565400" y="970914"/>
                                  </a:lnTo>
                                  <a:lnTo>
                                    <a:pt x="2562860" y="970279"/>
                                  </a:lnTo>
                                  <a:lnTo>
                                    <a:pt x="2548255" y="967104"/>
                                  </a:lnTo>
                                  <a:lnTo>
                                    <a:pt x="2545715" y="966469"/>
                                  </a:lnTo>
                                  <a:lnTo>
                                    <a:pt x="2543810" y="967739"/>
                                  </a:lnTo>
                                  <a:lnTo>
                                    <a:pt x="2543175" y="969644"/>
                                  </a:lnTo>
                                  <a:lnTo>
                                    <a:pt x="2543175" y="972184"/>
                                  </a:lnTo>
                                  <a:lnTo>
                                    <a:pt x="2544445" y="974089"/>
                                  </a:lnTo>
                                  <a:lnTo>
                                    <a:pt x="2546350" y="974724"/>
                                  </a:lnTo>
                                  <a:lnTo>
                                    <a:pt x="2561590" y="977899"/>
                                  </a:lnTo>
                                  <a:lnTo>
                                    <a:pt x="2563495" y="978534"/>
                                  </a:lnTo>
                                  <a:lnTo>
                                    <a:pt x="2566035" y="977264"/>
                                  </a:lnTo>
                                  <a:lnTo>
                                    <a:pt x="2566670" y="972819"/>
                                  </a:lnTo>
                                  <a:close/>
                                  <a:moveTo>
                                    <a:pt x="2578735" y="1348104"/>
                                  </a:moveTo>
                                  <a:lnTo>
                                    <a:pt x="2571115" y="1348104"/>
                                  </a:lnTo>
                                  <a:lnTo>
                                    <a:pt x="2571115" y="1371599"/>
                                  </a:lnTo>
                                  <a:lnTo>
                                    <a:pt x="2578735" y="1371599"/>
                                  </a:lnTo>
                                  <a:lnTo>
                                    <a:pt x="2578735" y="1348104"/>
                                  </a:lnTo>
                                  <a:close/>
                                  <a:moveTo>
                                    <a:pt x="2579370" y="1832609"/>
                                  </a:moveTo>
                                  <a:lnTo>
                                    <a:pt x="2571750" y="1832609"/>
                                  </a:lnTo>
                                  <a:lnTo>
                                    <a:pt x="2571750" y="1845309"/>
                                  </a:lnTo>
                                  <a:lnTo>
                                    <a:pt x="2579370" y="1845309"/>
                                  </a:lnTo>
                                  <a:lnTo>
                                    <a:pt x="2579370" y="1832609"/>
                                  </a:lnTo>
                                  <a:close/>
                                  <a:moveTo>
                                    <a:pt x="2582545" y="1406524"/>
                                  </a:moveTo>
                                  <a:lnTo>
                                    <a:pt x="2574925" y="1406524"/>
                                  </a:lnTo>
                                  <a:lnTo>
                                    <a:pt x="2574925" y="1430019"/>
                                  </a:lnTo>
                                  <a:lnTo>
                                    <a:pt x="2582545" y="1430019"/>
                                  </a:lnTo>
                                  <a:lnTo>
                                    <a:pt x="2582545" y="1406524"/>
                                  </a:lnTo>
                                  <a:close/>
                                  <a:moveTo>
                                    <a:pt x="2593975" y="1348104"/>
                                  </a:moveTo>
                                  <a:lnTo>
                                    <a:pt x="2586355" y="1348104"/>
                                  </a:lnTo>
                                  <a:lnTo>
                                    <a:pt x="2586355" y="1371599"/>
                                  </a:lnTo>
                                  <a:lnTo>
                                    <a:pt x="2593975" y="1371599"/>
                                  </a:lnTo>
                                  <a:lnTo>
                                    <a:pt x="2593975" y="1348104"/>
                                  </a:lnTo>
                                  <a:close/>
                                  <a:moveTo>
                                    <a:pt x="2597150" y="979804"/>
                                  </a:moveTo>
                                  <a:lnTo>
                                    <a:pt x="2595880" y="977264"/>
                                  </a:lnTo>
                                  <a:lnTo>
                                    <a:pt x="2593975" y="977264"/>
                                  </a:lnTo>
                                  <a:lnTo>
                                    <a:pt x="2578735" y="974089"/>
                                  </a:lnTo>
                                  <a:lnTo>
                                    <a:pt x="2576195" y="972819"/>
                                  </a:lnTo>
                                  <a:lnTo>
                                    <a:pt x="2574290" y="974724"/>
                                  </a:lnTo>
                                  <a:lnTo>
                                    <a:pt x="2573655" y="976629"/>
                                  </a:lnTo>
                                  <a:lnTo>
                                    <a:pt x="2573020" y="978534"/>
                                  </a:lnTo>
                                  <a:lnTo>
                                    <a:pt x="2574925" y="980439"/>
                                  </a:lnTo>
                                  <a:lnTo>
                                    <a:pt x="2576830" y="981074"/>
                                  </a:lnTo>
                                  <a:lnTo>
                                    <a:pt x="2592070" y="984884"/>
                                  </a:lnTo>
                                  <a:lnTo>
                                    <a:pt x="2593975" y="984884"/>
                                  </a:lnTo>
                                  <a:lnTo>
                                    <a:pt x="2596515" y="983614"/>
                                  </a:lnTo>
                                  <a:lnTo>
                                    <a:pt x="2597150" y="979804"/>
                                  </a:lnTo>
                                  <a:close/>
                                  <a:moveTo>
                                    <a:pt x="2598420" y="1406524"/>
                                  </a:moveTo>
                                  <a:lnTo>
                                    <a:pt x="2590165" y="1406524"/>
                                  </a:lnTo>
                                  <a:lnTo>
                                    <a:pt x="2590165" y="1430019"/>
                                  </a:lnTo>
                                  <a:lnTo>
                                    <a:pt x="2598420" y="1430019"/>
                                  </a:lnTo>
                                  <a:lnTo>
                                    <a:pt x="2598420" y="1406524"/>
                                  </a:lnTo>
                                  <a:close/>
                                  <a:moveTo>
                                    <a:pt x="2602865" y="1832609"/>
                                  </a:moveTo>
                                  <a:lnTo>
                                    <a:pt x="2595245" y="1832609"/>
                                  </a:lnTo>
                                  <a:lnTo>
                                    <a:pt x="2595245" y="1845309"/>
                                  </a:lnTo>
                                  <a:lnTo>
                                    <a:pt x="2602865" y="1845309"/>
                                  </a:lnTo>
                                  <a:lnTo>
                                    <a:pt x="2602865" y="1832609"/>
                                  </a:lnTo>
                                  <a:close/>
                                  <a:moveTo>
                                    <a:pt x="2609850" y="1348104"/>
                                  </a:moveTo>
                                  <a:lnTo>
                                    <a:pt x="2601595" y="1348104"/>
                                  </a:lnTo>
                                  <a:lnTo>
                                    <a:pt x="2601595" y="1371599"/>
                                  </a:lnTo>
                                  <a:lnTo>
                                    <a:pt x="2609850" y="1371599"/>
                                  </a:lnTo>
                                  <a:lnTo>
                                    <a:pt x="2609850" y="1348104"/>
                                  </a:lnTo>
                                  <a:close/>
                                  <a:moveTo>
                                    <a:pt x="2613660" y="1406524"/>
                                  </a:moveTo>
                                  <a:lnTo>
                                    <a:pt x="2606040" y="1406524"/>
                                  </a:lnTo>
                                  <a:lnTo>
                                    <a:pt x="2606040" y="1430019"/>
                                  </a:lnTo>
                                  <a:lnTo>
                                    <a:pt x="2613660" y="1430019"/>
                                  </a:lnTo>
                                  <a:lnTo>
                                    <a:pt x="2613660" y="1406524"/>
                                  </a:lnTo>
                                  <a:close/>
                                  <a:moveTo>
                                    <a:pt x="2625090" y="1348104"/>
                                  </a:moveTo>
                                  <a:lnTo>
                                    <a:pt x="2617470" y="1348104"/>
                                  </a:lnTo>
                                  <a:lnTo>
                                    <a:pt x="2617470" y="1371599"/>
                                  </a:lnTo>
                                  <a:lnTo>
                                    <a:pt x="2625090" y="1371599"/>
                                  </a:lnTo>
                                  <a:lnTo>
                                    <a:pt x="2625090" y="1348104"/>
                                  </a:lnTo>
                                  <a:close/>
                                  <a:moveTo>
                                    <a:pt x="2626360" y="1832609"/>
                                  </a:moveTo>
                                  <a:lnTo>
                                    <a:pt x="2610485" y="1832609"/>
                                  </a:lnTo>
                                  <a:lnTo>
                                    <a:pt x="2610485" y="1845309"/>
                                  </a:lnTo>
                                  <a:lnTo>
                                    <a:pt x="2626360" y="1845309"/>
                                  </a:lnTo>
                                  <a:lnTo>
                                    <a:pt x="2626360" y="1832609"/>
                                  </a:lnTo>
                                  <a:close/>
                                  <a:moveTo>
                                    <a:pt x="2627630" y="986154"/>
                                  </a:moveTo>
                                  <a:lnTo>
                                    <a:pt x="2626360" y="984249"/>
                                  </a:lnTo>
                                  <a:lnTo>
                                    <a:pt x="2606675" y="979804"/>
                                  </a:lnTo>
                                  <a:lnTo>
                                    <a:pt x="2604770" y="981074"/>
                                  </a:lnTo>
                                  <a:lnTo>
                                    <a:pt x="2604135" y="982979"/>
                                  </a:lnTo>
                                  <a:lnTo>
                                    <a:pt x="2604135" y="985519"/>
                                  </a:lnTo>
                                  <a:lnTo>
                                    <a:pt x="2605405" y="987424"/>
                                  </a:lnTo>
                                  <a:lnTo>
                                    <a:pt x="2607310" y="988059"/>
                                  </a:lnTo>
                                  <a:lnTo>
                                    <a:pt x="2622550" y="991234"/>
                                  </a:lnTo>
                                  <a:lnTo>
                                    <a:pt x="2624455" y="991869"/>
                                  </a:lnTo>
                                  <a:lnTo>
                                    <a:pt x="2626360" y="990599"/>
                                  </a:lnTo>
                                  <a:lnTo>
                                    <a:pt x="2626995" y="988694"/>
                                  </a:lnTo>
                                  <a:lnTo>
                                    <a:pt x="2627630" y="986154"/>
                                  </a:lnTo>
                                  <a:close/>
                                  <a:moveTo>
                                    <a:pt x="2629535" y="1406524"/>
                                  </a:moveTo>
                                  <a:lnTo>
                                    <a:pt x="2621915" y="1406524"/>
                                  </a:lnTo>
                                  <a:lnTo>
                                    <a:pt x="2621915" y="1430019"/>
                                  </a:lnTo>
                                  <a:lnTo>
                                    <a:pt x="2629535" y="1430019"/>
                                  </a:lnTo>
                                  <a:lnTo>
                                    <a:pt x="2629535" y="1406524"/>
                                  </a:lnTo>
                                  <a:close/>
                                  <a:moveTo>
                                    <a:pt x="2640965" y="1348104"/>
                                  </a:moveTo>
                                  <a:lnTo>
                                    <a:pt x="2633345" y="1348104"/>
                                  </a:lnTo>
                                  <a:lnTo>
                                    <a:pt x="2633345" y="1371599"/>
                                  </a:lnTo>
                                  <a:lnTo>
                                    <a:pt x="2640965" y="1371599"/>
                                  </a:lnTo>
                                  <a:lnTo>
                                    <a:pt x="2640965" y="1348104"/>
                                  </a:lnTo>
                                  <a:close/>
                                  <a:moveTo>
                                    <a:pt x="2641600" y="1832609"/>
                                  </a:moveTo>
                                  <a:lnTo>
                                    <a:pt x="2633980" y="1832609"/>
                                  </a:lnTo>
                                  <a:lnTo>
                                    <a:pt x="2633980" y="1845309"/>
                                  </a:lnTo>
                                  <a:lnTo>
                                    <a:pt x="2641600" y="1845309"/>
                                  </a:lnTo>
                                  <a:lnTo>
                                    <a:pt x="2641600" y="1832609"/>
                                  </a:lnTo>
                                  <a:close/>
                                  <a:moveTo>
                                    <a:pt x="2644775" y="1406524"/>
                                  </a:moveTo>
                                  <a:lnTo>
                                    <a:pt x="2637155" y="1406524"/>
                                  </a:lnTo>
                                  <a:lnTo>
                                    <a:pt x="2637155" y="1430019"/>
                                  </a:lnTo>
                                  <a:lnTo>
                                    <a:pt x="2644775" y="1430019"/>
                                  </a:lnTo>
                                  <a:lnTo>
                                    <a:pt x="2644775" y="1406524"/>
                                  </a:lnTo>
                                  <a:close/>
                                  <a:moveTo>
                                    <a:pt x="2656205" y="1348104"/>
                                  </a:moveTo>
                                  <a:lnTo>
                                    <a:pt x="2648585" y="1348104"/>
                                  </a:lnTo>
                                  <a:lnTo>
                                    <a:pt x="2648585" y="1371599"/>
                                  </a:lnTo>
                                  <a:lnTo>
                                    <a:pt x="2656205" y="1371599"/>
                                  </a:lnTo>
                                  <a:lnTo>
                                    <a:pt x="2656205" y="1348104"/>
                                  </a:lnTo>
                                  <a:close/>
                                  <a:moveTo>
                                    <a:pt x="2658110" y="993139"/>
                                  </a:moveTo>
                                  <a:lnTo>
                                    <a:pt x="2656840" y="990599"/>
                                  </a:lnTo>
                                  <a:lnTo>
                                    <a:pt x="2654935" y="990599"/>
                                  </a:lnTo>
                                  <a:lnTo>
                                    <a:pt x="2639695" y="986789"/>
                                  </a:lnTo>
                                  <a:lnTo>
                                    <a:pt x="2637155" y="986154"/>
                                  </a:lnTo>
                                  <a:lnTo>
                                    <a:pt x="2635250" y="988059"/>
                                  </a:lnTo>
                                  <a:lnTo>
                                    <a:pt x="2634615" y="989964"/>
                                  </a:lnTo>
                                  <a:lnTo>
                                    <a:pt x="2633980" y="991869"/>
                                  </a:lnTo>
                                  <a:lnTo>
                                    <a:pt x="2635885" y="993774"/>
                                  </a:lnTo>
                                  <a:lnTo>
                                    <a:pt x="2637790" y="994409"/>
                                  </a:lnTo>
                                  <a:lnTo>
                                    <a:pt x="2653030" y="998219"/>
                                  </a:lnTo>
                                  <a:lnTo>
                                    <a:pt x="2654935" y="998219"/>
                                  </a:lnTo>
                                  <a:lnTo>
                                    <a:pt x="2657475" y="996949"/>
                                  </a:lnTo>
                                  <a:lnTo>
                                    <a:pt x="2658110" y="993139"/>
                                  </a:lnTo>
                                  <a:close/>
                                  <a:moveTo>
                                    <a:pt x="2660650" y="1406524"/>
                                  </a:moveTo>
                                  <a:lnTo>
                                    <a:pt x="2653030" y="1406524"/>
                                  </a:lnTo>
                                  <a:lnTo>
                                    <a:pt x="2653030" y="1430019"/>
                                  </a:lnTo>
                                  <a:lnTo>
                                    <a:pt x="2660650" y="1430019"/>
                                  </a:lnTo>
                                  <a:lnTo>
                                    <a:pt x="2660650" y="1406524"/>
                                  </a:lnTo>
                                  <a:close/>
                                  <a:moveTo>
                                    <a:pt x="2665095" y="1832609"/>
                                  </a:moveTo>
                                  <a:lnTo>
                                    <a:pt x="2657475" y="1832609"/>
                                  </a:lnTo>
                                  <a:lnTo>
                                    <a:pt x="2657475" y="1845309"/>
                                  </a:lnTo>
                                  <a:lnTo>
                                    <a:pt x="2665095" y="1845309"/>
                                  </a:lnTo>
                                  <a:lnTo>
                                    <a:pt x="2665095" y="1832609"/>
                                  </a:lnTo>
                                  <a:close/>
                                  <a:moveTo>
                                    <a:pt x="2672080" y="1348104"/>
                                  </a:moveTo>
                                  <a:lnTo>
                                    <a:pt x="2664460" y="1348104"/>
                                  </a:lnTo>
                                  <a:lnTo>
                                    <a:pt x="2664460" y="1371599"/>
                                  </a:lnTo>
                                  <a:lnTo>
                                    <a:pt x="2672080" y="1371599"/>
                                  </a:lnTo>
                                  <a:lnTo>
                                    <a:pt x="2672080" y="1348104"/>
                                  </a:lnTo>
                                  <a:close/>
                                  <a:moveTo>
                                    <a:pt x="2675890" y="1406524"/>
                                  </a:moveTo>
                                  <a:lnTo>
                                    <a:pt x="2668270" y="1406524"/>
                                  </a:lnTo>
                                  <a:lnTo>
                                    <a:pt x="2668270" y="1430019"/>
                                  </a:lnTo>
                                  <a:lnTo>
                                    <a:pt x="2675890" y="1430019"/>
                                  </a:lnTo>
                                  <a:lnTo>
                                    <a:pt x="2675890" y="1406524"/>
                                  </a:lnTo>
                                  <a:close/>
                                  <a:moveTo>
                                    <a:pt x="2683510" y="1420494"/>
                                  </a:moveTo>
                                  <a:lnTo>
                                    <a:pt x="2678430" y="1426844"/>
                                  </a:lnTo>
                                  <a:lnTo>
                                    <a:pt x="2681605" y="1430654"/>
                                  </a:lnTo>
                                  <a:lnTo>
                                    <a:pt x="2683510" y="1428749"/>
                                  </a:lnTo>
                                  <a:lnTo>
                                    <a:pt x="2683510" y="1420494"/>
                                  </a:lnTo>
                                  <a:close/>
                                  <a:moveTo>
                                    <a:pt x="2686050" y="1426209"/>
                                  </a:moveTo>
                                  <a:lnTo>
                                    <a:pt x="2683510" y="1428749"/>
                                  </a:lnTo>
                                  <a:lnTo>
                                    <a:pt x="2683510" y="1430654"/>
                                  </a:lnTo>
                                  <a:lnTo>
                                    <a:pt x="2686050" y="1430654"/>
                                  </a:lnTo>
                                  <a:lnTo>
                                    <a:pt x="2686050" y="1426209"/>
                                  </a:lnTo>
                                  <a:close/>
                                  <a:moveTo>
                                    <a:pt x="2687955" y="1832609"/>
                                  </a:moveTo>
                                  <a:lnTo>
                                    <a:pt x="2672715" y="1832609"/>
                                  </a:lnTo>
                                  <a:lnTo>
                                    <a:pt x="2672715" y="1845309"/>
                                  </a:lnTo>
                                  <a:lnTo>
                                    <a:pt x="2687955" y="1845309"/>
                                  </a:lnTo>
                                  <a:lnTo>
                                    <a:pt x="2687955" y="1832609"/>
                                  </a:lnTo>
                                  <a:close/>
                                  <a:moveTo>
                                    <a:pt x="2688590" y="999489"/>
                                  </a:moveTo>
                                  <a:lnTo>
                                    <a:pt x="2687320" y="997584"/>
                                  </a:lnTo>
                                  <a:lnTo>
                                    <a:pt x="2684780" y="996949"/>
                                  </a:lnTo>
                                  <a:lnTo>
                                    <a:pt x="2669540" y="993774"/>
                                  </a:lnTo>
                                  <a:lnTo>
                                    <a:pt x="2667635" y="993139"/>
                                  </a:lnTo>
                                  <a:lnTo>
                                    <a:pt x="2665730" y="994409"/>
                                  </a:lnTo>
                                  <a:lnTo>
                                    <a:pt x="2665095" y="997584"/>
                                  </a:lnTo>
                                  <a:lnTo>
                                    <a:pt x="2665095" y="998854"/>
                                  </a:lnTo>
                                  <a:lnTo>
                                    <a:pt x="2666365" y="1000759"/>
                                  </a:lnTo>
                                  <a:lnTo>
                                    <a:pt x="2683510" y="1004569"/>
                                  </a:lnTo>
                                  <a:lnTo>
                                    <a:pt x="2685415" y="1005204"/>
                                  </a:lnTo>
                                  <a:lnTo>
                                    <a:pt x="2687320" y="1003934"/>
                                  </a:lnTo>
                                  <a:lnTo>
                                    <a:pt x="2687955" y="1002029"/>
                                  </a:lnTo>
                                  <a:lnTo>
                                    <a:pt x="2688590" y="999489"/>
                                  </a:lnTo>
                                  <a:close/>
                                  <a:moveTo>
                                    <a:pt x="2690495" y="1349374"/>
                                  </a:moveTo>
                                  <a:lnTo>
                                    <a:pt x="2687320" y="1348739"/>
                                  </a:lnTo>
                                  <a:lnTo>
                                    <a:pt x="2685415" y="1348104"/>
                                  </a:lnTo>
                                  <a:lnTo>
                                    <a:pt x="2679700" y="1348104"/>
                                  </a:lnTo>
                                  <a:lnTo>
                                    <a:pt x="2679700" y="1371599"/>
                                  </a:lnTo>
                                  <a:lnTo>
                                    <a:pt x="2682240" y="1371599"/>
                                  </a:lnTo>
                                  <a:lnTo>
                                    <a:pt x="2684145" y="1371599"/>
                                  </a:lnTo>
                                  <a:lnTo>
                                    <a:pt x="2690495" y="1349374"/>
                                  </a:lnTo>
                                  <a:close/>
                                  <a:moveTo>
                                    <a:pt x="2698115" y="1414144"/>
                                  </a:moveTo>
                                  <a:lnTo>
                                    <a:pt x="2691130" y="1406524"/>
                                  </a:lnTo>
                                  <a:lnTo>
                                    <a:pt x="2683510" y="1406524"/>
                                  </a:lnTo>
                                  <a:lnTo>
                                    <a:pt x="2683510" y="1420494"/>
                                  </a:lnTo>
                                  <a:lnTo>
                                    <a:pt x="2686050" y="1417954"/>
                                  </a:lnTo>
                                  <a:lnTo>
                                    <a:pt x="2686050" y="1426209"/>
                                  </a:lnTo>
                                  <a:lnTo>
                                    <a:pt x="2694305" y="1417954"/>
                                  </a:lnTo>
                                  <a:lnTo>
                                    <a:pt x="2698115" y="1414144"/>
                                  </a:lnTo>
                                  <a:close/>
                                  <a:moveTo>
                                    <a:pt x="2703830" y="1832609"/>
                                  </a:moveTo>
                                  <a:lnTo>
                                    <a:pt x="2696210" y="1832609"/>
                                  </a:lnTo>
                                  <a:lnTo>
                                    <a:pt x="2696210" y="1845309"/>
                                  </a:lnTo>
                                  <a:lnTo>
                                    <a:pt x="2703830" y="1845309"/>
                                  </a:lnTo>
                                  <a:lnTo>
                                    <a:pt x="2703830" y="1832609"/>
                                  </a:lnTo>
                                  <a:close/>
                                  <a:moveTo>
                                    <a:pt x="2705735" y="1353819"/>
                                  </a:moveTo>
                                  <a:lnTo>
                                    <a:pt x="2698115" y="1351914"/>
                                  </a:lnTo>
                                  <a:lnTo>
                                    <a:pt x="2691765" y="1374139"/>
                                  </a:lnTo>
                                  <a:lnTo>
                                    <a:pt x="2699385" y="1376044"/>
                                  </a:lnTo>
                                  <a:lnTo>
                                    <a:pt x="2705735" y="1353819"/>
                                  </a:lnTo>
                                  <a:close/>
                                  <a:moveTo>
                                    <a:pt x="2709545" y="1424304"/>
                                  </a:moveTo>
                                  <a:lnTo>
                                    <a:pt x="2703830" y="1419224"/>
                                  </a:lnTo>
                                  <a:lnTo>
                                    <a:pt x="2687320" y="1435734"/>
                                  </a:lnTo>
                                  <a:lnTo>
                                    <a:pt x="2693035" y="1440814"/>
                                  </a:lnTo>
                                  <a:lnTo>
                                    <a:pt x="2709545" y="1424304"/>
                                  </a:lnTo>
                                  <a:close/>
                                  <a:moveTo>
                                    <a:pt x="2719070" y="1006474"/>
                                  </a:moveTo>
                                  <a:lnTo>
                                    <a:pt x="2717800" y="1003934"/>
                                  </a:lnTo>
                                  <a:lnTo>
                                    <a:pt x="2715260" y="1003934"/>
                                  </a:lnTo>
                                  <a:lnTo>
                                    <a:pt x="2700655" y="1000124"/>
                                  </a:lnTo>
                                  <a:lnTo>
                                    <a:pt x="2698115" y="999489"/>
                                  </a:lnTo>
                                  <a:lnTo>
                                    <a:pt x="2696210" y="1001394"/>
                                  </a:lnTo>
                                  <a:lnTo>
                                    <a:pt x="2695575" y="1003299"/>
                                  </a:lnTo>
                                  <a:lnTo>
                                    <a:pt x="2694940" y="1005204"/>
                                  </a:lnTo>
                                  <a:lnTo>
                                    <a:pt x="2696210" y="1007109"/>
                                  </a:lnTo>
                                  <a:lnTo>
                                    <a:pt x="2698750" y="1007744"/>
                                  </a:lnTo>
                                  <a:lnTo>
                                    <a:pt x="2713990" y="1011554"/>
                                  </a:lnTo>
                                  <a:lnTo>
                                    <a:pt x="2715895" y="1011554"/>
                                  </a:lnTo>
                                  <a:lnTo>
                                    <a:pt x="2718435" y="1010284"/>
                                  </a:lnTo>
                                  <a:lnTo>
                                    <a:pt x="2719070" y="1006474"/>
                                  </a:lnTo>
                                  <a:close/>
                                  <a:moveTo>
                                    <a:pt x="2720340" y="1435734"/>
                                  </a:moveTo>
                                  <a:lnTo>
                                    <a:pt x="2714625" y="1430654"/>
                                  </a:lnTo>
                                  <a:lnTo>
                                    <a:pt x="2698750" y="1447164"/>
                                  </a:lnTo>
                                  <a:lnTo>
                                    <a:pt x="2703830" y="1452244"/>
                                  </a:lnTo>
                                  <a:lnTo>
                                    <a:pt x="2720340" y="1435734"/>
                                  </a:lnTo>
                                  <a:close/>
                                  <a:moveTo>
                                    <a:pt x="2720340" y="1358264"/>
                                  </a:moveTo>
                                  <a:lnTo>
                                    <a:pt x="2713355" y="1356359"/>
                                  </a:lnTo>
                                  <a:lnTo>
                                    <a:pt x="2707005" y="1378584"/>
                                  </a:lnTo>
                                  <a:lnTo>
                                    <a:pt x="2714625" y="1380489"/>
                                  </a:lnTo>
                                  <a:lnTo>
                                    <a:pt x="2720340" y="1358264"/>
                                  </a:lnTo>
                                  <a:close/>
                                  <a:moveTo>
                                    <a:pt x="2727325" y="1832609"/>
                                  </a:moveTo>
                                  <a:lnTo>
                                    <a:pt x="2719705" y="1832609"/>
                                  </a:lnTo>
                                  <a:lnTo>
                                    <a:pt x="2719705" y="1845309"/>
                                  </a:lnTo>
                                  <a:lnTo>
                                    <a:pt x="2727325" y="1845309"/>
                                  </a:lnTo>
                                  <a:lnTo>
                                    <a:pt x="2727325" y="1832609"/>
                                  </a:lnTo>
                                  <a:close/>
                                  <a:moveTo>
                                    <a:pt x="2731770" y="1447164"/>
                                  </a:moveTo>
                                  <a:lnTo>
                                    <a:pt x="2726055" y="1440814"/>
                                  </a:lnTo>
                                  <a:lnTo>
                                    <a:pt x="2709545" y="1458594"/>
                                  </a:lnTo>
                                  <a:lnTo>
                                    <a:pt x="2715260" y="1463674"/>
                                  </a:lnTo>
                                  <a:lnTo>
                                    <a:pt x="2731770" y="1447164"/>
                                  </a:lnTo>
                                  <a:close/>
                                  <a:moveTo>
                                    <a:pt x="2735580" y="1362074"/>
                                  </a:moveTo>
                                  <a:lnTo>
                                    <a:pt x="2727960" y="1360169"/>
                                  </a:lnTo>
                                  <a:lnTo>
                                    <a:pt x="2721610" y="1383029"/>
                                  </a:lnTo>
                                  <a:lnTo>
                                    <a:pt x="2729230" y="1384934"/>
                                  </a:lnTo>
                                  <a:lnTo>
                                    <a:pt x="2735580" y="1362074"/>
                                  </a:lnTo>
                                  <a:close/>
                                  <a:moveTo>
                                    <a:pt x="2742565" y="1457324"/>
                                  </a:moveTo>
                                  <a:lnTo>
                                    <a:pt x="2736850" y="1452244"/>
                                  </a:lnTo>
                                  <a:lnTo>
                                    <a:pt x="2720975" y="1468754"/>
                                  </a:lnTo>
                                  <a:lnTo>
                                    <a:pt x="2726055" y="1473834"/>
                                  </a:lnTo>
                                  <a:lnTo>
                                    <a:pt x="2742565" y="1457324"/>
                                  </a:lnTo>
                                  <a:close/>
                                  <a:moveTo>
                                    <a:pt x="2748915" y="1012824"/>
                                  </a:moveTo>
                                  <a:lnTo>
                                    <a:pt x="2748280" y="1010919"/>
                                  </a:lnTo>
                                  <a:lnTo>
                                    <a:pt x="2728595" y="1006474"/>
                                  </a:lnTo>
                                  <a:lnTo>
                                    <a:pt x="2726690" y="1007744"/>
                                  </a:lnTo>
                                  <a:lnTo>
                                    <a:pt x="2726055" y="1011554"/>
                                  </a:lnTo>
                                  <a:lnTo>
                                    <a:pt x="2727325" y="1014094"/>
                                  </a:lnTo>
                                  <a:lnTo>
                                    <a:pt x="2729230" y="1014729"/>
                                  </a:lnTo>
                                  <a:lnTo>
                                    <a:pt x="2744470" y="1017904"/>
                                  </a:lnTo>
                                  <a:lnTo>
                                    <a:pt x="2746375" y="1018539"/>
                                  </a:lnTo>
                                  <a:lnTo>
                                    <a:pt x="2748280" y="1017269"/>
                                  </a:lnTo>
                                  <a:lnTo>
                                    <a:pt x="2748915" y="1015364"/>
                                  </a:lnTo>
                                  <a:lnTo>
                                    <a:pt x="2748915" y="1012824"/>
                                  </a:lnTo>
                                  <a:close/>
                                  <a:moveTo>
                                    <a:pt x="2750820" y="1832609"/>
                                  </a:moveTo>
                                  <a:lnTo>
                                    <a:pt x="2734945" y="1832609"/>
                                  </a:lnTo>
                                  <a:lnTo>
                                    <a:pt x="2734945" y="1845309"/>
                                  </a:lnTo>
                                  <a:lnTo>
                                    <a:pt x="2750820" y="1845309"/>
                                  </a:lnTo>
                                  <a:lnTo>
                                    <a:pt x="2750820" y="1832609"/>
                                  </a:lnTo>
                                  <a:close/>
                                  <a:moveTo>
                                    <a:pt x="2750820" y="1366519"/>
                                  </a:moveTo>
                                  <a:lnTo>
                                    <a:pt x="2743200" y="1364614"/>
                                  </a:lnTo>
                                  <a:lnTo>
                                    <a:pt x="2736850" y="1386839"/>
                                  </a:lnTo>
                                  <a:lnTo>
                                    <a:pt x="2744470" y="1389379"/>
                                  </a:lnTo>
                                  <a:lnTo>
                                    <a:pt x="2750820" y="1366519"/>
                                  </a:lnTo>
                                  <a:close/>
                                  <a:moveTo>
                                    <a:pt x="2753995" y="1468754"/>
                                  </a:moveTo>
                                  <a:lnTo>
                                    <a:pt x="2748280" y="1463674"/>
                                  </a:lnTo>
                                  <a:lnTo>
                                    <a:pt x="2731770" y="1480184"/>
                                  </a:lnTo>
                                  <a:lnTo>
                                    <a:pt x="2737485" y="1485264"/>
                                  </a:lnTo>
                                  <a:lnTo>
                                    <a:pt x="2753995" y="1468754"/>
                                  </a:lnTo>
                                  <a:close/>
                                  <a:moveTo>
                                    <a:pt x="2764790" y="1478914"/>
                                  </a:moveTo>
                                  <a:lnTo>
                                    <a:pt x="2759075" y="1473834"/>
                                  </a:lnTo>
                                  <a:lnTo>
                                    <a:pt x="2743200" y="1490344"/>
                                  </a:lnTo>
                                  <a:lnTo>
                                    <a:pt x="2748915" y="1496694"/>
                                  </a:lnTo>
                                  <a:lnTo>
                                    <a:pt x="2764790" y="1478914"/>
                                  </a:lnTo>
                                  <a:close/>
                                  <a:moveTo>
                                    <a:pt x="2766060" y="1370964"/>
                                  </a:moveTo>
                                  <a:lnTo>
                                    <a:pt x="2757805" y="1368424"/>
                                  </a:lnTo>
                                  <a:lnTo>
                                    <a:pt x="2751455" y="1391284"/>
                                  </a:lnTo>
                                  <a:lnTo>
                                    <a:pt x="2759075" y="1393189"/>
                                  </a:lnTo>
                                  <a:lnTo>
                                    <a:pt x="2766060" y="1370964"/>
                                  </a:lnTo>
                                  <a:close/>
                                  <a:moveTo>
                                    <a:pt x="2766695" y="1832609"/>
                                  </a:moveTo>
                                  <a:lnTo>
                                    <a:pt x="2758440" y="1832609"/>
                                  </a:lnTo>
                                  <a:lnTo>
                                    <a:pt x="2758440" y="1845309"/>
                                  </a:lnTo>
                                  <a:lnTo>
                                    <a:pt x="2766695" y="1845309"/>
                                  </a:lnTo>
                                  <a:lnTo>
                                    <a:pt x="2766695" y="1832609"/>
                                  </a:lnTo>
                                  <a:close/>
                                  <a:moveTo>
                                    <a:pt x="2776220" y="1490344"/>
                                  </a:moveTo>
                                  <a:lnTo>
                                    <a:pt x="2770505" y="1485264"/>
                                  </a:lnTo>
                                  <a:lnTo>
                                    <a:pt x="2753995" y="1501774"/>
                                  </a:lnTo>
                                  <a:lnTo>
                                    <a:pt x="2759710" y="1506854"/>
                                  </a:lnTo>
                                  <a:lnTo>
                                    <a:pt x="2776220" y="1490344"/>
                                  </a:lnTo>
                                  <a:close/>
                                  <a:moveTo>
                                    <a:pt x="2780030" y="1019809"/>
                                  </a:moveTo>
                                  <a:lnTo>
                                    <a:pt x="2778760" y="1017269"/>
                                  </a:lnTo>
                                  <a:lnTo>
                                    <a:pt x="2776220" y="1017269"/>
                                  </a:lnTo>
                                  <a:lnTo>
                                    <a:pt x="2761615" y="1013459"/>
                                  </a:lnTo>
                                  <a:lnTo>
                                    <a:pt x="2759075" y="1012824"/>
                                  </a:lnTo>
                                  <a:lnTo>
                                    <a:pt x="2757170" y="1014729"/>
                                  </a:lnTo>
                                  <a:lnTo>
                                    <a:pt x="2755900" y="1018539"/>
                                  </a:lnTo>
                                  <a:lnTo>
                                    <a:pt x="2757170" y="1020444"/>
                                  </a:lnTo>
                                  <a:lnTo>
                                    <a:pt x="2774950" y="1024254"/>
                                  </a:lnTo>
                                  <a:lnTo>
                                    <a:pt x="2776855" y="1024889"/>
                                  </a:lnTo>
                                  <a:lnTo>
                                    <a:pt x="2779395" y="1023619"/>
                                  </a:lnTo>
                                  <a:lnTo>
                                    <a:pt x="2780030" y="1019809"/>
                                  </a:lnTo>
                                  <a:close/>
                                  <a:moveTo>
                                    <a:pt x="2780665" y="1375409"/>
                                  </a:moveTo>
                                  <a:lnTo>
                                    <a:pt x="2773045" y="1372869"/>
                                  </a:lnTo>
                                  <a:lnTo>
                                    <a:pt x="2766695" y="1395729"/>
                                  </a:lnTo>
                                  <a:lnTo>
                                    <a:pt x="2774315" y="1397634"/>
                                  </a:lnTo>
                                  <a:lnTo>
                                    <a:pt x="2780665" y="1375409"/>
                                  </a:lnTo>
                                  <a:close/>
                                  <a:moveTo>
                                    <a:pt x="2787015" y="1501774"/>
                                  </a:moveTo>
                                  <a:lnTo>
                                    <a:pt x="2781300" y="1495424"/>
                                  </a:lnTo>
                                  <a:lnTo>
                                    <a:pt x="2765425" y="1511934"/>
                                  </a:lnTo>
                                  <a:lnTo>
                                    <a:pt x="2771140" y="1518284"/>
                                  </a:lnTo>
                                  <a:lnTo>
                                    <a:pt x="2787015" y="1501774"/>
                                  </a:lnTo>
                                  <a:close/>
                                  <a:moveTo>
                                    <a:pt x="2789555" y="1832609"/>
                                  </a:moveTo>
                                  <a:lnTo>
                                    <a:pt x="2781935" y="1832609"/>
                                  </a:lnTo>
                                  <a:lnTo>
                                    <a:pt x="2781935" y="1845309"/>
                                  </a:lnTo>
                                  <a:lnTo>
                                    <a:pt x="2789555" y="1845309"/>
                                  </a:lnTo>
                                  <a:lnTo>
                                    <a:pt x="2789555" y="1832609"/>
                                  </a:lnTo>
                                  <a:close/>
                                  <a:moveTo>
                                    <a:pt x="2795905" y="1379854"/>
                                  </a:moveTo>
                                  <a:lnTo>
                                    <a:pt x="2787650" y="1377314"/>
                                  </a:lnTo>
                                  <a:lnTo>
                                    <a:pt x="2781935" y="1399539"/>
                                  </a:lnTo>
                                  <a:lnTo>
                                    <a:pt x="2788920" y="1402079"/>
                                  </a:lnTo>
                                  <a:lnTo>
                                    <a:pt x="2795905" y="1379854"/>
                                  </a:lnTo>
                                  <a:close/>
                                  <a:moveTo>
                                    <a:pt x="2798445" y="1511934"/>
                                  </a:moveTo>
                                  <a:lnTo>
                                    <a:pt x="2792730" y="1506854"/>
                                  </a:lnTo>
                                  <a:lnTo>
                                    <a:pt x="2776855" y="1523364"/>
                                  </a:lnTo>
                                  <a:lnTo>
                                    <a:pt x="2781935" y="1528444"/>
                                  </a:lnTo>
                                  <a:lnTo>
                                    <a:pt x="2798445" y="1511934"/>
                                  </a:lnTo>
                                  <a:close/>
                                  <a:moveTo>
                                    <a:pt x="2809240" y="1523364"/>
                                  </a:moveTo>
                                  <a:lnTo>
                                    <a:pt x="2804160" y="1518284"/>
                                  </a:lnTo>
                                  <a:lnTo>
                                    <a:pt x="2787650" y="1534794"/>
                                  </a:lnTo>
                                  <a:lnTo>
                                    <a:pt x="2793365" y="1539874"/>
                                  </a:lnTo>
                                  <a:lnTo>
                                    <a:pt x="2809240" y="1523364"/>
                                  </a:lnTo>
                                  <a:close/>
                                  <a:moveTo>
                                    <a:pt x="2809875" y="1026159"/>
                                  </a:moveTo>
                                  <a:lnTo>
                                    <a:pt x="2809240" y="1024254"/>
                                  </a:lnTo>
                                  <a:lnTo>
                                    <a:pt x="2806700" y="1023619"/>
                                  </a:lnTo>
                                  <a:lnTo>
                                    <a:pt x="2791460" y="1020444"/>
                                  </a:lnTo>
                                  <a:lnTo>
                                    <a:pt x="2789555" y="1019809"/>
                                  </a:lnTo>
                                  <a:lnTo>
                                    <a:pt x="2787650" y="1021079"/>
                                  </a:lnTo>
                                  <a:lnTo>
                                    <a:pt x="2787015" y="1022984"/>
                                  </a:lnTo>
                                  <a:lnTo>
                                    <a:pt x="2786380" y="1024889"/>
                                  </a:lnTo>
                                  <a:lnTo>
                                    <a:pt x="2787650" y="1027429"/>
                                  </a:lnTo>
                                  <a:lnTo>
                                    <a:pt x="2807335" y="1031874"/>
                                  </a:lnTo>
                                  <a:lnTo>
                                    <a:pt x="2809240" y="1030604"/>
                                  </a:lnTo>
                                  <a:lnTo>
                                    <a:pt x="2809875" y="1027429"/>
                                  </a:lnTo>
                                  <a:lnTo>
                                    <a:pt x="2809875" y="1026159"/>
                                  </a:lnTo>
                                  <a:close/>
                                  <a:moveTo>
                                    <a:pt x="2810510" y="1384299"/>
                                  </a:moveTo>
                                  <a:lnTo>
                                    <a:pt x="2803525" y="1381759"/>
                                  </a:lnTo>
                                  <a:lnTo>
                                    <a:pt x="2796540" y="1403984"/>
                                  </a:lnTo>
                                  <a:lnTo>
                                    <a:pt x="2804160" y="1405889"/>
                                  </a:lnTo>
                                  <a:lnTo>
                                    <a:pt x="2810510" y="1384299"/>
                                  </a:lnTo>
                                  <a:close/>
                                  <a:moveTo>
                                    <a:pt x="2813050" y="1832609"/>
                                  </a:moveTo>
                                  <a:lnTo>
                                    <a:pt x="2797810" y="1832609"/>
                                  </a:lnTo>
                                  <a:lnTo>
                                    <a:pt x="2797810" y="1845309"/>
                                  </a:lnTo>
                                  <a:lnTo>
                                    <a:pt x="2813050" y="1845309"/>
                                  </a:lnTo>
                                  <a:lnTo>
                                    <a:pt x="2813050" y="1832609"/>
                                  </a:lnTo>
                                  <a:close/>
                                  <a:moveTo>
                                    <a:pt x="2820670" y="1533524"/>
                                  </a:moveTo>
                                  <a:lnTo>
                                    <a:pt x="2814955" y="1528444"/>
                                  </a:lnTo>
                                  <a:lnTo>
                                    <a:pt x="2798445" y="1544954"/>
                                  </a:lnTo>
                                  <a:lnTo>
                                    <a:pt x="2804160" y="1551304"/>
                                  </a:lnTo>
                                  <a:lnTo>
                                    <a:pt x="2820670" y="1533524"/>
                                  </a:lnTo>
                                  <a:close/>
                                  <a:moveTo>
                                    <a:pt x="2825750" y="1388109"/>
                                  </a:moveTo>
                                  <a:lnTo>
                                    <a:pt x="2818130" y="1386204"/>
                                  </a:lnTo>
                                  <a:lnTo>
                                    <a:pt x="2811780" y="1408429"/>
                                  </a:lnTo>
                                  <a:lnTo>
                                    <a:pt x="2818765" y="1410334"/>
                                  </a:lnTo>
                                  <a:lnTo>
                                    <a:pt x="2825750" y="1388109"/>
                                  </a:lnTo>
                                  <a:close/>
                                  <a:moveTo>
                                    <a:pt x="2828925" y="1832609"/>
                                  </a:moveTo>
                                  <a:lnTo>
                                    <a:pt x="2821305" y="1832609"/>
                                  </a:lnTo>
                                  <a:lnTo>
                                    <a:pt x="2821305" y="1845309"/>
                                  </a:lnTo>
                                  <a:lnTo>
                                    <a:pt x="2828925" y="1845309"/>
                                  </a:lnTo>
                                  <a:lnTo>
                                    <a:pt x="2828925" y="1832609"/>
                                  </a:lnTo>
                                  <a:close/>
                                  <a:moveTo>
                                    <a:pt x="2831465" y="1544954"/>
                                  </a:moveTo>
                                  <a:lnTo>
                                    <a:pt x="2826385" y="1539874"/>
                                  </a:lnTo>
                                  <a:lnTo>
                                    <a:pt x="2809875" y="1556384"/>
                                  </a:lnTo>
                                  <a:lnTo>
                                    <a:pt x="2815590" y="1562734"/>
                                  </a:lnTo>
                                  <a:lnTo>
                                    <a:pt x="2831465" y="1544954"/>
                                  </a:lnTo>
                                  <a:close/>
                                  <a:moveTo>
                                    <a:pt x="2840355" y="1392554"/>
                                  </a:moveTo>
                                  <a:lnTo>
                                    <a:pt x="2833370" y="1390014"/>
                                  </a:lnTo>
                                  <a:lnTo>
                                    <a:pt x="2827020" y="1412874"/>
                                  </a:lnTo>
                                  <a:lnTo>
                                    <a:pt x="2834005" y="1414779"/>
                                  </a:lnTo>
                                  <a:lnTo>
                                    <a:pt x="2840355" y="1392554"/>
                                  </a:lnTo>
                                  <a:close/>
                                  <a:moveTo>
                                    <a:pt x="2840990" y="1032509"/>
                                  </a:moveTo>
                                  <a:lnTo>
                                    <a:pt x="2839720" y="1030604"/>
                                  </a:lnTo>
                                  <a:lnTo>
                                    <a:pt x="2837180" y="1029969"/>
                                  </a:lnTo>
                                  <a:lnTo>
                                    <a:pt x="2822575" y="1026794"/>
                                  </a:lnTo>
                                  <a:lnTo>
                                    <a:pt x="2820035" y="1026159"/>
                                  </a:lnTo>
                                  <a:lnTo>
                                    <a:pt x="2818130" y="1027429"/>
                                  </a:lnTo>
                                  <a:lnTo>
                                    <a:pt x="2817495" y="1029969"/>
                                  </a:lnTo>
                                  <a:lnTo>
                                    <a:pt x="2816860" y="1031874"/>
                                  </a:lnTo>
                                  <a:lnTo>
                                    <a:pt x="2818130" y="1033779"/>
                                  </a:lnTo>
                                  <a:lnTo>
                                    <a:pt x="2820035" y="1034414"/>
                                  </a:lnTo>
                                  <a:lnTo>
                                    <a:pt x="2835910" y="1037589"/>
                                  </a:lnTo>
                                  <a:lnTo>
                                    <a:pt x="2837815" y="1038224"/>
                                  </a:lnTo>
                                  <a:lnTo>
                                    <a:pt x="2839720" y="1036954"/>
                                  </a:lnTo>
                                  <a:lnTo>
                                    <a:pt x="2840355" y="1035049"/>
                                  </a:lnTo>
                                  <a:lnTo>
                                    <a:pt x="2840990" y="1032509"/>
                                  </a:lnTo>
                                  <a:close/>
                                  <a:moveTo>
                                    <a:pt x="2842895" y="1556384"/>
                                  </a:moveTo>
                                  <a:lnTo>
                                    <a:pt x="2837180" y="1551304"/>
                                  </a:lnTo>
                                  <a:lnTo>
                                    <a:pt x="2821305" y="1567814"/>
                                  </a:lnTo>
                                  <a:lnTo>
                                    <a:pt x="2826385" y="1572894"/>
                                  </a:lnTo>
                                  <a:lnTo>
                                    <a:pt x="2842895" y="1556384"/>
                                  </a:lnTo>
                                  <a:close/>
                                  <a:moveTo>
                                    <a:pt x="2852420" y="1832609"/>
                                  </a:moveTo>
                                  <a:lnTo>
                                    <a:pt x="2844165" y="1832609"/>
                                  </a:lnTo>
                                  <a:lnTo>
                                    <a:pt x="2844165" y="1845309"/>
                                  </a:lnTo>
                                  <a:lnTo>
                                    <a:pt x="2852420" y="1845309"/>
                                  </a:lnTo>
                                  <a:lnTo>
                                    <a:pt x="2852420" y="1832609"/>
                                  </a:lnTo>
                                  <a:close/>
                                  <a:moveTo>
                                    <a:pt x="2853690" y="1567814"/>
                                  </a:moveTo>
                                  <a:lnTo>
                                    <a:pt x="2848610" y="1561464"/>
                                  </a:lnTo>
                                  <a:lnTo>
                                    <a:pt x="2832100" y="1577974"/>
                                  </a:lnTo>
                                  <a:lnTo>
                                    <a:pt x="2837815" y="1584324"/>
                                  </a:lnTo>
                                  <a:lnTo>
                                    <a:pt x="2853690" y="1567814"/>
                                  </a:lnTo>
                                  <a:close/>
                                  <a:moveTo>
                                    <a:pt x="2855595" y="1396364"/>
                                  </a:moveTo>
                                  <a:lnTo>
                                    <a:pt x="2847975" y="1394459"/>
                                  </a:lnTo>
                                  <a:lnTo>
                                    <a:pt x="2841625" y="1417319"/>
                                  </a:lnTo>
                                  <a:lnTo>
                                    <a:pt x="2849245" y="1419224"/>
                                  </a:lnTo>
                                  <a:lnTo>
                                    <a:pt x="2855595" y="1396364"/>
                                  </a:lnTo>
                                  <a:close/>
                                  <a:moveTo>
                                    <a:pt x="2865120" y="1577974"/>
                                  </a:moveTo>
                                  <a:lnTo>
                                    <a:pt x="2859405" y="1572894"/>
                                  </a:lnTo>
                                  <a:lnTo>
                                    <a:pt x="2843530" y="1589404"/>
                                  </a:lnTo>
                                  <a:lnTo>
                                    <a:pt x="2848610" y="1594484"/>
                                  </a:lnTo>
                                  <a:lnTo>
                                    <a:pt x="2865120" y="1577974"/>
                                  </a:lnTo>
                                  <a:close/>
                                  <a:moveTo>
                                    <a:pt x="2870835" y="1400809"/>
                                  </a:moveTo>
                                  <a:lnTo>
                                    <a:pt x="2863215" y="1398904"/>
                                  </a:lnTo>
                                  <a:lnTo>
                                    <a:pt x="2856865" y="1421764"/>
                                  </a:lnTo>
                                  <a:lnTo>
                                    <a:pt x="2864485" y="1423669"/>
                                  </a:lnTo>
                                  <a:lnTo>
                                    <a:pt x="2870835" y="1400809"/>
                                  </a:lnTo>
                                  <a:close/>
                                  <a:moveTo>
                                    <a:pt x="2870835" y="1039494"/>
                                  </a:moveTo>
                                  <a:lnTo>
                                    <a:pt x="2870200" y="1036954"/>
                                  </a:lnTo>
                                  <a:lnTo>
                                    <a:pt x="2852420" y="1033779"/>
                                  </a:lnTo>
                                  <a:lnTo>
                                    <a:pt x="2850515" y="1033144"/>
                                  </a:lnTo>
                                  <a:lnTo>
                                    <a:pt x="2848610" y="1034414"/>
                                  </a:lnTo>
                                  <a:lnTo>
                                    <a:pt x="2847975" y="1036319"/>
                                  </a:lnTo>
                                  <a:lnTo>
                                    <a:pt x="2847340" y="1038224"/>
                                  </a:lnTo>
                                  <a:lnTo>
                                    <a:pt x="2848610" y="1040764"/>
                                  </a:lnTo>
                                  <a:lnTo>
                                    <a:pt x="2851150" y="1041399"/>
                                  </a:lnTo>
                                  <a:lnTo>
                                    <a:pt x="2866390" y="1044574"/>
                                  </a:lnTo>
                                  <a:lnTo>
                                    <a:pt x="2868295" y="1045209"/>
                                  </a:lnTo>
                                  <a:lnTo>
                                    <a:pt x="2870200" y="1043939"/>
                                  </a:lnTo>
                                  <a:lnTo>
                                    <a:pt x="2870835" y="1041399"/>
                                  </a:lnTo>
                                  <a:lnTo>
                                    <a:pt x="2870835" y="1039494"/>
                                  </a:lnTo>
                                  <a:close/>
                                  <a:moveTo>
                                    <a:pt x="2875280" y="1832609"/>
                                  </a:moveTo>
                                  <a:lnTo>
                                    <a:pt x="2860040" y="1832609"/>
                                  </a:lnTo>
                                  <a:lnTo>
                                    <a:pt x="2860040" y="1845309"/>
                                  </a:lnTo>
                                  <a:lnTo>
                                    <a:pt x="2875280" y="1845309"/>
                                  </a:lnTo>
                                  <a:lnTo>
                                    <a:pt x="2875280" y="1832609"/>
                                  </a:lnTo>
                                  <a:close/>
                                  <a:moveTo>
                                    <a:pt x="2876550" y="1589404"/>
                                  </a:moveTo>
                                  <a:lnTo>
                                    <a:pt x="2870835" y="1583054"/>
                                  </a:lnTo>
                                  <a:lnTo>
                                    <a:pt x="2854325" y="1599564"/>
                                  </a:lnTo>
                                  <a:lnTo>
                                    <a:pt x="2860040" y="1605914"/>
                                  </a:lnTo>
                                  <a:lnTo>
                                    <a:pt x="2876550" y="1589404"/>
                                  </a:lnTo>
                                  <a:close/>
                                  <a:moveTo>
                                    <a:pt x="2885440" y="1405254"/>
                                  </a:moveTo>
                                  <a:lnTo>
                                    <a:pt x="2877820" y="1402714"/>
                                  </a:lnTo>
                                  <a:lnTo>
                                    <a:pt x="2871470" y="1426209"/>
                                  </a:lnTo>
                                  <a:lnTo>
                                    <a:pt x="2879090" y="1428114"/>
                                  </a:lnTo>
                                  <a:lnTo>
                                    <a:pt x="2885440" y="1405254"/>
                                  </a:lnTo>
                                  <a:close/>
                                  <a:moveTo>
                                    <a:pt x="2887345" y="1599564"/>
                                  </a:moveTo>
                                  <a:lnTo>
                                    <a:pt x="2881630" y="1594484"/>
                                  </a:lnTo>
                                  <a:lnTo>
                                    <a:pt x="2865755" y="1610994"/>
                                  </a:lnTo>
                                  <a:lnTo>
                                    <a:pt x="2870835" y="1616074"/>
                                  </a:lnTo>
                                  <a:lnTo>
                                    <a:pt x="2887345" y="1599564"/>
                                  </a:lnTo>
                                  <a:close/>
                                  <a:moveTo>
                                    <a:pt x="2891155" y="1832609"/>
                                  </a:moveTo>
                                  <a:lnTo>
                                    <a:pt x="2883535" y="1832609"/>
                                  </a:lnTo>
                                  <a:lnTo>
                                    <a:pt x="2883535" y="1845309"/>
                                  </a:lnTo>
                                  <a:lnTo>
                                    <a:pt x="2891155" y="1845309"/>
                                  </a:lnTo>
                                  <a:lnTo>
                                    <a:pt x="2891155" y="1832609"/>
                                  </a:lnTo>
                                  <a:close/>
                                  <a:moveTo>
                                    <a:pt x="2898775" y="1610994"/>
                                  </a:moveTo>
                                  <a:lnTo>
                                    <a:pt x="2893060" y="1605914"/>
                                  </a:lnTo>
                                  <a:lnTo>
                                    <a:pt x="2876550" y="1622424"/>
                                  </a:lnTo>
                                  <a:lnTo>
                                    <a:pt x="2882265" y="1627504"/>
                                  </a:lnTo>
                                  <a:lnTo>
                                    <a:pt x="2898775" y="1610994"/>
                                  </a:lnTo>
                                  <a:close/>
                                  <a:moveTo>
                                    <a:pt x="2900680" y="1409699"/>
                                  </a:moveTo>
                                  <a:lnTo>
                                    <a:pt x="2893060" y="1407159"/>
                                  </a:lnTo>
                                  <a:lnTo>
                                    <a:pt x="2886710" y="1430654"/>
                                  </a:lnTo>
                                  <a:lnTo>
                                    <a:pt x="2894330" y="1432559"/>
                                  </a:lnTo>
                                  <a:lnTo>
                                    <a:pt x="2900680" y="1409699"/>
                                  </a:lnTo>
                                  <a:close/>
                                  <a:moveTo>
                                    <a:pt x="2901950" y="1045844"/>
                                  </a:moveTo>
                                  <a:lnTo>
                                    <a:pt x="2900045" y="1043939"/>
                                  </a:lnTo>
                                  <a:lnTo>
                                    <a:pt x="2898140" y="1043304"/>
                                  </a:lnTo>
                                  <a:lnTo>
                                    <a:pt x="2882900" y="1040129"/>
                                  </a:lnTo>
                                  <a:lnTo>
                                    <a:pt x="2880995" y="1039494"/>
                                  </a:lnTo>
                                  <a:lnTo>
                                    <a:pt x="2879090" y="1040764"/>
                                  </a:lnTo>
                                  <a:lnTo>
                                    <a:pt x="2878455" y="1043304"/>
                                  </a:lnTo>
                                  <a:lnTo>
                                    <a:pt x="2877820" y="1045209"/>
                                  </a:lnTo>
                                  <a:lnTo>
                                    <a:pt x="2879090" y="1047114"/>
                                  </a:lnTo>
                                  <a:lnTo>
                                    <a:pt x="2898775" y="1051559"/>
                                  </a:lnTo>
                                  <a:lnTo>
                                    <a:pt x="2900680" y="1050289"/>
                                  </a:lnTo>
                                  <a:lnTo>
                                    <a:pt x="2900680" y="1048384"/>
                                  </a:lnTo>
                                  <a:lnTo>
                                    <a:pt x="2901950" y="1045844"/>
                                  </a:lnTo>
                                  <a:close/>
                                  <a:moveTo>
                                    <a:pt x="2909570" y="1622424"/>
                                  </a:moveTo>
                                  <a:lnTo>
                                    <a:pt x="2903855" y="1616074"/>
                                  </a:lnTo>
                                  <a:lnTo>
                                    <a:pt x="2887980" y="1632584"/>
                                  </a:lnTo>
                                  <a:lnTo>
                                    <a:pt x="2893060" y="1638934"/>
                                  </a:lnTo>
                                  <a:lnTo>
                                    <a:pt x="2909570" y="1622424"/>
                                  </a:lnTo>
                                  <a:close/>
                                  <a:moveTo>
                                    <a:pt x="2914015" y="1832609"/>
                                  </a:moveTo>
                                  <a:lnTo>
                                    <a:pt x="2906395" y="1832609"/>
                                  </a:lnTo>
                                  <a:lnTo>
                                    <a:pt x="2906395" y="1845309"/>
                                  </a:lnTo>
                                  <a:lnTo>
                                    <a:pt x="2914015" y="1845309"/>
                                  </a:lnTo>
                                  <a:lnTo>
                                    <a:pt x="2914015" y="1832609"/>
                                  </a:lnTo>
                                  <a:close/>
                                  <a:moveTo>
                                    <a:pt x="2915285" y="1414144"/>
                                  </a:moveTo>
                                  <a:lnTo>
                                    <a:pt x="2907665" y="1412239"/>
                                  </a:lnTo>
                                  <a:lnTo>
                                    <a:pt x="2901315" y="1434464"/>
                                  </a:lnTo>
                                  <a:lnTo>
                                    <a:pt x="2908935" y="1437004"/>
                                  </a:lnTo>
                                  <a:lnTo>
                                    <a:pt x="2915285" y="1414144"/>
                                  </a:lnTo>
                                  <a:close/>
                                  <a:moveTo>
                                    <a:pt x="2921000" y="1632584"/>
                                  </a:moveTo>
                                  <a:lnTo>
                                    <a:pt x="2915285" y="1627504"/>
                                  </a:lnTo>
                                  <a:lnTo>
                                    <a:pt x="2898775" y="1644014"/>
                                  </a:lnTo>
                                  <a:lnTo>
                                    <a:pt x="2904490" y="1649094"/>
                                  </a:lnTo>
                                  <a:lnTo>
                                    <a:pt x="2921000" y="1632584"/>
                                  </a:lnTo>
                                  <a:close/>
                                  <a:moveTo>
                                    <a:pt x="2930525" y="1418589"/>
                                  </a:moveTo>
                                  <a:lnTo>
                                    <a:pt x="2922905" y="1416049"/>
                                  </a:lnTo>
                                  <a:lnTo>
                                    <a:pt x="2916555" y="1438909"/>
                                  </a:lnTo>
                                  <a:lnTo>
                                    <a:pt x="2924175" y="1440814"/>
                                  </a:lnTo>
                                  <a:lnTo>
                                    <a:pt x="2930525" y="1418589"/>
                                  </a:lnTo>
                                  <a:close/>
                                  <a:moveTo>
                                    <a:pt x="2931795" y="1644014"/>
                                  </a:moveTo>
                                  <a:lnTo>
                                    <a:pt x="2926715" y="1637664"/>
                                  </a:lnTo>
                                  <a:lnTo>
                                    <a:pt x="2909570" y="1655444"/>
                                  </a:lnTo>
                                  <a:lnTo>
                                    <a:pt x="2915920" y="1660524"/>
                                  </a:lnTo>
                                  <a:lnTo>
                                    <a:pt x="2931795" y="1644014"/>
                                  </a:lnTo>
                                  <a:close/>
                                  <a:moveTo>
                                    <a:pt x="2931795" y="1052829"/>
                                  </a:moveTo>
                                  <a:lnTo>
                                    <a:pt x="2931160" y="1050289"/>
                                  </a:lnTo>
                                  <a:lnTo>
                                    <a:pt x="2928620" y="1050289"/>
                                  </a:lnTo>
                                  <a:lnTo>
                                    <a:pt x="2913380" y="1047114"/>
                                  </a:lnTo>
                                  <a:lnTo>
                                    <a:pt x="2911475" y="1046479"/>
                                  </a:lnTo>
                                  <a:lnTo>
                                    <a:pt x="2908935" y="1047749"/>
                                  </a:lnTo>
                                  <a:lnTo>
                                    <a:pt x="2908300" y="1051559"/>
                                  </a:lnTo>
                                  <a:lnTo>
                                    <a:pt x="2909570" y="1054099"/>
                                  </a:lnTo>
                                  <a:lnTo>
                                    <a:pt x="2912110" y="1054099"/>
                                  </a:lnTo>
                                  <a:lnTo>
                                    <a:pt x="2926715" y="1057909"/>
                                  </a:lnTo>
                                  <a:lnTo>
                                    <a:pt x="2929255" y="1058544"/>
                                  </a:lnTo>
                                  <a:lnTo>
                                    <a:pt x="2931160" y="1057274"/>
                                  </a:lnTo>
                                  <a:lnTo>
                                    <a:pt x="2931795" y="1054734"/>
                                  </a:lnTo>
                                  <a:lnTo>
                                    <a:pt x="2931795" y="1052829"/>
                                  </a:lnTo>
                                  <a:close/>
                                  <a:moveTo>
                                    <a:pt x="2937509" y="1832609"/>
                                  </a:moveTo>
                                  <a:lnTo>
                                    <a:pt x="2922270" y="1832609"/>
                                  </a:lnTo>
                                  <a:lnTo>
                                    <a:pt x="2922270" y="1845309"/>
                                  </a:lnTo>
                                  <a:lnTo>
                                    <a:pt x="2937509" y="1845309"/>
                                  </a:lnTo>
                                  <a:lnTo>
                                    <a:pt x="2937509" y="1832609"/>
                                  </a:lnTo>
                                  <a:close/>
                                  <a:moveTo>
                                    <a:pt x="2943225" y="1654174"/>
                                  </a:moveTo>
                                  <a:lnTo>
                                    <a:pt x="2937509" y="1649094"/>
                                  </a:lnTo>
                                  <a:lnTo>
                                    <a:pt x="2921635" y="1665604"/>
                                  </a:lnTo>
                                  <a:lnTo>
                                    <a:pt x="2926715" y="1670684"/>
                                  </a:lnTo>
                                  <a:lnTo>
                                    <a:pt x="2943225" y="1654174"/>
                                  </a:lnTo>
                                  <a:close/>
                                  <a:moveTo>
                                    <a:pt x="2945130" y="1423034"/>
                                  </a:moveTo>
                                  <a:lnTo>
                                    <a:pt x="2938145" y="1420494"/>
                                  </a:lnTo>
                                  <a:lnTo>
                                    <a:pt x="2931795" y="1443354"/>
                                  </a:lnTo>
                                  <a:lnTo>
                                    <a:pt x="2938780" y="1445259"/>
                                  </a:lnTo>
                                  <a:lnTo>
                                    <a:pt x="2945130" y="1423034"/>
                                  </a:lnTo>
                                  <a:close/>
                                  <a:moveTo>
                                    <a:pt x="2953385" y="1832609"/>
                                  </a:moveTo>
                                  <a:lnTo>
                                    <a:pt x="2945130" y="1832609"/>
                                  </a:lnTo>
                                  <a:lnTo>
                                    <a:pt x="2945130" y="1845309"/>
                                  </a:lnTo>
                                  <a:lnTo>
                                    <a:pt x="2953385" y="1845309"/>
                                  </a:lnTo>
                                  <a:lnTo>
                                    <a:pt x="2953385" y="1832609"/>
                                  </a:lnTo>
                                  <a:close/>
                                  <a:moveTo>
                                    <a:pt x="2954020" y="1665604"/>
                                  </a:moveTo>
                                  <a:lnTo>
                                    <a:pt x="2948940" y="1659254"/>
                                  </a:lnTo>
                                  <a:lnTo>
                                    <a:pt x="2932430" y="1677034"/>
                                  </a:lnTo>
                                  <a:lnTo>
                                    <a:pt x="2938145" y="1682114"/>
                                  </a:lnTo>
                                  <a:lnTo>
                                    <a:pt x="2954020" y="1665604"/>
                                  </a:lnTo>
                                  <a:close/>
                                  <a:moveTo>
                                    <a:pt x="2960370" y="1427479"/>
                                  </a:moveTo>
                                  <a:lnTo>
                                    <a:pt x="2952750" y="1424939"/>
                                  </a:lnTo>
                                  <a:lnTo>
                                    <a:pt x="2946400" y="1447164"/>
                                  </a:lnTo>
                                  <a:lnTo>
                                    <a:pt x="2954020" y="1449069"/>
                                  </a:lnTo>
                                  <a:lnTo>
                                    <a:pt x="2960370" y="1427479"/>
                                  </a:lnTo>
                                  <a:close/>
                                  <a:moveTo>
                                    <a:pt x="2962275" y="1059179"/>
                                  </a:moveTo>
                                  <a:lnTo>
                                    <a:pt x="2961005" y="1057274"/>
                                  </a:lnTo>
                                  <a:lnTo>
                                    <a:pt x="2943860" y="1053464"/>
                                  </a:lnTo>
                                  <a:lnTo>
                                    <a:pt x="2941955" y="1052829"/>
                                  </a:lnTo>
                                  <a:lnTo>
                                    <a:pt x="2939415" y="1054099"/>
                                  </a:lnTo>
                                  <a:lnTo>
                                    <a:pt x="2939415" y="1056004"/>
                                  </a:lnTo>
                                  <a:lnTo>
                                    <a:pt x="2938780" y="1058544"/>
                                  </a:lnTo>
                                  <a:lnTo>
                                    <a:pt x="2940050" y="1060449"/>
                                  </a:lnTo>
                                  <a:lnTo>
                                    <a:pt x="2941955" y="1061084"/>
                                  </a:lnTo>
                                  <a:lnTo>
                                    <a:pt x="2957195" y="1064259"/>
                                  </a:lnTo>
                                  <a:lnTo>
                                    <a:pt x="2959735" y="1064894"/>
                                  </a:lnTo>
                                  <a:lnTo>
                                    <a:pt x="2961640" y="1063624"/>
                                  </a:lnTo>
                                  <a:lnTo>
                                    <a:pt x="2962275" y="1059179"/>
                                  </a:lnTo>
                                  <a:close/>
                                  <a:moveTo>
                                    <a:pt x="2965450" y="1675764"/>
                                  </a:moveTo>
                                  <a:lnTo>
                                    <a:pt x="2959735" y="1670684"/>
                                  </a:lnTo>
                                  <a:lnTo>
                                    <a:pt x="2943860" y="1687194"/>
                                  </a:lnTo>
                                  <a:lnTo>
                                    <a:pt x="2948940" y="1693544"/>
                                  </a:lnTo>
                                  <a:lnTo>
                                    <a:pt x="2965450" y="1675764"/>
                                  </a:lnTo>
                                  <a:close/>
                                  <a:moveTo>
                                    <a:pt x="2974975" y="1431289"/>
                                  </a:moveTo>
                                  <a:lnTo>
                                    <a:pt x="2967990" y="1429384"/>
                                  </a:lnTo>
                                  <a:lnTo>
                                    <a:pt x="2961640" y="1451609"/>
                                  </a:lnTo>
                                  <a:lnTo>
                                    <a:pt x="2968625" y="1453514"/>
                                  </a:lnTo>
                                  <a:lnTo>
                                    <a:pt x="2974975" y="1431289"/>
                                  </a:lnTo>
                                  <a:close/>
                                  <a:moveTo>
                                    <a:pt x="2976245" y="1687194"/>
                                  </a:moveTo>
                                  <a:lnTo>
                                    <a:pt x="2971165" y="1682114"/>
                                  </a:lnTo>
                                  <a:lnTo>
                                    <a:pt x="2954655" y="1698624"/>
                                  </a:lnTo>
                                  <a:lnTo>
                                    <a:pt x="2960370" y="1703704"/>
                                  </a:lnTo>
                                  <a:lnTo>
                                    <a:pt x="2976245" y="1687194"/>
                                  </a:lnTo>
                                  <a:close/>
                                  <a:moveTo>
                                    <a:pt x="2976880" y="1832609"/>
                                  </a:moveTo>
                                  <a:lnTo>
                                    <a:pt x="2968625" y="1832609"/>
                                  </a:lnTo>
                                  <a:lnTo>
                                    <a:pt x="2968625" y="1845309"/>
                                  </a:lnTo>
                                  <a:lnTo>
                                    <a:pt x="2976880" y="1845309"/>
                                  </a:lnTo>
                                  <a:lnTo>
                                    <a:pt x="2976880" y="1832609"/>
                                  </a:lnTo>
                                  <a:close/>
                                  <a:moveTo>
                                    <a:pt x="2987675" y="1698624"/>
                                  </a:moveTo>
                                  <a:lnTo>
                                    <a:pt x="2981960" y="1693544"/>
                                  </a:lnTo>
                                  <a:lnTo>
                                    <a:pt x="2966085" y="1710054"/>
                                  </a:lnTo>
                                  <a:lnTo>
                                    <a:pt x="2971800" y="1715134"/>
                                  </a:lnTo>
                                  <a:lnTo>
                                    <a:pt x="2987675" y="1698624"/>
                                  </a:lnTo>
                                  <a:close/>
                                  <a:moveTo>
                                    <a:pt x="2990215" y="1435734"/>
                                  </a:moveTo>
                                  <a:lnTo>
                                    <a:pt x="2983230" y="1433829"/>
                                  </a:lnTo>
                                  <a:lnTo>
                                    <a:pt x="2976245" y="1456054"/>
                                  </a:lnTo>
                                  <a:lnTo>
                                    <a:pt x="2983865" y="1457959"/>
                                  </a:lnTo>
                                  <a:lnTo>
                                    <a:pt x="2990215" y="1435734"/>
                                  </a:lnTo>
                                  <a:close/>
                                  <a:moveTo>
                                    <a:pt x="2992755" y="1066164"/>
                                  </a:moveTo>
                                  <a:lnTo>
                                    <a:pt x="2992120" y="1063624"/>
                                  </a:lnTo>
                                  <a:lnTo>
                                    <a:pt x="2989580" y="1063624"/>
                                  </a:lnTo>
                                  <a:lnTo>
                                    <a:pt x="2974340" y="1060449"/>
                                  </a:lnTo>
                                  <a:lnTo>
                                    <a:pt x="2971800" y="1059179"/>
                                  </a:lnTo>
                                  <a:lnTo>
                                    <a:pt x="2969895" y="1061084"/>
                                  </a:lnTo>
                                  <a:lnTo>
                                    <a:pt x="2969260" y="1064894"/>
                                  </a:lnTo>
                                  <a:lnTo>
                                    <a:pt x="2970530" y="1067434"/>
                                  </a:lnTo>
                                  <a:lnTo>
                                    <a:pt x="2973070" y="1067434"/>
                                  </a:lnTo>
                                  <a:lnTo>
                                    <a:pt x="2987675" y="1071244"/>
                                  </a:lnTo>
                                  <a:lnTo>
                                    <a:pt x="2990215" y="1071879"/>
                                  </a:lnTo>
                                  <a:lnTo>
                                    <a:pt x="2992120" y="1070609"/>
                                  </a:lnTo>
                                  <a:lnTo>
                                    <a:pt x="2992755" y="1067434"/>
                                  </a:lnTo>
                                  <a:lnTo>
                                    <a:pt x="2992755" y="1066164"/>
                                  </a:lnTo>
                                  <a:close/>
                                  <a:moveTo>
                                    <a:pt x="2999105" y="1708784"/>
                                  </a:moveTo>
                                  <a:lnTo>
                                    <a:pt x="2993390" y="1703704"/>
                                  </a:lnTo>
                                  <a:lnTo>
                                    <a:pt x="2976880" y="1720214"/>
                                  </a:lnTo>
                                  <a:lnTo>
                                    <a:pt x="2982595" y="1725294"/>
                                  </a:lnTo>
                                  <a:lnTo>
                                    <a:pt x="2999105" y="1708784"/>
                                  </a:lnTo>
                                  <a:close/>
                                  <a:moveTo>
                                    <a:pt x="3000375" y="1832609"/>
                                  </a:moveTo>
                                  <a:lnTo>
                                    <a:pt x="2984500" y="1832609"/>
                                  </a:lnTo>
                                  <a:lnTo>
                                    <a:pt x="2984500" y="1845309"/>
                                  </a:lnTo>
                                  <a:lnTo>
                                    <a:pt x="3000375" y="1845309"/>
                                  </a:lnTo>
                                  <a:lnTo>
                                    <a:pt x="3000375" y="1832609"/>
                                  </a:lnTo>
                                  <a:close/>
                                  <a:moveTo>
                                    <a:pt x="3005455" y="1440179"/>
                                  </a:moveTo>
                                  <a:lnTo>
                                    <a:pt x="2997835" y="1437639"/>
                                  </a:lnTo>
                                  <a:lnTo>
                                    <a:pt x="2991485" y="1460499"/>
                                  </a:lnTo>
                                  <a:lnTo>
                                    <a:pt x="2999105" y="1462404"/>
                                  </a:lnTo>
                                  <a:lnTo>
                                    <a:pt x="3005455" y="1440179"/>
                                  </a:lnTo>
                                  <a:close/>
                                  <a:moveTo>
                                    <a:pt x="3009900" y="1720214"/>
                                  </a:moveTo>
                                  <a:lnTo>
                                    <a:pt x="3004185" y="1715134"/>
                                  </a:lnTo>
                                  <a:lnTo>
                                    <a:pt x="2988310" y="1731644"/>
                                  </a:lnTo>
                                  <a:lnTo>
                                    <a:pt x="2994024" y="1736724"/>
                                  </a:lnTo>
                                  <a:lnTo>
                                    <a:pt x="3009900" y="1720214"/>
                                  </a:lnTo>
                                  <a:close/>
                                  <a:moveTo>
                                    <a:pt x="3015615" y="1832609"/>
                                  </a:moveTo>
                                  <a:lnTo>
                                    <a:pt x="3007995" y="1832609"/>
                                  </a:lnTo>
                                  <a:lnTo>
                                    <a:pt x="3007995" y="1845309"/>
                                  </a:lnTo>
                                  <a:lnTo>
                                    <a:pt x="3015615" y="1845309"/>
                                  </a:lnTo>
                                  <a:lnTo>
                                    <a:pt x="3015615" y="1832609"/>
                                  </a:lnTo>
                                  <a:close/>
                                  <a:moveTo>
                                    <a:pt x="3020695" y="1443989"/>
                                  </a:moveTo>
                                  <a:lnTo>
                                    <a:pt x="3013075" y="1442084"/>
                                  </a:lnTo>
                                  <a:lnTo>
                                    <a:pt x="3006090" y="1464944"/>
                                  </a:lnTo>
                                  <a:lnTo>
                                    <a:pt x="3013710" y="1466849"/>
                                  </a:lnTo>
                                  <a:lnTo>
                                    <a:pt x="3020695" y="1443989"/>
                                  </a:lnTo>
                                  <a:close/>
                                  <a:moveTo>
                                    <a:pt x="3021330" y="1730374"/>
                                  </a:moveTo>
                                  <a:lnTo>
                                    <a:pt x="3015615" y="1725294"/>
                                  </a:lnTo>
                                  <a:lnTo>
                                    <a:pt x="2999105" y="1741804"/>
                                  </a:lnTo>
                                  <a:lnTo>
                                    <a:pt x="3004820" y="1748154"/>
                                  </a:lnTo>
                                  <a:lnTo>
                                    <a:pt x="3021330" y="1730374"/>
                                  </a:lnTo>
                                  <a:close/>
                                  <a:moveTo>
                                    <a:pt x="3023235" y="1072514"/>
                                  </a:moveTo>
                                  <a:lnTo>
                                    <a:pt x="3021965" y="1070609"/>
                                  </a:lnTo>
                                  <a:lnTo>
                                    <a:pt x="3020060" y="1069974"/>
                                  </a:lnTo>
                                  <a:lnTo>
                                    <a:pt x="3004820" y="1066799"/>
                                  </a:lnTo>
                                  <a:lnTo>
                                    <a:pt x="3002915" y="1066164"/>
                                  </a:lnTo>
                                  <a:lnTo>
                                    <a:pt x="3001010" y="1067434"/>
                                  </a:lnTo>
                                  <a:lnTo>
                                    <a:pt x="3000375" y="1069339"/>
                                  </a:lnTo>
                                  <a:lnTo>
                                    <a:pt x="2999740" y="1071879"/>
                                  </a:lnTo>
                                  <a:lnTo>
                                    <a:pt x="3001010" y="1073784"/>
                                  </a:lnTo>
                                  <a:lnTo>
                                    <a:pt x="3002915" y="1074419"/>
                                  </a:lnTo>
                                  <a:lnTo>
                                    <a:pt x="3020695" y="1078229"/>
                                  </a:lnTo>
                                  <a:lnTo>
                                    <a:pt x="3022600" y="1076959"/>
                                  </a:lnTo>
                                  <a:lnTo>
                                    <a:pt x="3022600" y="1075054"/>
                                  </a:lnTo>
                                  <a:lnTo>
                                    <a:pt x="3023235" y="1072514"/>
                                  </a:lnTo>
                                  <a:close/>
                                  <a:moveTo>
                                    <a:pt x="3032125" y="1741804"/>
                                  </a:moveTo>
                                  <a:lnTo>
                                    <a:pt x="3027045" y="1736724"/>
                                  </a:lnTo>
                                  <a:lnTo>
                                    <a:pt x="3010535" y="1753234"/>
                                  </a:lnTo>
                                  <a:lnTo>
                                    <a:pt x="3016250" y="1758314"/>
                                  </a:lnTo>
                                  <a:lnTo>
                                    <a:pt x="3032125" y="1741804"/>
                                  </a:lnTo>
                                  <a:close/>
                                  <a:moveTo>
                                    <a:pt x="3035300" y="1448434"/>
                                  </a:moveTo>
                                  <a:lnTo>
                                    <a:pt x="3027680" y="1445894"/>
                                  </a:lnTo>
                                  <a:lnTo>
                                    <a:pt x="3021330" y="1468754"/>
                                  </a:lnTo>
                                  <a:lnTo>
                                    <a:pt x="3028950" y="1471294"/>
                                  </a:lnTo>
                                  <a:lnTo>
                                    <a:pt x="3035300" y="1448434"/>
                                  </a:lnTo>
                                  <a:close/>
                                  <a:moveTo>
                                    <a:pt x="3039110" y="1832609"/>
                                  </a:moveTo>
                                  <a:lnTo>
                                    <a:pt x="3031490" y="1832609"/>
                                  </a:lnTo>
                                  <a:lnTo>
                                    <a:pt x="3031490" y="1845309"/>
                                  </a:lnTo>
                                  <a:lnTo>
                                    <a:pt x="3039110" y="1845309"/>
                                  </a:lnTo>
                                  <a:lnTo>
                                    <a:pt x="3039110" y="1832609"/>
                                  </a:lnTo>
                                  <a:close/>
                                  <a:moveTo>
                                    <a:pt x="3043555" y="1753234"/>
                                  </a:moveTo>
                                  <a:lnTo>
                                    <a:pt x="3037840" y="1746884"/>
                                  </a:lnTo>
                                  <a:lnTo>
                                    <a:pt x="3021330" y="1763394"/>
                                  </a:lnTo>
                                  <a:lnTo>
                                    <a:pt x="3027045" y="1769744"/>
                                  </a:lnTo>
                                  <a:lnTo>
                                    <a:pt x="3043555" y="1753234"/>
                                  </a:lnTo>
                                  <a:close/>
                                  <a:moveTo>
                                    <a:pt x="3050539" y="1452879"/>
                                  </a:moveTo>
                                  <a:lnTo>
                                    <a:pt x="3042920" y="1450339"/>
                                  </a:lnTo>
                                  <a:lnTo>
                                    <a:pt x="3035935" y="1473199"/>
                                  </a:lnTo>
                                  <a:lnTo>
                                    <a:pt x="3044190" y="1475104"/>
                                  </a:lnTo>
                                  <a:lnTo>
                                    <a:pt x="3050539" y="1452879"/>
                                  </a:lnTo>
                                  <a:close/>
                                  <a:moveTo>
                                    <a:pt x="3053715" y="1079499"/>
                                  </a:moveTo>
                                  <a:lnTo>
                                    <a:pt x="3052445" y="1076959"/>
                                  </a:lnTo>
                                  <a:lnTo>
                                    <a:pt x="3050539" y="1076959"/>
                                  </a:lnTo>
                                  <a:lnTo>
                                    <a:pt x="3035300" y="1073149"/>
                                  </a:lnTo>
                                  <a:lnTo>
                                    <a:pt x="3032760" y="1072514"/>
                                  </a:lnTo>
                                  <a:lnTo>
                                    <a:pt x="3030855" y="1074419"/>
                                  </a:lnTo>
                                  <a:lnTo>
                                    <a:pt x="3030220" y="1078229"/>
                                  </a:lnTo>
                                  <a:lnTo>
                                    <a:pt x="3031490" y="1080769"/>
                                  </a:lnTo>
                                  <a:lnTo>
                                    <a:pt x="3033395" y="1080769"/>
                                  </a:lnTo>
                                  <a:lnTo>
                                    <a:pt x="3048635" y="1083944"/>
                                  </a:lnTo>
                                  <a:lnTo>
                                    <a:pt x="3050539" y="1084579"/>
                                  </a:lnTo>
                                  <a:lnTo>
                                    <a:pt x="3053080" y="1083309"/>
                                  </a:lnTo>
                                  <a:lnTo>
                                    <a:pt x="3053715" y="1079499"/>
                                  </a:lnTo>
                                  <a:close/>
                                  <a:moveTo>
                                    <a:pt x="3054350" y="1763394"/>
                                  </a:moveTo>
                                  <a:lnTo>
                                    <a:pt x="3048635" y="1758314"/>
                                  </a:lnTo>
                                  <a:lnTo>
                                    <a:pt x="3032760" y="1774824"/>
                                  </a:lnTo>
                                  <a:lnTo>
                                    <a:pt x="3038475" y="1779904"/>
                                  </a:lnTo>
                                  <a:lnTo>
                                    <a:pt x="3054350" y="1763394"/>
                                  </a:lnTo>
                                  <a:close/>
                                  <a:moveTo>
                                    <a:pt x="3062605" y="1832609"/>
                                  </a:moveTo>
                                  <a:lnTo>
                                    <a:pt x="3046730" y="1832609"/>
                                  </a:lnTo>
                                  <a:lnTo>
                                    <a:pt x="3046730" y="1845309"/>
                                  </a:lnTo>
                                  <a:lnTo>
                                    <a:pt x="3062605" y="1845309"/>
                                  </a:lnTo>
                                  <a:lnTo>
                                    <a:pt x="3062605" y="1832609"/>
                                  </a:lnTo>
                                  <a:close/>
                                  <a:moveTo>
                                    <a:pt x="3065145" y="1457324"/>
                                  </a:moveTo>
                                  <a:lnTo>
                                    <a:pt x="3057525" y="1454784"/>
                                  </a:lnTo>
                                  <a:lnTo>
                                    <a:pt x="3051810" y="1477009"/>
                                  </a:lnTo>
                                  <a:lnTo>
                                    <a:pt x="3058795" y="1479549"/>
                                  </a:lnTo>
                                  <a:lnTo>
                                    <a:pt x="3065145" y="1457324"/>
                                  </a:lnTo>
                                  <a:close/>
                                  <a:moveTo>
                                    <a:pt x="3065780" y="1774824"/>
                                  </a:moveTo>
                                  <a:lnTo>
                                    <a:pt x="3060065" y="1769744"/>
                                  </a:lnTo>
                                  <a:lnTo>
                                    <a:pt x="3044190" y="1786254"/>
                                  </a:lnTo>
                                  <a:lnTo>
                                    <a:pt x="3049270" y="1791334"/>
                                  </a:lnTo>
                                  <a:lnTo>
                                    <a:pt x="3065780" y="1774824"/>
                                  </a:lnTo>
                                  <a:close/>
                                  <a:moveTo>
                                    <a:pt x="3076575" y="1784984"/>
                                  </a:moveTo>
                                  <a:lnTo>
                                    <a:pt x="3071495" y="1779904"/>
                                  </a:lnTo>
                                  <a:lnTo>
                                    <a:pt x="3054985" y="1796414"/>
                                  </a:lnTo>
                                  <a:lnTo>
                                    <a:pt x="3060700" y="1802764"/>
                                  </a:lnTo>
                                  <a:lnTo>
                                    <a:pt x="3076575" y="1784984"/>
                                  </a:lnTo>
                                  <a:close/>
                                  <a:moveTo>
                                    <a:pt x="3078480" y="1832609"/>
                                  </a:moveTo>
                                  <a:lnTo>
                                    <a:pt x="3070225" y="1832609"/>
                                  </a:lnTo>
                                  <a:lnTo>
                                    <a:pt x="3070225" y="1845309"/>
                                  </a:lnTo>
                                  <a:lnTo>
                                    <a:pt x="3078480" y="1845309"/>
                                  </a:lnTo>
                                  <a:lnTo>
                                    <a:pt x="3078480" y="1832609"/>
                                  </a:lnTo>
                                  <a:close/>
                                  <a:moveTo>
                                    <a:pt x="3080385" y="1461769"/>
                                  </a:moveTo>
                                  <a:lnTo>
                                    <a:pt x="3072765" y="1459229"/>
                                  </a:lnTo>
                                  <a:lnTo>
                                    <a:pt x="3066415" y="1481454"/>
                                  </a:lnTo>
                                  <a:lnTo>
                                    <a:pt x="3074035" y="1483994"/>
                                  </a:lnTo>
                                  <a:lnTo>
                                    <a:pt x="3080385" y="1461769"/>
                                  </a:lnTo>
                                  <a:close/>
                                  <a:moveTo>
                                    <a:pt x="3084195" y="1085849"/>
                                  </a:moveTo>
                                  <a:lnTo>
                                    <a:pt x="3082925" y="1083944"/>
                                  </a:lnTo>
                                  <a:lnTo>
                                    <a:pt x="3081020" y="1083309"/>
                                  </a:lnTo>
                                  <a:lnTo>
                                    <a:pt x="3065780" y="1080134"/>
                                  </a:lnTo>
                                  <a:lnTo>
                                    <a:pt x="3063875" y="1079499"/>
                                  </a:lnTo>
                                  <a:lnTo>
                                    <a:pt x="3061335" y="1080769"/>
                                  </a:lnTo>
                                  <a:lnTo>
                                    <a:pt x="3060700" y="1082674"/>
                                  </a:lnTo>
                                  <a:lnTo>
                                    <a:pt x="3060700" y="1084579"/>
                                  </a:lnTo>
                                  <a:lnTo>
                                    <a:pt x="3061970" y="1087119"/>
                                  </a:lnTo>
                                  <a:lnTo>
                                    <a:pt x="3063875" y="1087754"/>
                                  </a:lnTo>
                                  <a:lnTo>
                                    <a:pt x="3079115" y="1090929"/>
                                  </a:lnTo>
                                  <a:lnTo>
                                    <a:pt x="3081655" y="1091564"/>
                                  </a:lnTo>
                                  <a:lnTo>
                                    <a:pt x="3083560" y="1090294"/>
                                  </a:lnTo>
                                  <a:lnTo>
                                    <a:pt x="3084195" y="1087119"/>
                                  </a:lnTo>
                                  <a:lnTo>
                                    <a:pt x="3084195" y="1085849"/>
                                  </a:lnTo>
                                  <a:close/>
                                  <a:moveTo>
                                    <a:pt x="3088005" y="1796414"/>
                                  </a:moveTo>
                                  <a:lnTo>
                                    <a:pt x="3082290" y="1791334"/>
                                  </a:lnTo>
                                  <a:lnTo>
                                    <a:pt x="3065780" y="1807844"/>
                                  </a:lnTo>
                                  <a:lnTo>
                                    <a:pt x="3071495" y="1812924"/>
                                  </a:lnTo>
                                  <a:lnTo>
                                    <a:pt x="3088005" y="1796414"/>
                                  </a:lnTo>
                                  <a:close/>
                                  <a:moveTo>
                                    <a:pt x="3094990" y="1465579"/>
                                  </a:moveTo>
                                  <a:lnTo>
                                    <a:pt x="3088005" y="1463674"/>
                                  </a:lnTo>
                                  <a:lnTo>
                                    <a:pt x="3081655" y="1485899"/>
                                  </a:lnTo>
                                  <a:lnTo>
                                    <a:pt x="3088640" y="1488439"/>
                                  </a:lnTo>
                                  <a:lnTo>
                                    <a:pt x="3094990" y="1465579"/>
                                  </a:lnTo>
                                  <a:close/>
                                  <a:moveTo>
                                    <a:pt x="3099435" y="1807844"/>
                                  </a:moveTo>
                                  <a:lnTo>
                                    <a:pt x="3093720" y="1801494"/>
                                  </a:lnTo>
                                  <a:lnTo>
                                    <a:pt x="3077210" y="1818004"/>
                                  </a:lnTo>
                                  <a:lnTo>
                                    <a:pt x="3082925" y="1824354"/>
                                  </a:lnTo>
                                  <a:lnTo>
                                    <a:pt x="3099435" y="1807844"/>
                                  </a:lnTo>
                                  <a:close/>
                                  <a:moveTo>
                                    <a:pt x="3110230" y="1818004"/>
                                  </a:moveTo>
                                  <a:lnTo>
                                    <a:pt x="3104515" y="1812924"/>
                                  </a:lnTo>
                                  <a:lnTo>
                                    <a:pt x="3088005" y="1829434"/>
                                  </a:lnTo>
                                  <a:lnTo>
                                    <a:pt x="3093720" y="1834514"/>
                                  </a:lnTo>
                                  <a:lnTo>
                                    <a:pt x="3110230" y="1818004"/>
                                  </a:lnTo>
                                  <a:close/>
                                  <a:moveTo>
                                    <a:pt x="3110230" y="1470024"/>
                                  </a:moveTo>
                                  <a:lnTo>
                                    <a:pt x="3102610" y="1468119"/>
                                  </a:lnTo>
                                  <a:lnTo>
                                    <a:pt x="3096260" y="1490344"/>
                                  </a:lnTo>
                                  <a:lnTo>
                                    <a:pt x="3103880" y="1492884"/>
                                  </a:lnTo>
                                  <a:lnTo>
                                    <a:pt x="3110230" y="1470024"/>
                                  </a:lnTo>
                                  <a:close/>
                                  <a:moveTo>
                                    <a:pt x="3114675" y="1092834"/>
                                  </a:moveTo>
                                  <a:lnTo>
                                    <a:pt x="3113405" y="1090294"/>
                                  </a:lnTo>
                                  <a:lnTo>
                                    <a:pt x="3111500" y="1090294"/>
                                  </a:lnTo>
                                  <a:lnTo>
                                    <a:pt x="3096260" y="1086484"/>
                                  </a:lnTo>
                                  <a:lnTo>
                                    <a:pt x="3093720" y="1085849"/>
                                  </a:lnTo>
                                  <a:lnTo>
                                    <a:pt x="3091815" y="1087754"/>
                                  </a:lnTo>
                                  <a:lnTo>
                                    <a:pt x="3091180" y="1091564"/>
                                  </a:lnTo>
                                  <a:lnTo>
                                    <a:pt x="3092450" y="1093469"/>
                                  </a:lnTo>
                                  <a:lnTo>
                                    <a:pt x="3094355" y="1094104"/>
                                  </a:lnTo>
                                  <a:lnTo>
                                    <a:pt x="3109595" y="1097279"/>
                                  </a:lnTo>
                                  <a:lnTo>
                                    <a:pt x="3111500" y="1097914"/>
                                  </a:lnTo>
                                  <a:lnTo>
                                    <a:pt x="3113405" y="1096644"/>
                                  </a:lnTo>
                                  <a:lnTo>
                                    <a:pt x="3114675" y="1094739"/>
                                  </a:lnTo>
                                  <a:lnTo>
                                    <a:pt x="3114675" y="1092834"/>
                                  </a:lnTo>
                                  <a:close/>
                                  <a:moveTo>
                                    <a:pt x="3121660" y="1829434"/>
                                  </a:moveTo>
                                  <a:lnTo>
                                    <a:pt x="3115945" y="1823084"/>
                                  </a:lnTo>
                                  <a:lnTo>
                                    <a:pt x="3099435" y="1840864"/>
                                  </a:lnTo>
                                  <a:lnTo>
                                    <a:pt x="3104515" y="1845944"/>
                                  </a:lnTo>
                                  <a:lnTo>
                                    <a:pt x="3121660" y="1829434"/>
                                  </a:lnTo>
                                  <a:close/>
                                  <a:moveTo>
                                    <a:pt x="3125470" y="1474469"/>
                                  </a:moveTo>
                                  <a:lnTo>
                                    <a:pt x="3117850" y="1471929"/>
                                  </a:lnTo>
                                  <a:lnTo>
                                    <a:pt x="3111500" y="1494789"/>
                                  </a:lnTo>
                                  <a:lnTo>
                                    <a:pt x="3119120" y="1496694"/>
                                  </a:lnTo>
                                  <a:lnTo>
                                    <a:pt x="3125470" y="1474469"/>
                                  </a:lnTo>
                                  <a:close/>
                                  <a:moveTo>
                                    <a:pt x="3132455" y="1840864"/>
                                  </a:moveTo>
                                  <a:lnTo>
                                    <a:pt x="3126740" y="1834514"/>
                                  </a:lnTo>
                                  <a:lnTo>
                                    <a:pt x="3110230" y="1851024"/>
                                  </a:lnTo>
                                  <a:lnTo>
                                    <a:pt x="3115945" y="1857374"/>
                                  </a:lnTo>
                                  <a:lnTo>
                                    <a:pt x="3132455" y="1840864"/>
                                  </a:lnTo>
                                  <a:close/>
                                  <a:moveTo>
                                    <a:pt x="3140075" y="1478279"/>
                                  </a:moveTo>
                                  <a:lnTo>
                                    <a:pt x="3132455" y="1476374"/>
                                  </a:lnTo>
                                  <a:lnTo>
                                    <a:pt x="3126105" y="1499234"/>
                                  </a:lnTo>
                                  <a:lnTo>
                                    <a:pt x="3133725" y="1501139"/>
                                  </a:lnTo>
                                  <a:lnTo>
                                    <a:pt x="3140075" y="1478279"/>
                                  </a:lnTo>
                                  <a:close/>
                                  <a:moveTo>
                                    <a:pt x="3143885" y="1851024"/>
                                  </a:moveTo>
                                  <a:lnTo>
                                    <a:pt x="3138170" y="1845944"/>
                                  </a:lnTo>
                                  <a:lnTo>
                                    <a:pt x="3121660" y="1862454"/>
                                  </a:lnTo>
                                  <a:lnTo>
                                    <a:pt x="3126740" y="1867534"/>
                                  </a:lnTo>
                                  <a:lnTo>
                                    <a:pt x="3143885" y="1851024"/>
                                  </a:lnTo>
                                  <a:close/>
                                  <a:moveTo>
                                    <a:pt x="3145155" y="1099184"/>
                                  </a:moveTo>
                                  <a:lnTo>
                                    <a:pt x="3143885" y="1097279"/>
                                  </a:lnTo>
                                  <a:lnTo>
                                    <a:pt x="3141980" y="1096644"/>
                                  </a:lnTo>
                                  <a:lnTo>
                                    <a:pt x="3124835" y="1092834"/>
                                  </a:lnTo>
                                  <a:lnTo>
                                    <a:pt x="3122295" y="1094104"/>
                                  </a:lnTo>
                                  <a:lnTo>
                                    <a:pt x="3121660" y="1096009"/>
                                  </a:lnTo>
                                  <a:lnTo>
                                    <a:pt x="3121660" y="1097914"/>
                                  </a:lnTo>
                                  <a:lnTo>
                                    <a:pt x="3122930" y="1100454"/>
                                  </a:lnTo>
                                  <a:lnTo>
                                    <a:pt x="3124835" y="1101089"/>
                                  </a:lnTo>
                                  <a:lnTo>
                                    <a:pt x="3140075" y="1104264"/>
                                  </a:lnTo>
                                  <a:lnTo>
                                    <a:pt x="3142615" y="1104899"/>
                                  </a:lnTo>
                                  <a:lnTo>
                                    <a:pt x="3144520" y="1103629"/>
                                  </a:lnTo>
                                  <a:lnTo>
                                    <a:pt x="3145155" y="1101089"/>
                                  </a:lnTo>
                                  <a:lnTo>
                                    <a:pt x="3145155" y="1099184"/>
                                  </a:lnTo>
                                  <a:close/>
                                  <a:moveTo>
                                    <a:pt x="3154680" y="1862454"/>
                                  </a:moveTo>
                                  <a:lnTo>
                                    <a:pt x="3148965" y="1856104"/>
                                  </a:lnTo>
                                  <a:lnTo>
                                    <a:pt x="3132455" y="1873884"/>
                                  </a:lnTo>
                                  <a:lnTo>
                                    <a:pt x="3138170" y="1878964"/>
                                  </a:lnTo>
                                  <a:lnTo>
                                    <a:pt x="3154680" y="1862454"/>
                                  </a:lnTo>
                                  <a:close/>
                                  <a:moveTo>
                                    <a:pt x="3155315" y="1482724"/>
                                  </a:moveTo>
                                  <a:lnTo>
                                    <a:pt x="3147695" y="1480819"/>
                                  </a:lnTo>
                                  <a:lnTo>
                                    <a:pt x="3141345" y="1503044"/>
                                  </a:lnTo>
                                  <a:lnTo>
                                    <a:pt x="3148965" y="1504949"/>
                                  </a:lnTo>
                                  <a:lnTo>
                                    <a:pt x="3155315" y="1482724"/>
                                  </a:lnTo>
                                  <a:close/>
                                  <a:moveTo>
                                    <a:pt x="3165475" y="1872614"/>
                                  </a:moveTo>
                                  <a:lnTo>
                                    <a:pt x="3160395" y="1867534"/>
                                  </a:lnTo>
                                  <a:lnTo>
                                    <a:pt x="3143885" y="1884044"/>
                                  </a:lnTo>
                                  <a:lnTo>
                                    <a:pt x="3148965" y="1889124"/>
                                  </a:lnTo>
                                  <a:lnTo>
                                    <a:pt x="3165475" y="1872614"/>
                                  </a:lnTo>
                                  <a:close/>
                                  <a:moveTo>
                                    <a:pt x="3169920" y="1487169"/>
                                  </a:moveTo>
                                  <a:lnTo>
                                    <a:pt x="3162300" y="1484629"/>
                                  </a:lnTo>
                                  <a:lnTo>
                                    <a:pt x="3155950" y="1507489"/>
                                  </a:lnTo>
                                  <a:lnTo>
                                    <a:pt x="3163570" y="1509394"/>
                                  </a:lnTo>
                                  <a:lnTo>
                                    <a:pt x="3169920" y="1487169"/>
                                  </a:lnTo>
                                  <a:close/>
                                  <a:moveTo>
                                    <a:pt x="3175635" y="1106169"/>
                                  </a:moveTo>
                                  <a:lnTo>
                                    <a:pt x="3174365" y="1103629"/>
                                  </a:lnTo>
                                  <a:lnTo>
                                    <a:pt x="3172460" y="1102994"/>
                                  </a:lnTo>
                                  <a:lnTo>
                                    <a:pt x="3157220" y="1099819"/>
                                  </a:lnTo>
                                  <a:lnTo>
                                    <a:pt x="3154680" y="1099184"/>
                                  </a:lnTo>
                                  <a:lnTo>
                                    <a:pt x="3152775" y="1100454"/>
                                  </a:lnTo>
                                  <a:lnTo>
                                    <a:pt x="3152775" y="1102994"/>
                                  </a:lnTo>
                                  <a:lnTo>
                                    <a:pt x="3152140" y="1104899"/>
                                  </a:lnTo>
                                  <a:lnTo>
                                    <a:pt x="3153410" y="1106804"/>
                                  </a:lnTo>
                                  <a:lnTo>
                                    <a:pt x="3155315" y="1107439"/>
                                  </a:lnTo>
                                  <a:lnTo>
                                    <a:pt x="3170555" y="1110614"/>
                                  </a:lnTo>
                                  <a:lnTo>
                                    <a:pt x="3172460" y="1111249"/>
                                  </a:lnTo>
                                  <a:lnTo>
                                    <a:pt x="3174365" y="1109979"/>
                                  </a:lnTo>
                                  <a:lnTo>
                                    <a:pt x="3175000" y="1108074"/>
                                  </a:lnTo>
                                  <a:lnTo>
                                    <a:pt x="3175635" y="1106169"/>
                                  </a:lnTo>
                                  <a:close/>
                                  <a:moveTo>
                                    <a:pt x="3176905" y="1884044"/>
                                  </a:moveTo>
                                  <a:lnTo>
                                    <a:pt x="3171190" y="1877694"/>
                                  </a:lnTo>
                                  <a:lnTo>
                                    <a:pt x="3154680" y="1895474"/>
                                  </a:lnTo>
                                  <a:lnTo>
                                    <a:pt x="3160395" y="1900554"/>
                                  </a:lnTo>
                                  <a:lnTo>
                                    <a:pt x="3176905" y="1884044"/>
                                  </a:lnTo>
                                  <a:close/>
                                  <a:moveTo>
                                    <a:pt x="3185160" y="1491614"/>
                                  </a:moveTo>
                                  <a:lnTo>
                                    <a:pt x="3177540" y="1489074"/>
                                  </a:lnTo>
                                  <a:lnTo>
                                    <a:pt x="3171190" y="1511299"/>
                                  </a:lnTo>
                                  <a:lnTo>
                                    <a:pt x="3178810" y="1513839"/>
                                  </a:lnTo>
                                  <a:lnTo>
                                    <a:pt x="3185160" y="1491614"/>
                                  </a:lnTo>
                                  <a:close/>
                                  <a:moveTo>
                                    <a:pt x="3187700" y="1894204"/>
                                  </a:moveTo>
                                  <a:lnTo>
                                    <a:pt x="3182620" y="1889124"/>
                                  </a:lnTo>
                                  <a:lnTo>
                                    <a:pt x="3166110" y="1905634"/>
                                  </a:lnTo>
                                  <a:lnTo>
                                    <a:pt x="3171190" y="1910714"/>
                                  </a:lnTo>
                                  <a:lnTo>
                                    <a:pt x="3187700" y="1894204"/>
                                  </a:lnTo>
                                  <a:close/>
                                  <a:moveTo>
                                    <a:pt x="3199130" y="1905634"/>
                                  </a:moveTo>
                                  <a:lnTo>
                                    <a:pt x="3193415" y="1900554"/>
                                  </a:lnTo>
                                  <a:lnTo>
                                    <a:pt x="3176905" y="1917064"/>
                                  </a:lnTo>
                                  <a:lnTo>
                                    <a:pt x="3182620" y="1922144"/>
                                  </a:lnTo>
                                  <a:lnTo>
                                    <a:pt x="3199130" y="1905634"/>
                                  </a:lnTo>
                                  <a:close/>
                                  <a:moveTo>
                                    <a:pt x="3200400" y="1496059"/>
                                  </a:moveTo>
                                  <a:lnTo>
                                    <a:pt x="3192780" y="1493519"/>
                                  </a:lnTo>
                                  <a:lnTo>
                                    <a:pt x="3186430" y="1515744"/>
                                  </a:lnTo>
                                  <a:lnTo>
                                    <a:pt x="3193415" y="1518284"/>
                                  </a:lnTo>
                                  <a:lnTo>
                                    <a:pt x="3200400" y="1496059"/>
                                  </a:lnTo>
                                  <a:close/>
                                  <a:moveTo>
                                    <a:pt x="3206115" y="1112519"/>
                                  </a:moveTo>
                                  <a:lnTo>
                                    <a:pt x="3204845" y="1110614"/>
                                  </a:lnTo>
                                  <a:lnTo>
                                    <a:pt x="3202305" y="1109979"/>
                                  </a:lnTo>
                                  <a:lnTo>
                                    <a:pt x="3187700" y="1106804"/>
                                  </a:lnTo>
                                  <a:lnTo>
                                    <a:pt x="3185795" y="1106169"/>
                                  </a:lnTo>
                                  <a:lnTo>
                                    <a:pt x="3183255" y="1107439"/>
                                  </a:lnTo>
                                  <a:lnTo>
                                    <a:pt x="3182620" y="1111249"/>
                                  </a:lnTo>
                                  <a:lnTo>
                                    <a:pt x="3183255" y="1113789"/>
                                  </a:lnTo>
                                  <a:lnTo>
                                    <a:pt x="3185795" y="1114424"/>
                                  </a:lnTo>
                                  <a:lnTo>
                                    <a:pt x="3201035" y="1117599"/>
                                  </a:lnTo>
                                  <a:lnTo>
                                    <a:pt x="3203575" y="1118234"/>
                                  </a:lnTo>
                                  <a:lnTo>
                                    <a:pt x="3205480" y="1116964"/>
                                  </a:lnTo>
                                  <a:lnTo>
                                    <a:pt x="3205480" y="1114424"/>
                                  </a:lnTo>
                                  <a:lnTo>
                                    <a:pt x="3206115" y="1112519"/>
                                  </a:lnTo>
                                  <a:close/>
                                  <a:moveTo>
                                    <a:pt x="3209925" y="1917064"/>
                                  </a:moveTo>
                                  <a:lnTo>
                                    <a:pt x="3204845" y="1910714"/>
                                  </a:lnTo>
                                  <a:lnTo>
                                    <a:pt x="3188335" y="1927224"/>
                                  </a:lnTo>
                                  <a:lnTo>
                                    <a:pt x="3193415" y="1933574"/>
                                  </a:lnTo>
                                  <a:lnTo>
                                    <a:pt x="3209925" y="1917064"/>
                                  </a:lnTo>
                                  <a:close/>
                                  <a:moveTo>
                                    <a:pt x="3215005" y="1499869"/>
                                  </a:moveTo>
                                  <a:lnTo>
                                    <a:pt x="3208020" y="1497964"/>
                                  </a:lnTo>
                                  <a:lnTo>
                                    <a:pt x="3201035" y="1520189"/>
                                  </a:lnTo>
                                  <a:lnTo>
                                    <a:pt x="3208655" y="1522729"/>
                                  </a:lnTo>
                                  <a:lnTo>
                                    <a:pt x="3215005" y="1499869"/>
                                  </a:lnTo>
                                  <a:close/>
                                  <a:moveTo>
                                    <a:pt x="3221355" y="1927224"/>
                                  </a:moveTo>
                                  <a:lnTo>
                                    <a:pt x="3215640" y="1922144"/>
                                  </a:lnTo>
                                  <a:lnTo>
                                    <a:pt x="3199130" y="1938654"/>
                                  </a:lnTo>
                                  <a:lnTo>
                                    <a:pt x="3204845" y="1943734"/>
                                  </a:lnTo>
                                  <a:lnTo>
                                    <a:pt x="3221355" y="1927224"/>
                                  </a:lnTo>
                                  <a:close/>
                                  <a:moveTo>
                                    <a:pt x="3230245" y="1504314"/>
                                  </a:moveTo>
                                  <a:lnTo>
                                    <a:pt x="3222625" y="1502409"/>
                                  </a:lnTo>
                                  <a:lnTo>
                                    <a:pt x="3216275" y="1524634"/>
                                  </a:lnTo>
                                  <a:lnTo>
                                    <a:pt x="3223260" y="1527174"/>
                                  </a:lnTo>
                                  <a:lnTo>
                                    <a:pt x="3230245" y="1504314"/>
                                  </a:lnTo>
                                  <a:close/>
                                  <a:moveTo>
                                    <a:pt x="3232150" y="1938654"/>
                                  </a:moveTo>
                                  <a:lnTo>
                                    <a:pt x="3226435" y="1933574"/>
                                  </a:lnTo>
                                  <a:lnTo>
                                    <a:pt x="3210560" y="1950084"/>
                                  </a:lnTo>
                                  <a:lnTo>
                                    <a:pt x="3215640" y="1955164"/>
                                  </a:lnTo>
                                  <a:lnTo>
                                    <a:pt x="3232150" y="1938654"/>
                                  </a:lnTo>
                                  <a:close/>
                                  <a:moveTo>
                                    <a:pt x="3236595" y="1119504"/>
                                  </a:moveTo>
                                  <a:lnTo>
                                    <a:pt x="3235325" y="1116964"/>
                                  </a:lnTo>
                                  <a:lnTo>
                                    <a:pt x="3233420" y="1116329"/>
                                  </a:lnTo>
                                  <a:lnTo>
                                    <a:pt x="3215640" y="1112519"/>
                                  </a:lnTo>
                                  <a:lnTo>
                                    <a:pt x="3213735" y="1113789"/>
                                  </a:lnTo>
                                  <a:lnTo>
                                    <a:pt x="3213100" y="1116329"/>
                                  </a:lnTo>
                                  <a:lnTo>
                                    <a:pt x="3213100" y="1118234"/>
                                  </a:lnTo>
                                  <a:lnTo>
                                    <a:pt x="3214370" y="1120139"/>
                                  </a:lnTo>
                                  <a:lnTo>
                                    <a:pt x="3216275" y="1120774"/>
                                  </a:lnTo>
                                  <a:lnTo>
                                    <a:pt x="3231515" y="1123949"/>
                                  </a:lnTo>
                                  <a:lnTo>
                                    <a:pt x="3233420" y="1124584"/>
                                  </a:lnTo>
                                  <a:lnTo>
                                    <a:pt x="3235325" y="1123314"/>
                                  </a:lnTo>
                                  <a:lnTo>
                                    <a:pt x="3236595" y="1119504"/>
                                  </a:lnTo>
                                  <a:close/>
                                  <a:moveTo>
                                    <a:pt x="3243580" y="1948814"/>
                                  </a:moveTo>
                                  <a:lnTo>
                                    <a:pt x="3237865" y="1943734"/>
                                  </a:lnTo>
                                  <a:lnTo>
                                    <a:pt x="3221355" y="1960244"/>
                                  </a:lnTo>
                                  <a:lnTo>
                                    <a:pt x="3227070" y="1965324"/>
                                  </a:lnTo>
                                  <a:lnTo>
                                    <a:pt x="3243580" y="1948814"/>
                                  </a:lnTo>
                                  <a:close/>
                                  <a:moveTo>
                                    <a:pt x="3244850" y="1508759"/>
                                  </a:moveTo>
                                  <a:lnTo>
                                    <a:pt x="3237865" y="1506219"/>
                                  </a:lnTo>
                                  <a:lnTo>
                                    <a:pt x="3230880" y="1529079"/>
                                  </a:lnTo>
                                  <a:lnTo>
                                    <a:pt x="3239135" y="1530984"/>
                                  </a:lnTo>
                                  <a:lnTo>
                                    <a:pt x="3244850" y="1508759"/>
                                  </a:lnTo>
                                  <a:close/>
                                  <a:moveTo>
                                    <a:pt x="3254375" y="1960244"/>
                                  </a:moveTo>
                                  <a:lnTo>
                                    <a:pt x="3248660" y="1955164"/>
                                  </a:lnTo>
                                  <a:lnTo>
                                    <a:pt x="3232785" y="1971674"/>
                                  </a:lnTo>
                                  <a:lnTo>
                                    <a:pt x="3238500" y="1976754"/>
                                  </a:lnTo>
                                  <a:lnTo>
                                    <a:pt x="3254375" y="1960244"/>
                                  </a:lnTo>
                                  <a:close/>
                                  <a:moveTo>
                                    <a:pt x="3260090" y="1512569"/>
                                  </a:moveTo>
                                  <a:lnTo>
                                    <a:pt x="3252470" y="1510664"/>
                                  </a:lnTo>
                                  <a:lnTo>
                                    <a:pt x="3246120" y="1532889"/>
                                  </a:lnTo>
                                  <a:lnTo>
                                    <a:pt x="3253740" y="1535429"/>
                                  </a:lnTo>
                                  <a:lnTo>
                                    <a:pt x="3260090" y="1512569"/>
                                  </a:lnTo>
                                  <a:close/>
                                  <a:moveTo>
                                    <a:pt x="3265805" y="1971674"/>
                                  </a:moveTo>
                                  <a:lnTo>
                                    <a:pt x="3260090" y="1965324"/>
                                  </a:lnTo>
                                  <a:lnTo>
                                    <a:pt x="3243580" y="1981834"/>
                                  </a:lnTo>
                                  <a:lnTo>
                                    <a:pt x="3249295" y="1988184"/>
                                  </a:lnTo>
                                  <a:lnTo>
                                    <a:pt x="3265805" y="1971674"/>
                                  </a:lnTo>
                                  <a:close/>
                                  <a:moveTo>
                                    <a:pt x="3267075" y="1125854"/>
                                  </a:moveTo>
                                  <a:lnTo>
                                    <a:pt x="3265170" y="1123949"/>
                                  </a:lnTo>
                                  <a:lnTo>
                                    <a:pt x="3263265" y="1123314"/>
                                  </a:lnTo>
                                  <a:lnTo>
                                    <a:pt x="3248660" y="1120139"/>
                                  </a:lnTo>
                                  <a:lnTo>
                                    <a:pt x="3246120" y="1119504"/>
                                  </a:lnTo>
                                  <a:lnTo>
                                    <a:pt x="3244215" y="1120774"/>
                                  </a:lnTo>
                                  <a:lnTo>
                                    <a:pt x="3243580" y="1124584"/>
                                  </a:lnTo>
                                  <a:lnTo>
                                    <a:pt x="3244215" y="1127124"/>
                                  </a:lnTo>
                                  <a:lnTo>
                                    <a:pt x="3246755" y="1127124"/>
                                  </a:lnTo>
                                  <a:lnTo>
                                    <a:pt x="3261995" y="1130934"/>
                                  </a:lnTo>
                                  <a:lnTo>
                                    <a:pt x="3263900" y="1131569"/>
                                  </a:lnTo>
                                  <a:lnTo>
                                    <a:pt x="3266440" y="1129664"/>
                                  </a:lnTo>
                                  <a:lnTo>
                                    <a:pt x="3267075" y="1125854"/>
                                  </a:lnTo>
                                  <a:close/>
                                  <a:moveTo>
                                    <a:pt x="3275330" y="1517014"/>
                                  </a:moveTo>
                                  <a:lnTo>
                                    <a:pt x="3267710" y="1514474"/>
                                  </a:lnTo>
                                  <a:lnTo>
                                    <a:pt x="3260725" y="1537334"/>
                                  </a:lnTo>
                                  <a:lnTo>
                                    <a:pt x="3268980" y="1539239"/>
                                  </a:lnTo>
                                  <a:lnTo>
                                    <a:pt x="3275330" y="1517014"/>
                                  </a:lnTo>
                                  <a:close/>
                                  <a:moveTo>
                                    <a:pt x="3276600" y="1981834"/>
                                  </a:moveTo>
                                  <a:lnTo>
                                    <a:pt x="3270885" y="1976754"/>
                                  </a:lnTo>
                                  <a:lnTo>
                                    <a:pt x="3255010" y="1993264"/>
                                  </a:lnTo>
                                  <a:lnTo>
                                    <a:pt x="3260725" y="1998344"/>
                                  </a:lnTo>
                                  <a:lnTo>
                                    <a:pt x="3276600" y="1981834"/>
                                  </a:lnTo>
                                  <a:close/>
                                  <a:moveTo>
                                    <a:pt x="3288030" y="1993264"/>
                                  </a:moveTo>
                                  <a:lnTo>
                                    <a:pt x="3282315" y="1988184"/>
                                  </a:lnTo>
                                  <a:lnTo>
                                    <a:pt x="3265805" y="2004694"/>
                                  </a:lnTo>
                                  <a:lnTo>
                                    <a:pt x="3271520" y="2009774"/>
                                  </a:lnTo>
                                  <a:lnTo>
                                    <a:pt x="3288030" y="1993264"/>
                                  </a:lnTo>
                                  <a:close/>
                                  <a:moveTo>
                                    <a:pt x="3289935" y="1521459"/>
                                  </a:moveTo>
                                  <a:lnTo>
                                    <a:pt x="3282315" y="1518919"/>
                                  </a:lnTo>
                                  <a:lnTo>
                                    <a:pt x="3275965" y="1541779"/>
                                  </a:lnTo>
                                  <a:lnTo>
                                    <a:pt x="3283585" y="1543684"/>
                                  </a:lnTo>
                                  <a:lnTo>
                                    <a:pt x="3289935" y="1521459"/>
                                  </a:lnTo>
                                  <a:close/>
                                  <a:moveTo>
                                    <a:pt x="3297555" y="1132204"/>
                                  </a:moveTo>
                                  <a:lnTo>
                                    <a:pt x="3296285" y="1130299"/>
                                  </a:lnTo>
                                  <a:lnTo>
                                    <a:pt x="3294380" y="1129664"/>
                                  </a:lnTo>
                                  <a:lnTo>
                                    <a:pt x="3278505" y="1126489"/>
                                  </a:lnTo>
                                  <a:lnTo>
                                    <a:pt x="3276600" y="1125854"/>
                                  </a:lnTo>
                                  <a:lnTo>
                                    <a:pt x="3274695" y="1127124"/>
                                  </a:lnTo>
                                  <a:lnTo>
                                    <a:pt x="3274060" y="1129029"/>
                                  </a:lnTo>
                                  <a:lnTo>
                                    <a:pt x="3273425" y="1131569"/>
                                  </a:lnTo>
                                  <a:lnTo>
                                    <a:pt x="3275330" y="1133474"/>
                                  </a:lnTo>
                                  <a:lnTo>
                                    <a:pt x="3294380" y="1137919"/>
                                  </a:lnTo>
                                  <a:lnTo>
                                    <a:pt x="3296285" y="1136649"/>
                                  </a:lnTo>
                                  <a:lnTo>
                                    <a:pt x="3297555" y="1132204"/>
                                  </a:lnTo>
                                  <a:close/>
                                  <a:moveTo>
                                    <a:pt x="3298825" y="2003424"/>
                                  </a:moveTo>
                                  <a:lnTo>
                                    <a:pt x="3293745" y="1998344"/>
                                  </a:lnTo>
                                  <a:lnTo>
                                    <a:pt x="3277235" y="2014854"/>
                                  </a:lnTo>
                                  <a:lnTo>
                                    <a:pt x="3282950" y="2021204"/>
                                  </a:lnTo>
                                  <a:lnTo>
                                    <a:pt x="3298825" y="2003424"/>
                                  </a:lnTo>
                                  <a:close/>
                                  <a:moveTo>
                                    <a:pt x="3305175" y="1525904"/>
                                  </a:moveTo>
                                  <a:lnTo>
                                    <a:pt x="3297555" y="1523364"/>
                                  </a:lnTo>
                                  <a:lnTo>
                                    <a:pt x="3291205" y="1545589"/>
                                  </a:lnTo>
                                  <a:lnTo>
                                    <a:pt x="3298825" y="1548129"/>
                                  </a:lnTo>
                                  <a:lnTo>
                                    <a:pt x="3305175" y="1525904"/>
                                  </a:lnTo>
                                  <a:close/>
                                  <a:moveTo>
                                    <a:pt x="3310255" y="2014854"/>
                                  </a:moveTo>
                                  <a:lnTo>
                                    <a:pt x="3304540" y="2009774"/>
                                  </a:lnTo>
                                  <a:lnTo>
                                    <a:pt x="3288665" y="2026284"/>
                                  </a:lnTo>
                                  <a:lnTo>
                                    <a:pt x="3293745" y="2031364"/>
                                  </a:lnTo>
                                  <a:lnTo>
                                    <a:pt x="3310255" y="2014854"/>
                                  </a:lnTo>
                                  <a:close/>
                                  <a:moveTo>
                                    <a:pt x="3319780" y="1530349"/>
                                  </a:moveTo>
                                  <a:lnTo>
                                    <a:pt x="3312795" y="1527809"/>
                                  </a:lnTo>
                                  <a:lnTo>
                                    <a:pt x="3306445" y="1550034"/>
                                  </a:lnTo>
                                  <a:lnTo>
                                    <a:pt x="3313430" y="1552574"/>
                                  </a:lnTo>
                                  <a:lnTo>
                                    <a:pt x="3319780" y="1530349"/>
                                  </a:lnTo>
                                  <a:close/>
                                  <a:moveTo>
                                    <a:pt x="3321050" y="2025014"/>
                                  </a:moveTo>
                                  <a:lnTo>
                                    <a:pt x="3315970" y="2019934"/>
                                  </a:lnTo>
                                  <a:lnTo>
                                    <a:pt x="3299460" y="2036444"/>
                                  </a:lnTo>
                                  <a:lnTo>
                                    <a:pt x="3305175" y="2042794"/>
                                  </a:lnTo>
                                  <a:lnTo>
                                    <a:pt x="3321050" y="2025014"/>
                                  </a:lnTo>
                                  <a:close/>
                                  <a:moveTo>
                                    <a:pt x="3328035" y="1139189"/>
                                  </a:moveTo>
                                  <a:lnTo>
                                    <a:pt x="3326130" y="1136649"/>
                                  </a:lnTo>
                                  <a:lnTo>
                                    <a:pt x="3324225" y="1136649"/>
                                  </a:lnTo>
                                  <a:lnTo>
                                    <a:pt x="3309620" y="1132839"/>
                                  </a:lnTo>
                                  <a:lnTo>
                                    <a:pt x="3307080" y="1132204"/>
                                  </a:lnTo>
                                  <a:lnTo>
                                    <a:pt x="3305175" y="1134109"/>
                                  </a:lnTo>
                                  <a:lnTo>
                                    <a:pt x="3304540" y="1137919"/>
                                  </a:lnTo>
                                  <a:lnTo>
                                    <a:pt x="3305175" y="1140459"/>
                                  </a:lnTo>
                                  <a:lnTo>
                                    <a:pt x="3307715" y="1140459"/>
                                  </a:lnTo>
                                  <a:lnTo>
                                    <a:pt x="3322955" y="1144269"/>
                                  </a:lnTo>
                                  <a:lnTo>
                                    <a:pt x="3324860" y="1144904"/>
                                  </a:lnTo>
                                  <a:lnTo>
                                    <a:pt x="3326765" y="1142999"/>
                                  </a:lnTo>
                                  <a:lnTo>
                                    <a:pt x="3327400" y="1141094"/>
                                  </a:lnTo>
                                  <a:lnTo>
                                    <a:pt x="3328035" y="1139189"/>
                                  </a:lnTo>
                                  <a:close/>
                                  <a:moveTo>
                                    <a:pt x="3332480" y="2036444"/>
                                  </a:moveTo>
                                  <a:lnTo>
                                    <a:pt x="3326765" y="2031364"/>
                                  </a:lnTo>
                                  <a:lnTo>
                                    <a:pt x="3310890" y="2047874"/>
                                  </a:lnTo>
                                  <a:lnTo>
                                    <a:pt x="3315970" y="2052954"/>
                                  </a:lnTo>
                                  <a:lnTo>
                                    <a:pt x="3332480" y="2036444"/>
                                  </a:lnTo>
                                  <a:close/>
                                  <a:moveTo>
                                    <a:pt x="3335020" y="1534159"/>
                                  </a:moveTo>
                                  <a:lnTo>
                                    <a:pt x="3327400" y="1532254"/>
                                  </a:lnTo>
                                  <a:lnTo>
                                    <a:pt x="3321050" y="1554479"/>
                                  </a:lnTo>
                                  <a:lnTo>
                                    <a:pt x="3328670" y="1557019"/>
                                  </a:lnTo>
                                  <a:lnTo>
                                    <a:pt x="3335020" y="1534159"/>
                                  </a:lnTo>
                                  <a:close/>
                                  <a:moveTo>
                                    <a:pt x="3343910" y="2047874"/>
                                  </a:moveTo>
                                  <a:lnTo>
                                    <a:pt x="3338195" y="2041524"/>
                                  </a:lnTo>
                                  <a:lnTo>
                                    <a:pt x="3321685" y="2058034"/>
                                  </a:lnTo>
                                  <a:lnTo>
                                    <a:pt x="3327400" y="2064384"/>
                                  </a:lnTo>
                                  <a:lnTo>
                                    <a:pt x="3343910" y="2047874"/>
                                  </a:lnTo>
                                  <a:close/>
                                  <a:moveTo>
                                    <a:pt x="3349625" y="1538604"/>
                                  </a:moveTo>
                                  <a:lnTo>
                                    <a:pt x="3342640" y="1536699"/>
                                  </a:lnTo>
                                  <a:lnTo>
                                    <a:pt x="3336290" y="1558924"/>
                                  </a:lnTo>
                                  <a:lnTo>
                                    <a:pt x="3343275" y="1561464"/>
                                  </a:lnTo>
                                  <a:lnTo>
                                    <a:pt x="3349625" y="1538604"/>
                                  </a:lnTo>
                                  <a:close/>
                                  <a:moveTo>
                                    <a:pt x="3358515" y="1145539"/>
                                  </a:moveTo>
                                  <a:lnTo>
                                    <a:pt x="3357245" y="1143634"/>
                                  </a:lnTo>
                                  <a:lnTo>
                                    <a:pt x="3337560" y="1139189"/>
                                  </a:lnTo>
                                  <a:lnTo>
                                    <a:pt x="3335655" y="1140459"/>
                                  </a:lnTo>
                                  <a:lnTo>
                                    <a:pt x="3335020" y="1142364"/>
                                  </a:lnTo>
                                  <a:lnTo>
                                    <a:pt x="3334385" y="1144904"/>
                                  </a:lnTo>
                                  <a:lnTo>
                                    <a:pt x="3336290" y="1146809"/>
                                  </a:lnTo>
                                  <a:lnTo>
                                    <a:pt x="3338195" y="1147444"/>
                                  </a:lnTo>
                                  <a:lnTo>
                                    <a:pt x="3353435" y="1150619"/>
                                  </a:lnTo>
                                  <a:lnTo>
                                    <a:pt x="3355340" y="1151254"/>
                                  </a:lnTo>
                                  <a:lnTo>
                                    <a:pt x="3357245" y="1149984"/>
                                  </a:lnTo>
                                  <a:lnTo>
                                    <a:pt x="3358515" y="1145539"/>
                                  </a:lnTo>
                                  <a:close/>
                                  <a:moveTo>
                                    <a:pt x="3364865" y="1542414"/>
                                  </a:moveTo>
                                  <a:lnTo>
                                    <a:pt x="3357245" y="1540509"/>
                                  </a:lnTo>
                                  <a:lnTo>
                                    <a:pt x="3350895" y="1563369"/>
                                  </a:lnTo>
                                  <a:lnTo>
                                    <a:pt x="3358515" y="1565274"/>
                                  </a:lnTo>
                                  <a:lnTo>
                                    <a:pt x="3364865" y="1542414"/>
                                  </a:lnTo>
                                  <a:close/>
                                  <a:moveTo>
                                    <a:pt x="3380105" y="1546859"/>
                                  </a:moveTo>
                                  <a:lnTo>
                                    <a:pt x="3372485" y="1544954"/>
                                  </a:lnTo>
                                  <a:lnTo>
                                    <a:pt x="3366135" y="1567179"/>
                                  </a:lnTo>
                                  <a:lnTo>
                                    <a:pt x="3373755" y="1569719"/>
                                  </a:lnTo>
                                  <a:lnTo>
                                    <a:pt x="3380105" y="1546859"/>
                                  </a:lnTo>
                                  <a:close/>
                                  <a:moveTo>
                                    <a:pt x="3388995" y="1152524"/>
                                  </a:moveTo>
                                  <a:lnTo>
                                    <a:pt x="3387090" y="1149984"/>
                                  </a:lnTo>
                                  <a:lnTo>
                                    <a:pt x="3385185" y="1149984"/>
                                  </a:lnTo>
                                  <a:lnTo>
                                    <a:pt x="3369945" y="1146174"/>
                                  </a:lnTo>
                                  <a:lnTo>
                                    <a:pt x="3368040" y="1145539"/>
                                  </a:lnTo>
                                  <a:lnTo>
                                    <a:pt x="3366135" y="1147444"/>
                                  </a:lnTo>
                                  <a:lnTo>
                                    <a:pt x="3365500" y="1151254"/>
                                  </a:lnTo>
                                  <a:lnTo>
                                    <a:pt x="3366135" y="1153794"/>
                                  </a:lnTo>
                                  <a:lnTo>
                                    <a:pt x="3368675" y="1153794"/>
                                  </a:lnTo>
                                  <a:lnTo>
                                    <a:pt x="3383915" y="1157604"/>
                                  </a:lnTo>
                                  <a:lnTo>
                                    <a:pt x="3385820" y="1158239"/>
                                  </a:lnTo>
                                  <a:lnTo>
                                    <a:pt x="3387725" y="1156334"/>
                                  </a:lnTo>
                                  <a:lnTo>
                                    <a:pt x="3388360" y="1154429"/>
                                  </a:lnTo>
                                  <a:lnTo>
                                    <a:pt x="3388995" y="1152524"/>
                                  </a:lnTo>
                                  <a:close/>
                                  <a:moveTo>
                                    <a:pt x="3395345" y="1551304"/>
                                  </a:moveTo>
                                  <a:lnTo>
                                    <a:pt x="3387090" y="1549399"/>
                                  </a:lnTo>
                                  <a:lnTo>
                                    <a:pt x="3380740" y="1571624"/>
                                  </a:lnTo>
                                  <a:lnTo>
                                    <a:pt x="3388360" y="1573529"/>
                                  </a:lnTo>
                                  <a:lnTo>
                                    <a:pt x="3395345" y="1551304"/>
                                  </a:lnTo>
                                  <a:close/>
                                  <a:moveTo>
                                    <a:pt x="3401060" y="2119629"/>
                                  </a:moveTo>
                                  <a:lnTo>
                                    <a:pt x="3354070" y="2040254"/>
                                  </a:lnTo>
                                  <a:lnTo>
                                    <a:pt x="3321050" y="2074544"/>
                                  </a:lnTo>
                                  <a:lnTo>
                                    <a:pt x="3401060" y="2119629"/>
                                  </a:lnTo>
                                  <a:close/>
                                  <a:moveTo>
                                    <a:pt x="3409950" y="1555749"/>
                                  </a:moveTo>
                                  <a:lnTo>
                                    <a:pt x="3402330" y="1553844"/>
                                  </a:lnTo>
                                  <a:lnTo>
                                    <a:pt x="3395980" y="1576069"/>
                                  </a:lnTo>
                                  <a:lnTo>
                                    <a:pt x="3403600" y="1577974"/>
                                  </a:lnTo>
                                  <a:lnTo>
                                    <a:pt x="3409950" y="1555749"/>
                                  </a:lnTo>
                                  <a:close/>
                                  <a:moveTo>
                                    <a:pt x="3419475" y="1158874"/>
                                  </a:moveTo>
                                  <a:lnTo>
                                    <a:pt x="3418205" y="1156969"/>
                                  </a:lnTo>
                                  <a:lnTo>
                                    <a:pt x="3416300" y="1156334"/>
                                  </a:lnTo>
                                  <a:lnTo>
                                    <a:pt x="3400425" y="1153159"/>
                                  </a:lnTo>
                                  <a:lnTo>
                                    <a:pt x="3398520" y="1152524"/>
                                  </a:lnTo>
                                  <a:lnTo>
                                    <a:pt x="3395980" y="1153794"/>
                                  </a:lnTo>
                                  <a:lnTo>
                                    <a:pt x="3395345" y="1158239"/>
                                  </a:lnTo>
                                  <a:lnTo>
                                    <a:pt x="3396615" y="1160144"/>
                                  </a:lnTo>
                                  <a:lnTo>
                                    <a:pt x="3399155" y="1160779"/>
                                  </a:lnTo>
                                  <a:lnTo>
                                    <a:pt x="3413760" y="1163954"/>
                                  </a:lnTo>
                                  <a:lnTo>
                                    <a:pt x="3416300" y="1164589"/>
                                  </a:lnTo>
                                  <a:lnTo>
                                    <a:pt x="3418205" y="1163319"/>
                                  </a:lnTo>
                                  <a:lnTo>
                                    <a:pt x="3418840" y="1161414"/>
                                  </a:lnTo>
                                  <a:lnTo>
                                    <a:pt x="3419475" y="1158874"/>
                                  </a:lnTo>
                                  <a:close/>
                                  <a:moveTo>
                                    <a:pt x="3425190" y="1560194"/>
                                  </a:moveTo>
                                  <a:lnTo>
                                    <a:pt x="3416935" y="1558289"/>
                                  </a:lnTo>
                                  <a:lnTo>
                                    <a:pt x="3410585" y="1579879"/>
                                  </a:lnTo>
                                  <a:lnTo>
                                    <a:pt x="3418205" y="1582419"/>
                                  </a:lnTo>
                                  <a:lnTo>
                                    <a:pt x="3425190" y="1560194"/>
                                  </a:lnTo>
                                  <a:close/>
                                  <a:moveTo>
                                    <a:pt x="3439795" y="1564639"/>
                                  </a:moveTo>
                                  <a:lnTo>
                                    <a:pt x="3432175" y="1562099"/>
                                  </a:lnTo>
                                  <a:lnTo>
                                    <a:pt x="3425825" y="1584324"/>
                                  </a:lnTo>
                                  <a:lnTo>
                                    <a:pt x="3433445" y="1586864"/>
                                  </a:lnTo>
                                  <a:lnTo>
                                    <a:pt x="3439795" y="1564639"/>
                                  </a:lnTo>
                                  <a:close/>
                                  <a:moveTo>
                                    <a:pt x="3449320" y="1165859"/>
                                  </a:moveTo>
                                  <a:lnTo>
                                    <a:pt x="3448050" y="1163319"/>
                                  </a:lnTo>
                                  <a:lnTo>
                                    <a:pt x="3446145" y="1163319"/>
                                  </a:lnTo>
                                  <a:lnTo>
                                    <a:pt x="3430905" y="1159509"/>
                                  </a:lnTo>
                                  <a:lnTo>
                                    <a:pt x="3429000" y="1158874"/>
                                  </a:lnTo>
                                  <a:lnTo>
                                    <a:pt x="3427095" y="1160779"/>
                                  </a:lnTo>
                                  <a:lnTo>
                                    <a:pt x="3425825" y="1164589"/>
                                  </a:lnTo>
                                  <a:lnTo>
                                    <a:pt x="3427095" y="1167129"/>
                                  </a:lnTo>
                                  <a:lnTo>
                                    <a:pt x="3429635" y="1167129"/>
                                  </a:lnTo>
                                  <a:lnTo>
                                    <a:pt x="3444875" y="1170304"/>
                                  </a:lnTo>
                                  <a:lnTo>
                                    <a:pt x="3446780" y="1171574"/>
                                  </a:lnTo>
                                  <a:lnTo>
                                    <a:pt x="3448685" y="1169669"/>
                                  </a:lnTo>
                                  <a:lnTo>
                                    <a:pt x="3449320" y="1165859"/>
                                  </a:lnTo>
                                  <a:close/>
                                  <a:moveTo>
                                    <a:pt x="3455035" y="1568449"/>
                                  </a:moveTo>
                                  <a:lnTo>
                                    <a:pt x="3447415" y="1566544"/>
                                  </a:lnTo>
                                  <a:lnTo>
                                    <a:pt x="3441065" y="1588769"/>
                                  </a:lnTo>
                                  <a:lnTo>
                                    <a:pt x="3448050" y="1591309"/>
                                  </a:lnTo>
                                  <a:lnTo>
                                    <a:pt x="3455035" y="1568449"/>
                                  </a:lnTo>
                                  <a:close/>
                                  <a:moveTo>
                                    <a:pt x="3469640" y="1572894"/>
                                  </a:moveTo>
                                  <a:lnTo>
                                    <a:pt x="3462655" y="1570354"/>
                                  </a:lnTo>
                                  <a:lnTo>
                                    <a:pt x="3456305" y="1593214"/>
                                  </a:lnTo>
                                  <a:lnTo>
                                    <a:pt x="3463290" y="1595754"/>
                                  </a:lnTo>
                                  <a:lnTo>
                                    <a:pt x="3469640" y="1572894"/>
                                  </a:lnTo>
                                  <a:close/>
                                  <a:moveTo>
                                    <a:pt x="3480435" y="1172209"/>
                                  </a:moveTo>
                                  <a:lnTo>
                                    <a:pt x="3479165" y="1170304"/>
                                  </a:lnTo>
                                  <a:lnTo>
                                    <a:pt x="3476625" y="1169669"/>
                                  </a:lnTo>
                                  <a:lnTo>
                                    <a:pt x="3461385" y="1166494"/>
                                  </a:lnTo>
                                  <a:lnTo>
                                    <a:pt x="3459480" y="1165859"/>
                                  </a:lnTo>
                                  <a:lnTo>
                                    <a:pt x="3456940" y="1167129"/>
                                  </a:lnTo>
                                  <a:lnTo>
                                    <a:pt x="3456305" y="1171574"/>
                                  </a:lnTo>
                                  <a:lnTo>
                                    <a:pt x="3457575" y="1174114"/>
                                  </a:lnTo>
                                  <a:lnTo>
                                    <a:pt x="3460115" y="1174749"/>
                                  </a:lnTo>
                                  <a:lnTo>
                                    <a:pt x="3474720" y="1177924"/>
                                  </a:lnTo>
                                  <a:lnTo>
                                    <a:pt x="3477260" y="1177924"/>
                                  </a:lnTo>
                                  <a:lnTo>
                                    <a:pt x="3479165" y="1176654"/>
                                  </a:lnTo>
                                  <a:lnTo>
                                    <a:pt x="3479800" y="1174749"/>
                                  </a:lnTo>
                                  <a:lnTo>
                                    <a:pt x="3480435" y="1172209"/>
                                  </a:lnTo>
                                  <a:close/>
                                  <a:moveTo>
                                    <a:pt x="3484880" y="1576704"/>
                                  </a:moveTo>
                                  <a:lnTo>
                                    <a:pt x="3477260" y="1574799"/>
                                  </a:lnTo>
                                  <a:lnTo>
                                    <a:pt x="3470910" y="1597659"/>
                                  </a:lnTo>
                                  <a:lnTo>
                                    <a:pt x="3478530" y="1599564"/>
                                  </a:lnTo>
                                  <a:lnTo>
                                    <a:pt x="3484880" y="1576704"/>
                                  </a:lnTo>
                                  <a:close/>
                                  <a:moveTo>
                                    <a:pt x="3500120" y="1581149"/>
                                  </a:moveTo>
                                  <a:lnTo>
                                    <a:pt x="3492500" y="1579244"/>
                                  </a:lnTo>
                                  <a:lnTo>
                                    <a:pt x="3486150" y="1601469"/>
                                  </a:lnTo>
                                  <a:lnTo>
                                    <a:pt x="3493135" y="1604009"/>
                                  </a:lnTo>
                                  <a:lnTo>
                                    <a:pt x="3500120" y="1581149"/>
                                  </a:lnTo>
                                  <a:close/>
                                  <a:moveTo>
                                    <a:pt x="3510280" y="1179194"/>
                                  </a:moveTo>
                                  <a:lnTo>
                                    <a:pt x="3509010" y="1177289"/>
                                  </a:lnTo>
                                  <a:lnTo>
                                    <a:pt x="3507105" y="1176654"/>
                                  </a:lnTo>
                                  <a:lnTo>
                                    <a:pt x="3491865" y="1173479"/>
                                  </a:lnTo>
                                  <a:lnTo>
                                    <a:pt x="3489960" y="1172844"/>
                                  </a:lnTo>
                                  <a:lnTo>
                                    <a:pt x="3488055" y="1174114"/>
                                  </a:lnTo>
                                  <a:lnTo>
                                    <a:pt x="3487420" y="1176654"/>
                                  </a:lnTo>
                                  <a:lnTo>
                                    <a:pt x="3486785" y="1178559"/>
                                  </a:lnTo>
                                  <a:lnTo>
                                    <a:pt x="3488055" y="1180464"/>
                                  </a:lnTo>
                                  <a:lnTo>
                                    <a:pt x="3490595" y="1181099"/>
                                  </a:lnTo>
                                  <a:lnTo>
                                    <a:pt x="3505835" y="1184274"/>
                                  </a:lnTo>
                                  <a:lnTo>
                                    <a:pt x="3507740" y="1184909"/>
                                  </a:lnTo>
                                  <a:lnTo>
                                    <a:pt x="3509645" y="1183639"/>
                                  </a:lnTo>
                                  <a:lnTo>
                                    <a:pt x="3510280" y="1179194"/>
                                  </a:lnTo>
                                  <a:close/>
                                  <a:moveTo>
                                    <a:pt x="3514725" y="1585594"/>
                                  </a:moveTo>
                                  <a:lnTo>
                                    <a:pt x="3507105" y="1583689"/>
                                  </a:lnTo>
                                  <a:lnTo>
                                    <a:pt x="3500755" y="1605914"/>
                                  </a:lnTo>
                                  <a:lnTo>
                                    <a:pt x="3508375" y="1607819"/>
                                  </a:lnTo>
                                  <a:lnTo>
                                    <a:pt x="3514725" y="1585594"/>
                                  </a:lnTo>
                                  <a:close/>
                                  <a:moveTo>
                                    <a:pt x="3529965" y="1590039"/>
                                  </a:moveTo>
                                  <a:lnTo>
                                    <a:pt x="3522345" y="1588134"/>
                                  </a:lnTo>
                                  <a:lnTo>
                                    <a:pt x="3515995" y="1610359"/>
                                  </a:lnTo>
                                  <a:lnTo>
                                    <a:pt x="3523615" y="1612264"/>
                                  </a:lnTo>
                                  <a:lnTo>
                                    <a:pt x="3529965" y="1590039"/>
                                  </a:lnTo>
                                  <a:close/>
                                  <a:moveTo>
                                    <a:pt x="3541395" y="1185544"/>
                                  </a:moveTo>
                                  <a:lnTo>
                                    <a:pt x="3539490" y="1183639"/>
                                  </a:lnTo>
                                  <a:lnTo>
                                    <a:pt x="3537585" y="1183639"/>
                                  </a:lnTo>
                                  <a:lnTo>
                                    <a:pt x="3522345" y="1180464"/>
                                  </a:lnTo>
                                  <a:lnTo>
                                    <a:pt x="3520440" y="1179829"/>
                                  </a:lnTo>
                                  <a:lnTo>
                                    <a:pt x="3517900" y="1181099"/>
                                  </a:lnTo>
                                  <a:lnTo>
                                    <a:pt x="3517265" y="1184909"/>
                                  </a:lnTo>
                                  <a:lnTo>
                                    <a:pt x="3518535" y="1186814"/>
                                  </a:lnTo>
                                  <a:lnTo>
                                    <a:pt x="3520440" y="1188084"/>
                                  </a:lnTo>
                                  <a:lnTo>
                                    <a:pt x="3535680" y="1191259"/>
                                  </a:lnTo>
                                  <a:lnTo>
                                    <a:pt x="3538220" y="1191259"/>
                                  </a:lnTo>
                                  <a:lnTo>
                                    <a:pt x="3540125" y="1189989"/>
                                  </a:lnTo>
                                  <a:lnTo>
                                    <a:pt x="3540760" y="1188084"/>
                                  </a:lnTo>
                                  <a:lnTo>
                                    <a:pt x="3541395" y="1185544"/>
                                  </a:lnTo>
                                  <a:close/>
                                  <a:moveTo>
                                    <a:pt x="3544570" y="1594484"/>
                                  </a:moveTo>
                                  <a:lnTo>
                                    <a:pt x="3536950" y="1592579"/>
                                  </a:lnTo>
                                  <a:lnTo>
                                    <a:pt x="3530600" y="1614169"/>
                                  </a:lnTo>
                                  <a:lnTo>
                                    <a:pt x="3538220" y="1616709"/>
                                  </a:lnTo>
                                  <a:lnTo>
                                    <a:pt x="3544570" y="1594484"/>
                                  </a:lnTo>
                                  <a:close/>
                                  <a:moveTo>
                                    <a:pt x="3559810" y="1598929"/>
                                  </a:moveTo>
                                  <a:lnTo>
                                    <a:pt x="3552190" y="1596389"/>
                                  </a:lnTo>
                                  <a:lnTo>
                                    <a:pt x="3545840" y="1618614"/>
                                  </a:lnTo>
                                  <a:lnTo>
                                    <a:pt x="3553460" y="1621154"/>
                                  </a:lnTo>
                                  <a:lnTo>
                                    <a:pt x="3559810" y="1598929"/>
                                  </a:lnTo>
                                  <a:close/>
                                  <a:moveTo>
                                    <a:pt x="3571240" y="1192529"/>
                                  </a:moveTo>
                                  <a:lnTo>
                                    <a:pt x="3569970" y="1190624"/>
                                  </a:lnTo>
                                  <a:lnTo>
                                    <a:pt x="3568065" y="1189989"/>
                                  </a:lnTo>
                                  <a:lnTo>
                                    <a:pt x="3550920" y="1186179"/>
                                  </a:lnTo>
                                  <a:lnTo>
                                    <a:pt x="3549015" y="1187449"/>
                                  </a:lnTo>
                                  <a:lnTo>
                                    <a:pt x="3548380" y="1189989"/>
                                  </a:lnTo>
                                  <a:lnTo>
                                    <a:pt x="3547745" y="1191894"/>
                                  </a:lnTo>
                                  <a:lnTo>
                                    <a:pt x="3549015" y="1193799"/>
                                  </a:lnTo>
                                  <a:lnTo>
                                    <a:pt x="3551555" y="1194434"/>
                                  </a:lnTo>
                                  <a:lnTo>
                                    <a:pt x="3566795" y="1197609"/>
                                  </a:lnTo>
                                  <a:lnTo>
                                    <a:pt x="3568700" y="1197609"/>
                                  </a:lnTo>
                                  <a:lnTo>
                                    <a:pt x="3570605" y="1196974"/>
                                  </a:lnTo>
                                  <a:lnTo>
                                    <a:pt x="3571240" y="1192529"/>
                                  </a:lnTo>
                                  <a:close/>
                                  <a:moveTo>
                                    <a:pt x="3574415" y="1602739"/>
                                  </a:moveTo>
                                  <a:lnTo>
                                    <a:pt x="3567430" y="1600834"/>
                                  </a:lnTo>
                                  <a:lnTo>
                                    <a:pt x="3561080" y="1623059"/>
                                  </a:lnTo>
                                  <a:lnTo>
                                    <a:pt x="3568065" y="1625599"/>
                                  </a:lnTo>
                                  <a:lnTo>
                                    <a:pt x="3574415" y="1602739"/>
                                  </a:lnTo>
                                  <a:close/>
                                  <a:moveTo>
                                    <a:pt x="3589655" y="1607184"/>
                                  </a:moveTo>
                                  <a:lnTo>
                                    <a:pt x="3582035" y="1605279"/>
                                  </a:lnTo>
                                  <a:lnTo>
                                    <a:pt x="3575685" y="1627504"/>
                                  </a:lnTo>
                                  <a:lnTo>
                                    <a:pt x="3583305" y="1629409"/>
                                  </a:lnTo>
                                  <a:lnTo>
                                    <a:pt x="3589655" y="1607184"/>
                                  </a:lnTo>
                                  <a:close/>
                                  <a:moveTo>
                                    <a:pt x="3602355" y="1198879"/>
                                  </a:moveTo>
                                  <a:lnTo>
                                    <a:pt x="3600450" y="1196974"/>
                                  </a:lnTo>
                                  <a:lnTo>
                                    <a:pt x="3581400" y="1193164"/>
                                  </a:lnTo>
                                  <a:lnTo>
                                    <a:pt x="3578860" y="1194434"/>
                                  </a:lnTo>
                                  <a:lnTo>
                                    <a:pt x="3578225" y="1198244"/>
                                  </a:lnTo>
                                  <a:lnTo>
                                    <a:pt x="3579494" y="1200149"/>
                                  </a:lnTo>
                                  <a:lnTo>
                                    <a:pt x="3581400" y="1201419"/>
                                  </a:lnTo>
                                  <a:lnTo>
                                    <a:pt x="3596640" y="1204594"/>
                                  </a:lnTo>
                                  <a:lnTo>
                                    <a:pt x="3599180" y="1204594"/>
                                  </a:lnTo>
                                  <a:lnTo>
                                    <a:pt x="3601085" y="1203324"/>
                                  </a:lnTo>
                                  <a:lnTo>
                                    <a:pt x="3601085" y="1201419"/>
                                  </a:lnTo>
                                  <a:lnTo>
                                    <a:pt x="3602355" y="1198879"/>
                                  </a:lnTo>
                                  <a:close/>
                                  <a:moveTo>
                                    <a:pt x="3604260" y="1610994"/>
                                  </a:moveTo>
                                  <a:lnTo>
                                    <a:pt x="3597275" y="1609089"/>
                                  </a:lnTo>
                                  <a:lnTo>
                                    <a:pt x="3590925" y="1631949"/>
                                  </a:lnTo>
                                  <a:lnTo>
                                    <a:pt x="3597910" y="1633854"/>
                                  </a:lnTo>
                                  <a:lnTo>
                                    <a:pt x="3604260" y="1610994"/>
                                  </a:lnTo>
                                  <a:close/>
                                  <a:moveTo>
                                    <a:pt x="3619500" y="1615439"/>
                                  </a:moveTo>
                                  <a:lnTo>
                                    <a:pt x="3612515" y="1613534"/>
                                  </a:lnTo>
                                  <a:lnTo>
                                    <a:pt x="3605530" y="1635759"/>
                                  </a:lnTo>
                                  <a:lnTo>
                                    <a:pt x="3613150" y="1638299"/>
                                  </a:lnTo>
                                  <a:lnTo>
                                    <a:pt x="3619500" y="1615439"/>
                                  </a:lnTo>
                                  <a:close/>
                                  <a:moveTo>
                                    <a:pt x="3632200" y="1205864"/>
                                  </a:moveTo>
                                  <a:lnTo>
                                    <a:pt x="3630930" y="1203324"/>
                                  </a:lnTo>
                                  <a:lnTo>
                                    <a:pt x="3629025" y="1203324"/>
                                  </a:lnTo>
                                  <a:lnTo>
                                    <a:pt x="3613785" y="1200149"/>
                                  </a:lnTo>
                                  <a:lnTo>
                                    <a:pt x="3611880" y="1199514"/>
                                  </a:lnTo>
                                  <a:lnTo>
                                    <a:pt x="3609340" y="1200784"/>
                                  </a:lnTo>
                                  <a:lnTo>
                                    <a:pt x="3608705" y="1203324"/>
                                  </a:lnTo>
                                  <a:lnTo>
                                    <a:pt x="3608705" y="1205229"/>
                                  </a:lnTo>
                                  <a:lnTo>
                                    <a:pt x="3609975" y="1207134"/>
                                  </a:lnTo>
                                  <a:lnTo>
                                    <a:pt x="3612515" y="1207769"/>
                                  </a:lnTo>
                                  <a:lnTo>
                                    <a:pt x="3627120" y="1210944"/>
                                  </a:lnTo>
                                  <a:lnTo>
                                    <a:pt x="3629660" y="1210944"/>
                                  </a:lnTo>
                                  <a:lnTo>
                                    <a:pt x="3631565" y="1210309"/>
                                  </a:lnTo>
                                  <a:lnTo>
                                    <a:pt x="3632200" y="1205864"/>
                                  </a:lnTo>
                                  <a:close/>
                                  <a:moveTo>
                                    <a:pt x="3634740" y="1619884"/>
                                  </a:moveTo>
                                  <a:lnTo>
                                    <a:pt x="3627120" y="1617979"/>
                                  </a:lnTo>
                                  <a:lnTo>
                                    <a:pt x="3620770" y="1640204"/>
                                  </a:lnTo>
                                  <a:lnTo>
                                    <a:pt x="3628390" y="1642109"/>
                                  </a:lnTo>
                                  <a:lnTo>
                                    <a:pt x="3634740" y="1619884"/>
                                  </a:lnTo>
                                  <a:close/>
                                  <a:moveTo>
                                    <a:pt x="3649980" y="1624329"/>
                                  </a:moveTo>
                                  <a:lnTo>
                                    <a:pt x="3642360" y="1622424"/>
                                  </a:lnTo>
                                  <a:lnTo>
                                    <a:pt x="3635375" y="1644649"/>
                                  </a:lnTo>
                                  <a:lnTo>
                                    <a:pt x="3642995" y="1646554"/>
                                  </a:lnTo>
                                  <a:lnTo>
                                    <a:pt x="3649980" y="1624329"/>
                                  </a:lnTo>
                                  <a:close/>
                                  <a:moveTo>
                                    <a:pt x="3662680" y="1212214"/>
                                  </a:moveTo>
                                  <a:lnTo>
                                    <a:pt x="3661410" y="1210309"/>
                                  </a:lnTo>
                                  <a:lnTo>
                                    <a:pt x="3659505" y="1210309"/>
                                  </a:lnTo>
                                  <a:lnTo>
                                    <a:pt x="3644265" y="1206499"/>
                                  </a:lnTo>
                                  <a:lnTo>
                                    <a:pt x="3642360" y="1205864"/>
                                  </a:lnTo>
                                  <a:lnTo>
                                    <a:pt x="3639820" y="1207769"/>
                                  </a:lnTo>
                                  <a:lnTo>
                                    <a:pt x="3639185" y="1211579"/>
                                  </a:lnTo>
                                  <a:lnTo>
                                    <a:pt x="3640455" y="1213484"/>
                                  </a:lnTo>
                                  <a:lnTo>
                                    <a:pt x="3642360" y="1214119"/>
                                  </a:lnTo>
                                  <a:lnTo>
                                    <a:pt x="3657600" y="1217929"/>
                                  </a:lnTo>
                                  <a:lnTo>
                                    <a:pt x="3660140" y="1217929"/>
                                  </a:lnTo>
                                  <a:lnTo>
                                    <a:pt x="3662045" y="1216659"/>
                                  </a:lnTo>
                                  <a:lnTo>
                                    <a:pt x="3662680" y="1213484"/>
                                  </a:lnTo>
                                  <a:lnTo>
                                    <a:pt x="3662680" y="1212214"/>
                                  </a:lnTo>
                                  <a:close/>
                                  <a:moveTo>
                                    <a:pt x="3664585" y="1628774"/>
                                  </a:moveTo>
                                  <a:lnTo>
                                    <a:pt x="3656965" y="1626869"/>
                                  </a:lnTo>
                                  <a:lnTo>
                                    <a:pt x="3650615" y="1649094"/>
                                  </a:lnTo>
                                  <a:lnTo>
                                    <a:pt x="3658235" y="1650999"/>
                                  </a:lnTo>
                                  <a:lnTo>
                                    <a:pt x="3664585" y="1628774"/>
                                  </a:lnTo>
                                  <a:close/>
                                  <a:moveTo>
                                    <a:pt x="3679825" y="1632584"/>
                                  </a:moveTo>
                                  <a:lnTo>
                                    <a:pt x="3672205" y="1630679"/>
                                  </a:lnTo>
                                  <a:lnTo>
                                    <a:pt x="3665220" y="1653539"/>
                                  </a:lnTo>
                                  <a:lnTo>
                                    <a:pt x="3673475" y="1655444"/>
                                  </a:lnTo>
                                  <a:lnTo>
                                    <a:pt x="3679825" y="1632584"/>
                                  </a:lnTo>
                                  <a:close/>
                                  <a:moveTo>
                                    <a:pt x="3693160" y="1219199"/>
                                  </a:moveTo>
                                  <a:lnTo>
                                    <a:pt x="3691890" y="1216659"/>
                                  </a:lnTo>
                                  <a:lnTo>
                                    <a:pt x="3689985" y="1216659"/>
                                  </a:lnTo>
                                  <a:lnTo>
                                    <a:pt x="3672840" y="1212849"/>
                                  </a:lnTo>
                                  <a:lnTo>
                                    <a:pt x="3670300" y="1214119"/>
                                  </a:lnTo>
                                  <a:lnTo>
                                    <a:pt x="3669665" y="1216659"/>
                                  </a:lnTo>
                                  <a:lnTo>
                                    <a:pt x="3669665" y="1218564"/>
                                  </a:lnTo>
                                  <a:lnTo>
                                    <a:pt x="3670935" y="1220469"/>
                                  </a:lnTo>
                                  <a:lnTo>
                                    <a:pt x="3673475" y="1221104"/>
                                  </a:lnTo>
                                  <a:lnTo>
                                    <a:pt x="3688080" y="1224279"/>
                                  </a:lnTo>
                                  <a:lnTo>
                                    <a:pt x="3689985" y="1224279"/>
                                  </a:lnTo>
                                  <a:lnTo>
                                    <a:pt x="3692525" y="1223644"/>
                                  </a:lnTo>
                                  <a:lnTo>
                                    <a:pt x="3693160" y="1220469"/>
                                  </a:lnTo>
                                  <a:lnTo>
                                    <a:pt x="3693160" y="1219199"/>
                                  </a:lnTo>
                                  <a:close/>
                                  <a:moveTo>
                                    <a:pt x="3694430" y="1637029"/>
                                  </a:moveTo>
                                  <a:lnTo>
                                    <a:pt x="3686810" y="1635124"/>
                                  </a:lnTo>
                                  <a:lnTo>
                                    <a:pt x="3681095" y="1657349"/>
                                  </a:lnTo>
                                  <a:lnTo>
                                    <a:pt x="3688080" y="1659889"/>
                                  </a:lnTo>
                                  <a:lnTo>
                                    <a:pt x="3694430" y="1637029"/>
                                  </a:lnTo>
                                  <a:close/>
                                  <a:moveTo>
                                    <a:pt x="3709670" y="1641474"/>
                                  </a:moveTo>
                                  <a:lnTo>
                                    <a:pt x="3702050" y="1638934"/>
                                  </a:lnTo>
                                  <a:lnTo>
                                    <a:pt x="3695700" y="1661794"/>
                                  </a:lnTo>
                                  <a:lnTo>
                                    <a:pt x="3703320" y="1663699"/>
                                  </a:lnTo>
                                  <a:lnTo>
                                    <a:pt x="3709670" y="1641474"/>
                                  </a:lnTo>
                                  <a:close/>
                                  <a:moveTo>
                                    <a:pt x="3723640" y="1225549"/>
                                  </a:moveTo>
                                  <a:lnTo>
                                    <a:pt x="3722370" y="1223644"/>
                                  </a:lnTo>
                                  <a:lnTo>
                                    <a:pt x="3720465" y="1223644"/>
                                  </a:lnTo>
                                  <a:lnTo>
                                    <a:pt x="3705225" y="1219834"/>
                                  </a:lnTo>
                                  <a:lnTo>
                                    <a:pt x="3703320" y="1219199"/>
                                  </a:lnTo>
                                  <a:lnTo>
                                    <a:pt x="3700780" y="1221104"/>
                                  </a:lnTo>
                                  <a:lnTo>
                                    <a:pt x="3700780" y="1223009"/>
                                  </a:lnTo>
                                  <a:lnTo>
                                    <a:pt x="3699510" y="1224914"/>
                                  </a:lnTo>
                                  <a:lnTo>
                                    <a:pt x="3701415" y="1226819"/>
                                  </a:lnTo>
                                  <a:lnTo>
                                    <a:pt x="3703320" y="1227454"/>
                                  </a:lnTo>
                                  <a:lnTo>
                                    <a:pt x="3718560" y="1231264"/>
                                  </a:lnTo>
                                  <a:lnTo>
                                    <a:pt x="3721100" y="1231264"/>
                                  </a:lnTo>
                                  <a:lnTo>
                                    <a:pt x="3723005" y="1229994"/>
                                  </a:lnTo>
                                  <a:lnTo>
                                    <a:pt x="3723640" y="1225549"/>
                                  </a:lnTo>
                                  <a:close/>
                                  <a:moveTo>
                                    <a:pt x="3724275" y="1645284"/>
                                  </a:moveTo>
                                  <a:lnTo>
                                    <a:pt x="3717290" y="1643379"/>
                                  </a:lnTo>
                                  <a:lnTo>
                                    <a:pt x="3710940" y="1666239"/>
                                  </a:lnTo>
                                  <a:lnTo>
                                    <a:pt x="3717925" y="1668144"/>
                                  </a:lnTo>
                                  <a:lnTo>
                                    <a:pt x="3724275" y="1645284"/>
                                  </a:lnTo>
                                  <a:close/>
                                  <a:moveTo>
                                    <a:pt x="3739515" y="1649729"/>
                                  </a:moveTo>
                                  <a:lnTo>
                                    <a:pt x="3731895" y="1647824"/>
                                  </a:lnTo>
                                  <a:lnTo>
                                    <a:pt x="3725545" y="1670049"/>
                                  </a:lnTo>
                                  <a:lnTo>
                                    <a:pt x="3733165" y="1672589"/>
                                  </a:lnTo>
                                  <a:lnTo>
                                    <a:pt x="3739515" y="1649729"/>
                                  </a:lnTo>
                                  <a:close/>
                                  <a:moveTo>
                                    <a:pt x="3754120" y="1654174"/>
                                  </a:moveTo>
                                  <a:lnTo>
                                    <a:pt x="3747135" y="1652269"/>
                                  </a:lnTo>
                                  <a:lnTo>
                                    <a:pt x="3740785" y="1674494"/>
                                  </a:lnTo>
                                  <a:lnTo>
                                    <a:pt x="3747770" y="1676399"/>
                                  </a:lnTo>
                                  <a:lnTo>
                                    <a:pt x="3754120" y="1654174"/>
                                  </a:lnTo>
                                  <a:close/>
                                  <a:moveTo>
                                    <a:pt x="3754120" y="1232534"/>
                                  </a:moveTo>
                                  <a:lnTo>
                                    <a:pt x="3752850" y="1229994"/>
                                  </a:lnTo>
                                  <a:lnTo>
                                    <a:pt x="3750945" y="1229994"/>
                                  </a:lnTo>
                                  <a:lnTo>
                                    <a:pt x="3735070" y="1226819"/>
                                  </a:lnTo>
                                  <a:lnTo>
                                    <a:pt x="3733165" y="1226184"/>
                                  </a:lnTo>
                                  <a:lnTo>
                                    <a:pt x="3731260" y="1227454"/>
                                  </a:lnTo>
                                  <a:lnTo>
                                    <a:pt x="3730625" y="1231264"/>
                                  </a:lnTo>
                                  <a:lnTo>
                                    <a:pt x="3731895" y="1233804"/>
                                  </a:lnTo>
                                  <a:lnTo>
                                    <a:pt x="3734435" y="1234439"/>
                                  </a:lnTo>
                                  <a:lnTo>
                                    <a:pt x="3749040" y="1237614"/>
                                  </a:lnTo>
                                  <a:lnTo>
                                    <a:pt x="3750945" y="1237614"/>
                                  </a:lnTo>
                                  <a:lnTo>
                                    <a:pt x="3752850" y="1236979"/>
                                  </a:lnTo>
                                  <a:lnTo>
                                    <a:pt x="3754120" y="1234439"/>
                                  </a:lnTo>
                                  <a:lnTo>
                                    <a:pt x="3754120" y="1232534"/>
                                  </a:lnTo>
                                  <a:close/>
                                  <a:moveTo>
                                    <a:pt x="3769360" y="1658619"/>
                                  </a:moveTo>
                                  <a:lnTo>
                                    <a:pt x="3761740" y="1656714"/>
                                  </a:lnTo>
                                  <a:lnTo>
                                    <a:pt x="3755390" y="1678939"/>
                                  </a:lnTo>
                                  <a:lnTo>
                                    <a:pt x="3763010" y="1680844"/>
                                  </a:lnTo>
                                  <a:lnTo>
                                    <a:pt x="3769360" y="1658619"/>
                                  </a:lnTo>
                                  <a:close/>
                                  <a:moveTo>
                                    <a:pt x="3784600" y="1663064"/>
                                  </a:moveTo>
                                  <a:lnTo>
                                    <a:pt x="3776980" y="1660524"/>
                                  </a:lnTo>
                                  <a:lnTo>
                                    <a:pt x="3770630" y="1683384"/>
                                  </a:lnTo>
                                  <a:lnTo>
                                    <a:pt x="3778250" y="1685289"/>
                                  </a:lnTo>
                                  <a:lnTo>
                                    <a:pt x="3784600" y="1663064"/>
                                  </a:lnTo>
                                  <a:close/>
                                  <a:moveTo>
                                    <a:pt x="3784600" y="1238884"/>
                                  </a:moveTo>
                                  <a:lnTo>
                                    <a:pt x="3783330" y="1236979"/>
                                  </a:lnTo>
                                  <a:lnTo>
                                    <a:pt x="3781425" y="1236979"/>
                                  </a:lnTo>
                                  <a:lnTo>
                                    <a:pt x="3766185" y="1233169"/>
                                  </a:lnTo>
                                  <a:lnTo>
                                    <a:pt x="3764280" y="1232534"/>
                                  </a:lnTo>
                                  <a:lnTo>
                                    <a:pt x="3761740" y="1233804"/>
                                  </a:lnTo>
                                  <a:lnTo>
                                    <a:pt x="3761105" y="1236344"/>
                                  </a:lnTo>
                                  <a:lnTo>
                                    <a:pt x="3760470" y="1238249"/>
                                  </a:lnTo>
                                  <a:lnTo>
                                    <a:pt x="3762375" y="1240154"/>
                                  </a:lnTo>
                                  <a:lnTo>
                                    <a:pt x="3764280" y="1240789"/>
                                  </a:lnTo>
                                  <a:lnTo>
                                    <a:pt x="3779520" y="1243964"/>
                                  </a:lnTo>
                                  <a:lnTo>
                                    <a:pt x="3782060" y="1244599"/>
                                  </a:lnTo>
                                  <a:lnTo>
                                    <a:pt x="3783965" y="1243329"/>
                                  </a:lnTo>
                                  <a:lnTo>
                                    <a:pt x="3784600" y="1238884"/>
                                  </a:lnTo>
                                  <a:close/>
                                  <a:moveTo>
                                    <a:pt x="3799205" y="1666874"/>
                                  </a:moveTo>
                                  <a:lnTo>
                                    <a:pt x="3791585" y="1664969"/>
                                  </a:lnTo>
                                  <a:lnTo>
                                    <a:pt x="3785235" y="1687829"/>
                                  </a:lnTo>
                                  <a:lnTo>
                                    <a:pt x="3792855" y="1689734"/>
                                  </a:lnTo>
                                  <a:lnTo>
                                    <a:pt x="3799205" y="1666874"/>
                                  </a:lnTo>
                                  <a:close/>
                                  <a:moveTo>
                                    <a:pt x="3814445" y="1671319"/>
                                  </a:moveTo>
                                  <a:lnTo>
                                    <a:pt x="3806825" y="1669414"/>
                                  </a:lnTo>
                                  <a:lnTo>
                                    <a:pt x="3800475" y="1691639"/>
                                  </a:lnTo>
                                  <a:lnTo>
                                    <a:pt x="3808095" y="1694179"/>
                                  </a:lnTo>
                                  <a:lnTo>
                                    <a:pt x="3814445" y="1671319"/>
                                  </a:lnTo>
                                  <a:close/>
                                  <a:moveTo>
                                    <a:pt x="3815715" y="1245234"/>
                                  </a:moveTo>
                                  <a:lnTo>
                                    <a:pt x="3813810" y="1243329"/>
                                  </a:lnTo>
                                  <a:lnTo>
                                    <a:pt x="3811905" y="1243329"/>
                                  </a:lnTo>
                                  <a:lnTo>
                                    <a:pt x="3796030" y="1240154"/>
                                  </a:lnTo>
                                  <a:lnTo>
                                    <a:pt x="3794125" y="1239519"/>
                                  </a:lnTo>
                                  <a:lnTo>
                                    <a:pt x="3792220" y="1240789"/>
                                  </a:lnTo>
                                  <a:lnTo>
                                    <a:pt x="3791585" y="1244599"/>
                                  </a:lnTo>
                                  <a:lnTo>
                                    <a:pt x="3792855" y="1246504"/>
                                  </a:lnTo>
                                  <a:lnTo>
                                    <a:pt x="3794760" y="1247774"/>
                                  </a:lnTo>
                                  <a:lnTo>
                                    <a:pt x="3810000" y="1250949"/>
                                  </a:lnTo>
                                  <a:lnTo>
                                    <a:pt x="3812540" y="1250949"/>
                                  </a:lnTo>
                                  <a:lnTo>
                                    <a:pt x="3814445" y="1249679"/>
                                  </a:lnTo>
                                  <a:lnTo>
                                    <a:pt x="3815080" y="1247774"/>
                                  </a:lnTo>
                                  <a:lnTo>
                                    <a:pt x="3815715" y="1245234"/>
                                  </a:lnTo>
                                  <a:close/>
                                  <a:moveTo>
                                    <a:pt x="3829685" y="1675764"/>
                                  </a:moveTo>
                                  <a:lnTo>
                                    <a:pt x="3821430" y="1673224"/>
                                  </a:lnTo>
                                  <a:lnTo>
                                    <a:pt x="3815715" y="1696084"/>
                                  </a:lnTo>
                                  <a:lnTo>
                                    <a:pt x="3822700" y="1697989"/>
                                  </a:lnTo>
                                  <a:lnTo>
                                    <a:pt x="3829685" y="1675764"/>
                                  </a:lnTo>
                                  <a:close/>
                                  <a:moveTo>
                                    <a:pt x="3844290" y="1679574"/>
                                  </a:moveTo>
                                  <a:lnTo>
                                    <a:pt x="3836670" y="1677669"/>
                                  </a:lnTo>
                                  <a:lnTo>
                                    <a:pt x="3830320" y="1700529"/>
                                  </a:lnTo>
                                  <a:lnTo>
                                    <a:pt x="3837940" y="1702434"/>
                                  </a:lnTo>
                                  <a:lnTo>
                                    <a:pt x="3844290" y="1679574"/>
                                  </a:lnTo>
                                  <a:close/>
                                  <a:moveTo>
                                    <a:pt x="3846195" y="1252219"/>
                                  </a:moveTo>
                                  <a:lnTo>
                                    <a:pt x="3844925" y="1250314"/>
                                  </a:lnTo>
                                  <a:lnTo>
                                    <a:pt x="3842385" y="1249679"/>
                                  </a:lnTo>
                                  <a:lnTo>
                                    <a:pt x="3827145" y="1246504"/>
                                  </a:lnTo>
                                  <a:lnTo>
                                    <a:pt x="3825240" y="1245869"/>
                                  </a:lnTo>
                                  <a:lnTo>
                                    <a:pt x="3822700" y="1247139"/>
                                  </a:lnTo>
                                  <a:lnTo>
                                    <a:pt x="3822065" y="1250314"/>
                                  </a:lnTo>
                                  <a:lnTo>
                                    <a:pt x="3822065" y="1251584"/>
                                  </a:lnTo>
                                  <a:lnTo>
                                    <a:pt x="3823970" y="1253489"/>
                                  </a:lnTo>
                                  <a:lnTo>
                                    <a:pt x="3825875" y="1254124"/>
                                  </a:lnTo>
                                  <a:lnTo>
                                    <a:pt x="3840480" y="1257299"/>
                                  </a:lnTo>
                                  <a:lnTo>
                                    <a:pt x="3843020" y="1257934"/>
                                  </a:lnTo>
                                  <a:lnTo>
                                    <a:pt x="3844925" y="1256664"/>
                                  </a:lnTo>
                                  <a:lnTo>
                                    <a:pt x="3846195" y="1252219"/>
                                  </a:lnTo>
                                  <a:close/>
                                  <a:moveTo>
                                    <a:pt x="3859530" y="1684019"/>
                                  </a:moveTo>
                                  <a:lnTo>
                                    <a:pt x="3851910" y="1682114"/>
                                  </a:lnTo>
                                  <a:lnTo>
                                    <a:pt x="3845560" y="1704339"/>
                                  </a:lnTo>
                                  <a:lnTo>
                                    <a:pt x="3852545" y="1706879"/>
                                  </a:lnTo>
                                  <a:lnTo>
                                    <a:pt x="3859530" y="1684019"/>
                                  </a:lnTo>
                                  <a:close/>
                                  <a:moveTo>
                                    <a:pt x="3874135" y="1688464"/>
                                  </a:moveTo>
                                  <a:lnTo>
                                    <a:pt x="3867150" y="1686559"/>
                                  </a:lnTo>
                                  <a:lnTo>
                                    <a:pt x="3860165" y="1708784"/>
                                  </a:lnTo>
                                  <a:lnTo>
                                    <a:pt x="3867785" y="1710689"/>
                                  </a:lnTo>
                                  <a:lnTo>
                                    <a:pt x="3874135" y="1688464"/>
                                  </a:lnTo>
                                  <a:close/>
                                  <a:moveTo>
                                    <a:pt x="3876040" y="1258569"/>
                                  </a:moveTo>
                                  <a:lnTo>
                                    <a:pt x="3874770" y="1256664"/>
                                  </a:lnTo>
                                  <a:lnTo>
                                    <a:pt x="3872865" y="1256664"/>
                                  </a:lnTo>
                                  <a:lnTo>
                                    <a:pt x="3857625" y="1253489"/>
                                  </a:lnTo>
                                  <a:lnTo>
                                    <a:pt x="3855720" y="1252854"/>
                                  </a:lnTo>
                                  <a:lnTo>
                                    <a:pt x="3853815" y="1254124"/>
                                  </a:lnTo>
                                  <a:lnTo>
                                    <a:pt x="3852545" y="1257934"/>
                                  </a:lnTo>
                                  <a:lnTo>
                                    <a:pt x="3853815" y="1259839"/>
                                  </a:lnTo>
                                  <a:lnTo>
                                    <a:pt x="3855720" y="1261109"/>
                                  </a:lnTo>
                                  <a:lnTo>
                                    <a:pt x="3873500" y="1264284"/>
                                  </a:lnTo>
                                  <a:lnTo>
                                    <a:pt x="3875405" y="1263014"/>
                                  </a:lnTo>
                                  <a:lnTo>
                                    <a:pt x="3876040" y="1261109"/>
                                  </a:lnTo>
                                  <a:lnTo>
                                    <a:pt x="3876040" y="1258569"/>
                                  </a:lnTo>
                                  <a:close/>
                                  <a:moveTo>
                                    <a:pt x="3889375" y="1692909"/>
                                  </a:moveTo>
                                  <a:lnTo>
                                    <a:pt x="3881755" y="1691004"/>
                                  </a:lnTo>
                                  <a:lnTo>
                                    <a:pt x="3875405" y="1713229"/>
                                  </a:lnTo>
                                  <a:lnTo>
                                    <a:pt x="3883025" y="1715134"/>
                                  </a:lnTo>
                                  <a:lnTo>
                                    <a:pt x="3889375" y="1692909"/>
                                  </a:lnTo>
                                  <a:close/>
                                  <a:moveTo>
                                    <a:pt x="3903980" y="1697354"/>
                                  </a:moveTo>
                                  <a:lnTo>
                                    <a:pt x="3896995" y="1694814"/>
                                  </a:lnTo>
                                  <a:lnTo>
                                    <a:pt x="3890645" y="1717674"/>
                                  </a:lnTo>
                                  <a:lnTo>
                                    <a:pt x="3898265" y="1719579"/>
                                  </a:lnTo>
                                  <a:lnTo>
                                    <a:pt x="3903980" y="1697354"/>
                                  </a:lnTo>
                                  <a:close/>
                                  <a:moveTo>
                                    <a:pt x="3907155" y="1265554"/>
                                  </a:moveTo>
                                  <a:lnTo>
                                    <a:pt x="3905885" y="1263649"/>
                                  </a:lnTo>
                                  <a:lnTo>
                                    <a:pt x="3903345" y="1263014"/>
                                  </a:lnTo>
                                  <a:lnTo>
                                    <a:pt x="3888105" y="1259839"/>
                                  </a:lnTo>
                                  <a:lnTo>
                                    <a:pt x="3886200" y="1259204"/>
                                  </a:lnTo>
                                  <a:lnTo>
                                    <a:pt x="3883660" y="1260474"/>
                                  </a:lnTo>
                                  <a:lnTo>
                                    <a:pt x="3883660" y="1263014"/>
                                  </a:lnTo>
                                  <a:lnTo>
                                    <a:pt x="3883025" y="1264919"/>
                                  </a:lnTo>
                                  <a:lnTo>
                                    <a:pt x="3884295" y="1266824"/>
                                  </a:lnTo>
                                  <a:lnTo>
                                    <a:pt x="3886835" y="1267459"/>
                                  </a:lnTo>
                                  <a:lnTo>
                                    <a:pt x="3901440" y="1270634"/>
                                  </a:lnTo>
                                  <a:lnTo>
                                    <a:pt x="3903980" y="1271269"/>
                                  </a:lnTo>
                                  <a:lnTo>
                                    <a:pt x="3905885" y="1269999"/>
                                  </a:lnTo>
                                  <a:lnTo>
                                    <a:pt x="3907155" y="1265554"/>
                                  </a:lnTo>
                                  <a:close/>
                                  <a:moveTo>
                                    <a:pt x="3919220" y="1701164"/>
                                  </a:moveTo>
                                  <a:lnTo>
                                    <a:pt x="3911600" y="1699259"/>
                                  </a:lnTo>
                                  <a:lnTo>
                                    <a:pt x="3905250" y="1722119"/>
                                  </a:lnTo>
                                  <a:lnTo>
                                    <a:pt x="3912870" y="1724024"/>
                                  </a:lnTo>
                                  <a:lnTo>
                                    <a:pt x="3919220" y="1701164"/>
                                  </a:lnTo>
                                  <a:close/>
                                  <a:moveTo>
                                    <a:pt x="3934460" y="1705609"/>
                                  </a:moveTo>
                                  <a:lnTo>
                                    <a:pt x="3926840" y="1703704"/>
                                  </a:lnTo>
                                  <a:lnTo>
                                    <a:pt x="3920490" y="1725929"/>
                                  </a:lnTo>
                                  <a:lnTo>
                                    <a:pt x="3928110" y="1728469"/>
                                  </a:lnTo>
                                  <a:lnTo>
                                    <a:pt x="3934460" y="1705609"/>
                                  </a:lnTo>
                                  <a:close/>
                                  <a:moveTo>
                                    <a:pt x="3937000" y="1271904"/>
                                  </a:moveTo>
                                  <a:lnTo>
                                    <a:pt x="3935730" y="1269999"/>
                                  </a:lnTo>
                                  <a:lnTo>
                                    <a:pt x="3933825" y="1269999"/>
                                  </a:lnTo>
                                  <a:lnTo>
                                    <a:pt x="3918585" y="1266824"/>
                                  </a:lnTo>
                                  <a:lnTo>
                                    <a:pt x="3916680" y="1265554"/>
                                  </a:lnTo>
                                  <a:lnTo>
                                    <a:pt x="3914775" y="1267459"/>
                                  </a:lnTo>
                                  <a:lnTo>
                                    <a:pt x="3913505" y="1271269"/>
                                  </a:lnTo>
                                  <a:lnTo>
                                    <a:pt x="3914775" y="1273174"/>
                                  </a:lnTo>
                                  <a:lnTo>
                                    <a:pt x="3916680" y="1274444"/>
                                  </a:lnTo>
                                  <a:lnTo>
                                    <a:pt x="3932555" y="1277619"/>
                                  </a:lnTo>
                                  <a:lnTo>
                                    <a:pt x="3934460" y="1277619"/>
                                  </a:lnTo>
                                  <a:lnTo>
                                    <a:pt x="3936365" y="1276349"/>
                                  </a:lnTo>
                                  <a:lnTo>
                                    <a:pt x="3937000" y="1274444"/>
                                  </a:lnTo>
                                  <a:lnTo>
                                    <a:pt x="3937000" y="1271904"/>
                                  </a:lnTo>
                                  <a:close/>
                                  <a:moveTo>
                                    <a:pt x="3949065" y="1710054"/>
                                  </a:moveTo>
                                  <a:lnTo>
                                    <a:pt x="3941445" y="1707514"/>
                                  </a:lnTo>
                                  <a:lnTo>
                                    <a:pt x="3935095" y="1730374"/>
                                  </a:lnTo>
                                  <a:lnTo>
                                    <a:pt x="3942715" y="1732279"/>
                                  </a:lnTo>
                                  <a:lnTo>
                                    <a:pt x="3949065" y="1710054"/>
                                  </a:lnTo>
                                  <a:close/>
                                  <a:moveTo>
                                    <a:pt x="3964305" y="1714499"/>
                                  </a:moveTo>
                                  <a:lnTo>
                                    <a:pt x="3956685" y="1711959"/>
                                  </a:lnTo>
                                  <a:lnTo>
                                    <a:pt x="3950335" y="1734819"/>
                                  </a:lnTo>
                                  <a:lnTo>
                                    <a:pt x="3957955" y="1736724"/>
                                  </a:lnTo>
                                  <a:lnTo>
                                    <a:pt x="3964305" y="1714499"/>
                                  </a:lnTo>
                                  <a:close/>
                                  <a:moveTo>
                                    <a:pt x="3968115" y="1278889"/>
                                  </a:moveTo>
                                  <a:lnTo>
                                    <a:pt x="3966845" y="1276349"/>
                                  </a:lnTo>
                                  <a:lnTo>
                                    <a:pt x="3964305" y="1276349"/>
                                  </a:lnTo>
                                  <a:lnTo>
                                    <a:pt x="3949065" y="1273174"/>
                                  </a:lnTo>
                                  <a:lnTo>
                                    <a:pt x="3947160" y="1272539"/>
                                  </a:lnTo>
                                  <a:lnTo>
                                    <a:pt x="3944620" y="1273809"/>
                                  </a:lnTo>
                                  <a:lnTo>
                                    <a:pt x="3943985" y="1276349"/>
                                  </a:lnTo>
                                  <a:lnTo>
                                    <a:pt x="3943985" y="1278254"/>
                                  </a:lnTo>
                                  <a:lnTo>
                                    <a:pt x="3945255" y="1280159"/>
                                  </a:lnTo>
                                  <a:lnTo>
                                    <a:pt x="3947160" y="1280794"/>
                                  </a:lnTo>
                                  <a:lnTo>
                                    <a:pt x="3964305" y="1284604"/>
                                  </a:lnTo>
                                  <a:lnTo>
                                    <a:pt x="3966845" y="1283334"/>
                                  </a:lnTo>
                                  <a:lnTo>
                                    <a:pt x="3968115" y="1278889"/>
                                  </a:lnTo>
                                  <a:close/>
                                  <a:moveTo>
                                    <a:pt x="3979545" y="1718309"/>
                                  </a:moveTo>
                                  <a:lnTo>
                                    <a:pt x="3971925" y="1716404"/>
                                  </a:lnTo>
                                  <a:lnTo>
                                    <a:pt x="3965575" y="1738629"/>
                                  </a:lnTo>
                                  <a:lnTo>
                                    <a:pt x="3973195" y="1741169"/>
                                  </a:lnTo>
                                  <a:lnTo>
                                    <a:pt x="3979545" y="1718309"/>
                                  </a:lnTo>
                                  <a:close/>
                                  <a:moveTo>
                                    <a:pt x="3994785" y="1722754"/>
                                  </a:moveTo>
                                  <a:lnTo>
                                    <a:pt x="3987165" y="1720849"/>
                                  </a:lnTo>
                                  <a:lnTo>
                                    <a:pt x="3980815" y="1743074"/>
                                  </a:lnTo>
                                  <a:lnTo>
                                    <a:pt x="3987800" y="1744979"/>
                                  </a:lnTo>
                                  <a:lnTo>
                                    <a:pt x="3994785" y="1722754"/>
                                  </a:lnTo>
                                  <a:close/>
                                  <a:moveTo>
                                    <a:pt x="3997960" y="1285239"/>
                                  </a:moveTo>
                                  <a:lnTo>
                                    <a:pt x="3996690" y="1283334"/>
                                  </a:lnTo>
                                  <a:lnTo>
                                    <a:pt x="3994785" y="1283334"/>
                                  </a:lnTo>
                                  <a:lnTo>
                                    <a:pt x="3979545" y="1279524"/>
                                  </a:lnTo>
                                  <a:lnTo>
                                    <a:pt x="3977640" y="1278889"/>
                                  </a:lnTo>
                                  <a:lnTo>
                                    <a:pt x="3975735" y="1280794"/>
                                  </a:lnTo>
                                  <a:lnTo>
                                    <a:pt x="3974465" y="1282699"/>
                                  </a:lnTo>
                                  <a:lnTo>
                                    <a:pt x="3974465" y="1284604"/>
                                  </a:lnTo>
                                  <a:lnTo>
                                    <a:pt x="3975735" y="1286509"/>
                                  </a:lnTo>
                                  <a:lnTo>
                                    <a:pt x="3977640" y="1287144"/>
                                  </a:lnTo>
                                  <a:lnTo>
                                    <a:pt x="3993515" y="1290954"/>
                                  </a:lnTo>
                                  <a:lnTo>
                                    <a:pt x="3995419" y="1290954"/>
                                  </a:lnTo>
                                  <a:lnTo>
                                    <a:pt x="3997325" y="1289684"/>
                                  </a:lnTo>
                                  <a:lnTo>
                                    <a:pt x="3997960" y="1285239"/>
                                  </a:lnTo>
                                  <a:close/>
                                  <a:moveTo>
                                    <a:pt x="4009390" y="1727199"/>
                                  </a:moveTo>
                                  <a:lnTo>
                                    <a:pt x="4002405" y="1725294"/>
                                  </a:lnTo>
                                  <a:lnTo>
                                    <a:pt x="3995419" y="1747519"/>
                                  </a:lnTo>
                                  <a:lnTo>
                                    <a:pt x="4003040" y="1749424"/>
                                  </a:lnTo>
                                  <a:lnTo>
                                    <a:pt x="4009390" y="1727199"/>
                                  </a:lnTo>
                                  <a:close/>
                                  <a:moveTo>
                                    <a:pt x="4024630" y="1731644"/>
                                  </a:moveTo>
                                  <a:lnTo>
                                    <a:pt x="4017010" y="1729739"/>
                                  </a:lnTo>
                                  <a:lnTo>
                                    <a:pt x="4010660" y="1751964"/>
                                  </a:lnTo>
                                  <a:lnTo>
                                    <a:pt x="4018280" y="1753869"/>
                                  </a:lnTo>
                                  <a:lnTo>
                                    <a:pt x="4024630" y="1731644"/>
                                  </a:lnTo>
                                  <a:close/>
                                  <a:moveTo>
                                    <a:pt x="4029075" y="1292224"/>
                                  </a:moveTo>
                                  <a:lnTo>
                                    <a:pt x="4027170" y="1289684"/>
                                  </a:lnTo>
                                  <a:lnTo>
                                    <a:pt x="4025265" y="1289684"/>
                                  </a:lnTo>
                                  <a:lnTo>
                                    <a:pt x="4010025" y="1286509"/>
                                  </a:lnTo>
                                  <a:lnTo>
                                    <a:pt x="4007485" y="1285874"/>
                                  </a:lnTo>
                                  <a:lnTo>
                                    <a:pt x="4005580" y="1287144"/>
                                  </a:lnTo>
                                  <a:lnTo>
                                    <a:pt x="4004945" y="1289684"/>
                                  </a:lnTo>
                                  <a:lnTo>
                                    <a:pt x="4004945" y="1291589"/>
                                  </a:lnTo>
                                  <a:lnTo>
                                    <a:pt x="4006215" y="1293494"/>
                                  </a:lnTo>
                                  <a:lnTo>
                                    <a:pt x="4008120" y="1294129"/>
                                  </a:lnTo>
                                  <a:lnTo>
                                    <a:pt x="4023360" y="1297304"/>
                                  </a:lnTo>
                                  <a:lnTo>
                                    <a:pt x="4025265" y="1297304"/>
                                  </a:lnTo>
                                  <a:lnTo>
                                    <a:pt x="4027805" y="1296669"/>
                                  </a:lnTo>
                                  <a:lnTo>
                                    <a:pt x="4028440" y="1294129"/>
                                  </a:lnTo>
                                  <a:lnTo>
                                    <a:pt x="4029075" y="1292224"/>
                                  </a:lnTo>
                                  <a:close/>
                                  <a:moveTo>
                                    <a:pt x="4039870" y="1735454"/>
                                  </a:moveTo>
                                  <a:lnTo>
                                    <a:pt x="4032250" y="1733549"/>
                                  </a:lnTo>
                                  <a:lnTo>
                                    <a:pt x="4025265" y="1756409"/>
                                  </a:lnTo>
                                  <a:lnTo>
                                    <a:pt x="4033520" y="1758314"/>
                                  </a:lnTo>
                                  <a:lnTo>
                                    <a:pt x="4039870" y="1735454"/>
                                  </a:lnTo>
                                  <a:close/>
                                  <a:moveTo>
                                    <a:pt x="4054475" y="1739899"/>
                                  </a:moveTo>
                                  <a:lnTo>
                                    <a:pt x="4046855" y="1737994"/>
                                  </a:lnTo>
                                  <a:lnTo>
                                    <a:pt x="4040505" y="1760219"/>
                                  </a:lnTo>
                                  <a:lnTo>
                                    <a:pt x="4048125" y="1762759"/>
                                  </a:lnTo>
                                  <a:lnTo>
                                    <a:pt x="4054475" y="1739899"/>
                                  </a:lnTo>
                                  <a:close/>
                                  <a:moveTo>
                                    <a:pt x="4058920" y="1298574"/>
                                  </a:moveTo>
                                  <a:lnTo>
                                    <a:pt x="4057650" y="1296669"/>
                                  </a:lnTo>
                                  <a:lnTo>
                                    <a:pt x="4055745" y="1296669"/>
                                  </a:lnTo>
                                  <a:lnTo>
                                    <a:pt x="4040505" y="1292859"/>
                                  </a:lnTo>
                                  <a:lnTo>
                                    <a:pt x="4038600" y="1292224"/>
                                  </a:lnTo>
                                  <a:lnTo>
                                    <a:pt x="4036695" y="1294129"/>
                                  </a:lnTo>
                                  <a:lnTo>
                                    <a:pt x="4035425" y="1296034"/>
                                  </a:lnTo>
                                  <a:lnTo>
                                    <a:pt x="4035425" y="1297939"/>
                                  </a:lnTo>
                                  <a:lnTo>
                                    <a:pt x="4036695" y="1299844"/>
                                  </a:lnTo>
                                  <a:lnTo>
                                    <a:pt x="4038600" y="1300479"/>
                                  </a:lnTo>
                                  <a:lnTo>
                                    <a:pt x="4053840" y="1304289"/>
                                  </a:lnTo>
                                  <a:lnTo>
                                    <a:pt x="4056380" y="1304289"/>
                                  </a:lnTo>
                                  <a:lnTo>
                                    <a:pt x="4058285" y="1303019"/>
                                  </a:lnTo>
                                  <a:lnTo>
                                    <a:pt x="4058920" y="1298574"/>
                                  </a:lnTo>
                                  <a:close/>
                                  <a:moveTo>
                                    <a:pt x="4069715" y="1744344"/>
                                  </a:moveTo>
                                  <a:lnTo>
                                    <a:pt x="4062095" y="1741804"/>
                                  </a:lnTo>
                                  <a:lnTo>
                                    <a:pt x="4055110" y="1764664"/>
                                  </a:lnTo>
                                  <a:lnTo>
                                    <a:pt x="4063365" y="1766569"/>
                                  </a:lnTo>
                                  <a:lnTo>
                                    <a:pt x="4069715" y="1744344"/>
                                  </a:lnTo>
                                  <a:close/>
                                  <a:moveTo>
                                    <a:pt x="4084320" y="1748789"/>
                                  </a:moveTo>
                                  <a:lnTo>
                                    <a:pt x="4076700" y="1746249"/>
                                  </a:lnTo>
                                  <a:lnTo>
                                    <a:pt x="4070350" y="1769109"/>
                                  </a:lnTo>
                                  <a:lnTo>
                                    <a:pt x="4077970" y="1771014"/>
                                  </a:lnTo>
                                  <a:lnTo>
                                    <a:pt x="4084320" y="1748789"/>
                                  </a:lnTo>
                                  <a:close/>
                                  <a:moveTo>
                                    <a:pt x="4090035" y="1305559"/>
                                  </a:moveTo>
                                  <a:lnTo>
                                    <a:pt x="4088130" y="1303019"/>
                                  </a:lnTo>
                                  <a:lnTo>
                                    <a:pt x="4086225" y="1303019"/>
                                  </a:lnTo>
                                  <a:lnTo>
                                    <a:pt x="4068445" y="1299209"/>
                                  </a:lnTo>
                                  <a:lnTo>
                                    <a:pt x="4066540" y="1300479"/>
                                  </a:lnTo>
                                  <a:lnTo>
                                    <a:pt x="4066540" y="1302384"/>
                                  </a:lnTo>
                                  <a:lnTo>
                                    <a:pt x="4065905" y="1304924"/>
                                  </a:lnTo>
                                  <a:lnTo>
                                    <a:pt x="4067175" y="1306829"/>
                                  </a:lnTo>
                                  <a:lnTo>
                                    <a:pt x="4069080" y="1307464"/>
                                  </a:lnTo>
                                  <a:lnTo>
                                    <a:pt x="4084320" y="1310639"/>
                                  </a:lnTo>
                                  <a:lnTo>
                                    <a:pt x="4086225" y="1310639"/>
                                  </a:lnTo>
                                  <a:lnTo>
                                    <a:pt x="4088765" y="1310004"/>
                                  </a:lnTo>
                                  <a:lnTo>
                                    <a:pt x="4088765" y="1307464"/>
                                  </a:lnTo>
                                  <a:lnTo>
                                    <a:pt x="4090035" y="1305559"/>
                                  </a:lnTo>
                                  <a:close/>
                                  <a:moveTo>
                                    <a:pt x="4099560" y="1753234"/>
                                  </a:moveTo>
                                  <a:lnTo>
                                    <a:pt x="4091940" y="1750694"/>
                                  </a:lnTo>
                                  <a:lnTo>
                                    <a:pt x="4085590" y="1772919"/>
                                  </a:lnTo>
                                  <a:lnTo>
                                    <a:pt x="4093210" y="1774824"/>
                                  </a:lnTo>
                                  <a:lnTo>
                                    <a:pt x="4099560" y="1753234"/>
                                  </a:lnTo>
                                  <a:close/>
                                  <a:moveTo>
                                    <a:pt x="4114165" y="1757044"/>
                                  </a:moveTo>
                                  <a:lnTo>
                                    <a:pt x="4107180" y="1755139"/>
                                  </a:lnTo>
                                  <a:lnTo>
                                    <a:pt x="4100830" y="1777364"/>
                                  </a:lnTo>
                                  <a:lnTo>
                                    <a:pt x="4107815" y="1779269"/>
                                  </a:lnTo>
                                  <a:lnTo>
                                    <a:pt x="4114165" y="1757044"/>
                                  </a:lnTo>
                                  <a:close/>
                                  <a:moveTo>
                                    <a:pt x="4119880" y="1311909"/>
                                  </a:moveTo>
                                  <a:lnTo>
                                    <a:pt x="4118610" y="1310004"/>
                                  </a:lnTo>
                                  <a:lnTo>
                                    <a:pt x="4116705" y="1310004"/>
                                  </a:lnTo>
                                  <a:lnTo>
                                    <a:pt x="4101465" y="1306194"/>
                                  </a:lnTo>
                                  <a:lnTo>
                                    <a:pt x="4099560" y="1305559"/>
                                  </a:lnTo>
                                  <a:lnTo>
                                    <a:pt x="4097020" y="1307464"/>
                                  </a:lnTo>
                                  <a:lnTo>
                                    <a:pt x="4096385" y="1311274"/>
                                  </a:lnTo>
                                  <a:lnTo>
                                    <a:pt x="4097655" y="1313179"/>
                                  </a:lnTo>
                                  <a:lnTo>
                                    <a:pt x="4099560" y="1313814"/>
                                  </a:lnTo>
                                  <a:lnTo>
                                    <a:pt x="4114800" y="1317624"/>
                                  </a:lnTo>
                                  <a:lnTo>
                                    <a:pt x="4117340" y="1317624"/>
                                  </a:lnTo>
                                  <a:lnTo>
                                    <a:pt x="4119245" y="1316354"/>
                                  </a:lnTo>
                                  <a:lnTo>
                                    <a:pt x="4119880" y="1311909"/>
                                  </a:lnTo>
                                  <a:close/>
                                  <a:moveTo>
                                    <a:pt x="4129405" y="1761489"/>
                                  </a:moveTo>
                                  <a:lnTo>
                                    <a:pt x="4121785" y="1759584"/>
                                  </a:lnTo>
                                  <a:lnTo>
                                    <a:pt x="4115435" y="1781809"/>
                                  </a:lnTo>
                                  <a:lnTo>
                                    <a:pt x="4123055" y="1783714"/>
                                  </a:lnTo>
                                  <a:lnTo>
                                    <a:pt x="4129405" y="1761489"/>
                                  </a:lnTo>
                                  <a:close/>
                                  <a:moveTo>
                                    <a:pt x="4144010" y="1765934"/>
                                  </a:moveTo>
                                  <a:lnTo>
                                    <a:pt x="4137025" y="1763394"/>
                                  </a:lnTo>
                                  <a:lnTo>
                                    <a:pt x="4130675" y="1786254"/>
                                  </a:lnTo>
                                  <a:lnTo>
                                    <a:pt x="4137660" y="1788159"/>
                                  </a:lnTo>
                                  <a:lnTo>
                                    <a:pt x="4144010" y="1765934"/>
                                  </a:lnTo>
                                  <a:close/>
                                  <a:moveTo>
                                    <a:pt x="4222750" y="1336674"/>
                                  </a:moveTo>
                                  <a:lnTo>
                                    <a:pt x="4145280" y="1296669"/>
                                  </a:lnTo>
                                  <a:lnTo>
                                    <a:pt x="4140835" y="1315084"/>
                                  </a:lnTo>
                                  <a:lnTo>
                                    <a:pt x="4131945" y="1313179"/>
                                  </a:lnTo>
                                  <a:lnTo>
                                    <a:pt x="4129405" y="1312544"/>
                                  </a:lnTo>
                                  <a:lnTo>
                                    <a:pt x="4127500" y="1313814"/>
                                  </a:lnTo>
                                  <a:lnTo>
                                    <a:pt x="4126865" y="1317624"/>
                                  </a:lnTo>
                                  <a:lnTo>
                                    <a:pt x="4128135" y="1320164"/>
                                  </a:lnTo>
                                  <a:lnTo>
                                    <a:pt x="4139565" y="1322704"/>
                                  </a:lnTo>
                                  <a:lnTo>
                                    <a:pt x="4135120" y="1341119"/>
                                  </a:lnTo>
                                  <a:lnTo>
                                    <a:pt x="4222750" y="1336674"/>
                                  </a:lnTo>
                                  <a:close/>
                                  <a:moveTo>
                                    <a:pt x="4231005" y="1802764"/>
                                  </a:moveTo>
                                  <a:lnTo>
                                    <a:pt x="4151630" y="1755139"/>
                                  </a:lnTo>
                                  <a:lnTo>
                                    <a:pt x="4138930" y="1800859"/>
                                  </a:lnTo>
                                  <a:lnTo>
                                    <a:pt x="4231005" y="1802764"/>
                                  </a:lnTo>
                                  <a:close/>
                                </a:path>
                              </a:pathLst>
                            </a:custGeom>
                            <a:solidFill>
                              <a:srgbClr val="929497"/>
                            </a:solidFill>
                            <a:ln>
                              <a:noFill/>
                            </a:ln>
                          </wps:spPr>
                          <wps:bodyPr anchorCtr="0" anchor="ctr" bIns="91425" lIns="91425" spcFirstLastPara="1" rIns="91425" wrap="square" tIns="91425">
                            <a:noAutofit/>
                          </wps:bodyPr>
                        </wps:wsp>
                        <wps:wsp>
                          <wps:cNvSpPr/>
                          <wps:cNvPr id="227" name="Shape 227"/>
                          <wps:spPr>
                            <a:xfrm>
                              <a:off x="2786380" y="2465704"/>
                              <a:ext cx="1789430" cy="784859"/>
                            </a:xfrm>
                            <a:custGeom>
                              <a:rect b="b" l="l" r="r" t="t"/>
                              <a:pathLst>
                                <a:path extrusionOk="0" h="784859" w="1789430">
                                  <a:moveTo>
                                    <a:pt x="7620" y="122554"/>
                                  </a:moveTo>
                                  <a:lnTo>
                                    <a:pt x="0" y="122554"/>
                                  </a:lnTo>
                                  <a:lnTo>
                                    <a:pt x="0" y="135254"/>
                                  </a:lnTo>
                                  <a:lnTo>
                                    <a:pt x="7620" y="135254"/>
                                  </a:lnTo>
                                  <a:lnTo>
                                    <a:pt x="7620" y="122554"/>
                                  </a:lnTo>
                                  <a:close/>
                                  <a:moveTo>
                                    <a:pt x="10160" y="87629"/>
                                  </a:moveTo>
                                  <a:lnTo>
                                    <a:pt x="1905" y="87629"/>
                                  </a:lnTo>
                                  <a:lnTo>
                                    <a:pt x="1905" y="100329"/>
                                  </a:lnTo>
                                  <a:lnTo>
                                    <a:pt x="10160" y="100329"/>
                                  </a:lnTo>
                                  <a:lnTo>
                                    <a:pt x="10160" y="87629"/>
                                  </a:lnTo>
                                  <a:close/>
                                  <a:moveTo>
                                    <a:pt x="10160" y="52069"/>
                                  </a:moveTo>
                                  <a:lnTo>
                                    <a:pt x="1905" y="52069"/>
                                  </a:lnTo>
                                  <a:lnTo>
                                    <a:pt x="1905" y="64769"/>
                                  </a:lnTo>
                                  <a:lnTo>
                                    <a:pt x="10160" y="64769"/>
                                  </a:lnTo>
                                  <a:lnTo>
                                    <a:pt x="10160" y="52069"/>
                                  </a:lnTo>
                                  <a:close/>
                                  <a:moveTo>
                                    <a:pt x="31115" y="122554"/>
                                  </a:moveTo>
                                  <a:lnTo>
                                    <a:pt x="23495" y="122554"/>
                                  </a:lnTo>
                                  <a:lnTo>
                                    <a:pt x="23495" y="135254"/>
                                  </a:lnTo>
                                  <a:lnTo>
                                    <a:pt x="31115" y="135254"/>
                                  </a:lnTo>
                                  <a:lnTo>
                                    <a:pt x="31115" y="122554"/>
                                  </a:lnTo>
                                  <a:close/>
                                  <a:moveTo>
                                    <a:pt x="33020" y="87629"/>
                                  </a:moveTo>
                                  <a:lnTo>
                                    <a:pt x="25400" y="87629"/>
                                  </a:lnTo>
                                  <a:lnTo>
                                    <a:pt x="25400" y="100329"/>
                                  </a:lnTo>
                                  <a:lnTo>
                                    <a:pt x="33020" y="100329"/>
                                  </a:lnTo>
                                  <a:lnTo>
                                    <a:pt x="33020" y="87629"/>
                                  </a:lnTo>
                                  <a:close/>
                                  <a:moveTo>
                                    <a:pt x="33020" y="52069"/>
                                  </a:moveTo>
                                  <a:lnTo>
                                    <a:pt x="25400" y="52069"/>
                                  </a:lnTo>
                                  <a:lnTo>
                                    <a:pt x="25400" y="64769"/>
                                  </a:lnTo>
                                  <a:lnTo>
                                    <a:pt x="33020" y="64769"/>
                                  </a:lnTo>
                                  <a:lnTo>
                                    <a:pt x="33020" y="52069"/>
                                  </a:lnTo>
                                  <a:close/>
                                  <a:moveTo>
                                    <a:pt x="54610" y="122554"/>
                                  </a:moveTo>
                                  <a:lnTo>
                                    <a:pt x="38735" y="122554"/>
                                  </a:lnTo>
                                  <a:lnTo>
                                    <a:pt x="38735" y="135254"/>
                                  </a:lnTo>
                                  <a:lnTo>
                                    <a:pt x="54610" y="135254"/>
                                  </a:lnTo>
                                  <a:lnTo>
                                    <a:pt x="54610" y="122554"/>
                                  </a:lnTo>
                                  <a:close/>
                                  <a:moveTo>
                                    <a:pt x="56515" y="87629"/>
                                  </a:moveTo>
                                  <a:lnTo>
                                    <a:pt x="40640" y="87629"/>
                                  </a:lnTo>
                                  <a:lnTo>
                                    <a:pt x="40640" y="100329"/>
                                  </a:lnTo>
                                  <a:lnTo>
                                    <a:pt x="56515" y="100329"/>
                                  </a:lnTo>
                                  <a:lnTo>
                                    <a:pt x="56515" y="87629"/>
                                  </a:lnTo>
                                  <a:close/>
                                  <a:moveTo>
                                    <a:pt x="56515" y="52069"/>
                                  </a:moveTo>
                                  <a:lnTo>
                                    <a:pt x="40640" y="52069"/>
                                  </a:lnTo>
                                  <a:lnTo>
                                    <a:pt x="40640" y="64769"/>
                                  </a:lnTo>
                                  <a:lnTo>
                                    <a:pt x="56515" y="64769"/>
                                  </a:lnTo>
                                  <a:lnTo>
                                    <a:pt x="56515" y="52069"/>
                                  </a:lnTo>
                                  <a:close/>
                                  <a:moveTo>
                                    <a:pt x="70485" y="122554"/>
                                  </a:moveTo>
                                  <a:lnTo>
                                    <a:pt x="62230" y="122554"/>
                                  </a:lnTo>
                                  <a:lnTo>
                                    <a:pt x="62230" y="135254"/>
                                  </a:lnTo>
                                  <a:lnTo>
                                    <a:pt x="70485" y="135254"/>
                                  </a:lnTo>
                                  <a:lnTo>
                                    <a:pt x="70485" y="122554"/>
                                  </a:lnTo>
                                  <a:close/>
                                  <a:moveTo>
                                    <a:pt x="72390" y="87629"/>
                                  </a:moveTo>
                                  <a:lnTo>
                                    <a:pt x="64135" y="87629"/>
                                  </a:lnTo>
                                  <a:lnTo>
                                    <a:pt x="64135" y="100329"/>
                                  </a:lnTo>
                                  <a:lnTo>
                                    <a:pt x="72390" y="100329"/>
                                  </a:lnTo>
                                  <a:lnTo>
                                    <a:pt x="72390" y="87629"/>
                                  </a:lnTo>
                                  <a:close/>
                                  <a:moveTo>
                                    <a:pt x="72390" y="52069"/>
                                  </a:moveTo>
                                  <a:lnTo>
                                    <a:pt x="64135" y="52069"/>
                                  </a:lnTo>
                                  <a:lnTo>
                                    <a:pt x="64135" y="64769"/>
                                  </a:lnTo>
                                  <a:lnTo>
                                    <a:pt x="72390" y="64769"/>
                                  </a:lnTo>
                                  <a:lnTo>
                                    <a:pt x="72390" y="52069"/>
                                  </a:lnTo>
                                  <a:close/>
                                  <a:moveTo>
                                    <a:pt x="93345" y="122554"/>
                                  </a:moveTo>
                                  <a:lnTo>
                                    <a:pt x="85725" y="122554"/>
                                  </a:lnTo>
                                  <a:lnTo>
                                    <a:pt x="85725" y="135254"/>
                                  </a:lnTo>
                                  <a:lnTo>
                                    <a:pt x="93345" y="135254"/>
                                  </a:lnTo>
                                  <a:lnTo>
                                    <a:pt x="93345" y="122554"/>
                                  </a:lnTo>
                                  <a:close/>
                                  <a:moveTo>
                                    <a:pt x="95250" y="87629"/>
                                  </a:moveTo>
                                  <a:lnTo>
                                    <a:pt x="87630" y="87629"/>
                                  </a:lnTo>
                                  <a:lnTo>
                                    <a:pt x="87630" y="100329"/>
                                  </a:lnTo>
                                  <a:lnTo>
                                    <a:pt x="95250" y="100329"/>
                                  </a:lnTo>
                                  <a:lnTo>
                                    <a:pt x="95250" y="87629"/>
                                  </a:lnTo>
                                  <a:close/>
                                  <a:moveTo>
                                    <a:pt x="95250" y="52069"/>
                                  </a:moveTo>
                                  <a:lnTo>
                                    <a:pt x="87630" y="52069"/>
                                  </a:lnTo>
                                  <a:lnTo>
                                    <a:pt x="87630" y="64769"/>
                                  </a:lnTo>
                                  <a:lnTo>
                                    <a:pt x="95250" y="64769"/>
                                  </a:lnTo>
                                  <a:lnTo>
                                    <a:pt x="95250" y="52069"/>
                                  </a:lnTo>
                                  <a:close/>
                                  <a:moveTo>
                                    <a:pt x="116840" y="122554"/>
                                  </a:moveTo>
                                  <a:lnTo>
                                    <a:pt x="101600" y="122554"/>
                                  </a:lnTo>
                                  <a:lnTo>
                                    <a:pt x="101600" y="135254"/>
                                  </a:lnTo>
                                  <a:lnTo>
                                    <a:pt x="116840" y="135254"/>
                                  </a:lnTo>
                                  <a:lnTo>
                                    <a:pt x="116840" y="122554"/>
                                  </a:lnTo>
                                  <a:close/>
                                  <a:moveTo>
                                    <a:pt x="118745" y="87629"/>
                                  </a:moveTo>
                                  <a:lnTo>
                                    <a:pt x="103505" y="87629"/>
                                  </a:lnTo>
                                  <a:lnTo>
                                    <a:pt x="103505" y="100329"/>
                                  </a:lnTo>
                                  <a:lnTo>
                                    <a:pt x="118745" y="100329"/>
                                  </a:lnTo>
                                  <a:lnTo>
                                    <a:pt x="118745" y="87629"/>
                                  </a:lnTo>
                                  <a:close/>
                                  <a:moveTo>
                                    <a:pt x="118745" y="52069"/>
                                  </a:moveTo>
                                  <a:lnTo>
                                    <a:pt x="103505" y="52069"/>
                                  </a:lnTo>
                                  <a:lnTo>
                                    <a:pt x="103505" y="64769"/>
                                  </a:lnTo>
                                  <a:lnTo>
                                    <a:pt x="118745" y="64769"/>
                                  </a:lnTo>
                                  <a:lnTo>
                                    <a:pt x="118745" y="52069"/>
                                  </a:lnTo>
                                  <a:close/>
                                  <a:moveTo>
                                    <a:pt x="132715" y="122554"/>
                                  </a:moveTo>
                                  <a:lnTo>
                                    <a:pt x="125094" y="122554"/>
                                  </a:lnTo>
                                  <a:lnTo>
                                    <a:pt x="125094" y="135254"/>
                                  </a:lnTo>
                                  <a:lnTo>
                                    <a:pt x="132715" y="135254"/>
                                  </a:lnTo>
                                  <a:lnTo>
                                    <a:pt x="132715" y="122554"/>
                                  </a:lnTo>
                                  <a:close/>
                                  <a:moveTo>
                                    <a:pt x="134620" y="87629"/>
                                  </a:moveTo>
                                  <a:lnTo>
                                    <a:pt x="127000" y="87629"/>
                                  </a:lnTo>
                                  <a:lnTo>
                                    <a:pt x="127000" y="100329"/>
                                  </a:lnTo>
                                  <a:lnTo>
                                    <a:pt x="134620" y="100329"/>
                                  </a:lnTo>
                                  <a:lnTo>
                                    <a:pt x="134620" y="87629"/>
                                  </a:lnTo>
                                  <a:close/>
                                  <a:moveTo>
                                    <a:pt x="134620" y="52069"/>
                                  </a:moveTo>
                                  <a:lnTo>
                                    <a:pt x="127000" y="52069"/>
                                  </a:lnTo>
                                  <a:lnTo>
                                    <a:pt x="127000" y="64769"/>
                                  </a:lnTo>
                                  <a:lnTo>
                                    <a:pt x="134620" y="64769"/>
                                  </a:lnTo>
                                  <a:lnTo>
                                    <a:pt x="134620" y="52069"/>
                                  </a:lnTo>
                                  <a:close/>
                                  <a:moveTo>
                                    <a:pt x="156210" y="122554"/>
                                  </a:moveTo>
                                  <a:lnTo>
                                    <a:pt x="148590" y="122554"/>
                                  </a:lnTo>
                                  <a:lnTo>
                                    <a:pt x="148590" y="135254"/>
                                  </a:lnTo>
                                  <a:lnTo>
                                    <a:pt x="156210" y="135254"/>
                                  </a:lnTo>
                                  <a:lnTo>
                                    <a:pt x="156210" y="122554"/>
                                  </a:lnTo>
                                  <a:close/>
                                  <a:moveTo>
                                    <a:pt x="158115" y="87629"/>
                                  </a:moveTo>
                                  <a:lnTo>
                                    <a:pt x="150495" y="87629"/>
                                  </a:lnTo>
                                  <a:lnTo>
                                    <a:pt x="150495" y="100329"/>
                                  </a:lnTo>
                                  <a:lnTo>
                                    <a:pt x="158115" y="100329"/>
                                  </a:lnTo>
                                  <a:lnTo>
                                    <a:pt x="158115" y="87629"/>
                                  </a:lnTo>
                                  <a:close/>
                                  <a:moveTo>
                                    <a:pt x="158115" y="52069"/>
                                  </a:moveTo>
                                  <a:lnTo>
                                    <a:pt x="150495" y="52069"/>
                                  </a:lnTo>
                                  <a:lnTo>
                                    <a:pt x="150495" y="64769"/>
                                  </a:lnTo>
                                  <a:lnTo>
                                    <a:pt x="158115" y="64769"/>
                                  </a:lnTo>
                                  <a:lnTo>
                                    <a:pt x="158115" y="52069"/>
                                  </a:lnTo>
                                  <a:close/>
                                  <a:moveTo>
                                    <a:pt x="179070" y="122554"/>
                                  </a:moveTo>
                                  <a:lnTo>
                                    <a:pt x="163830" y="122554"/>
                                  </a:lnTo>
                                  <a:lnTo>
                                    <a:pt x="163830" y="135254"/>
                                  </a:lnTo>
                                  <a:lnTo>
                                    <a:pt x="179070" y="135254"/>
                                  </a:lnTo>
                                  <a:lnTo>
                                    <a:pt x="179070" y="122554"/>
                                  </a:lnTo>
                                  <a:close/>
                                  <a:moveTo>
                                    <a:pt x="181610" y="87629"/>
                                  </a:moveTo>
                                  <a:lnTo>
                                    <a:pt x="165735" y="87629"/>
                                  </a:lnTo>
                                  <a:lnTo>
                                    <a:pt x="165735" y="100329"/>
                                  </a:lnTo>
                                  <a:lnTo>
                                    <a:pt x="181610" y="100329"/>
                                  </a:lnTo>
                                  <a:lnTo>
                                    <a:pt x="181610" y="87629"/>
                                  </a:lnTo>
                                  <a:close/>
                                  <a:moveTo>
                                    <a:pt x="181610" y="52069"/>
                                  </a:moveTo>
                                  <a:lnTo>
                                    <a:pt x="165735" y="52069"/>
                                  </a:lnTo>
                                  <a:lnTo>
                                    <a:pt x="165735" y="64769"/>
                                  </a:lnTo>
                                  <a:lnTo>
                                    <a:pt x="181610" y="64769"/>
                                  </a:lnTo>
                                  <a:lnTo>
                                    <a:pt x="181610" y="52069"/>
                                  </a:lnTo>
                                  <a:close/>
                                  <a:moveTo>
                                    <a:pt x="194945" y="122554"/>
                                  </a:moveTo>
                                  <a:lnTo>
                                    <a:pt x="187325" y="122554"/>
                                  </a:lnTo>
                                  <a:lnTo>
                                    <a:pt x="187325" y="135254"/>
                                  </a:lnTo>
                                  <a:lnTo>
                                    <a:pt x="194945" y="135254"/>
                                  </a:lnTo>
                                  <a:lnTo>
                                    <a:pt x="194945" y="122554"/>
                                  </a:lnTo>
                                  <a:close/>
                                  <a:moveTo>
                                    <a:pt x="196850" y="87629"/>
                                  </a:moveTo>
                                  <a:lnTo>
                                    <a:pt x="189230" y="87629"/>
                                  </a:lnTo>
                                  <a:lnTo>
                                    <a:pt x="189230" y="100329"/>
                                  </a:lnTo>
                                  <a:lnTo>
                                    <a:pt x="196850" y="100329"/>
                                  </a:lnTo>
                                  <a:lnTo>
                                    <a:pt x="196850" y="87629"/>
                                  </a:lnTo>
                                  <a:close/>
                                  <a:moveTo>
                                    <a:pt x="196850" y="52069"/>
                                  </a:moveTo>
                                  <a:lnTo>
                                    <a:pt x="189230" y="52069"/>
                                  </a:lnTo>
                                  <a:lnTo>
                                    <a:pt x="189230" y="64769"/>
                                  </a:lnTo>
                                  <a:lnTo>
                                    <a:pt x="196850" y="64769"/>
                                  </a:lnTo>
                                  <a:lnTo>
                                    <a:pt x="196850" y="52069"/>
                                  </a:lnTo>
                                  <a:close/>
                                  <a:moveTo>
                                    <a:pt x="218440" y="122554"/>
                                  </a:moveTo>
                                  <a:lnTo>
                                    <a:pt x="210185" y="122554"/>
                                  </a:lnTo>
                                  <a:lnTo>
                                    <a:pt x="210185" y="135254"/>
                                  </a:lnTo>
                                  <a:lnTo>
                                    <a:pt x="218440" y="135254"/>
                                  </a:lnTo>
                                  <a:lnTo>
                                    <a:pt x="218440" y="122554"/>
                                  </a:lnTo>
                                  <a:close/>
                                  <a:moveTo>
                                    <a:pt x="220345" y="87629"/>
                                  </a:moveTo>
                                  <a:lnTo>
                                    <a:pt x="212725" y="87629"/>
                                  </a:lnTo>
                                  <a:lnTo>
                                    <a:pt x="212725" y="100329"/>
                                  </a:lnTo>
                                  <a:lnTo>
                                    <a:pt x="220345" y="100329"/>
                                  </a:lnTo>
                                  <a:lnTo>
                                    <a:pt x="220345" y="87629"/>
                                  </a:lnTo>
                                  <a:close/>
                                  <a:moveTo>
                                    <a:pt x="220345" y="52069"/>
                                  </a:moveTo>
                                  <a:lnTo>
                                    <a:pt x="212725" y="52069"/>
                                  </a:lnTo>
                                  <a:lnTo>
                                    <a:pt x="212725" y="64769"/>
                                  </a:lnTo>
                                  <a:lnTo>
                                    <a:pt x="220345" y="64769"/>
                                  </a:lnTo>
                                  <a:lnTo>
                                    <a:pt x="220345" y="52069"/>
                                  </a:lnTo>
                                  <a:close/>
                                  <a:moveTo>
                                    <a:pt x="241299" y="122554"/>
                                  </a:moveTo>
                                  <a:lnTo>
                                    <a:pt x="226060" y="122554"/>
                                  </a:lnTo>
                                  <a:lnTo>
                                    <a:pt x="226060" y="135254"/>
                                  </a:lnTo>
                                  <a:lnTo>
                                    <a:pt x="241299" y="135254"/>
                                  </a:lnTo>
                                  <a:lnTo>
                                    <a:pt x="241299" y="122554"/>
                                  </a:lnTo>
                                  <a:close/>
                                  <a:moveTo>
                                    <a:pt x="245744" y="87629"/>
                                  </a:moveTo>
                                  <a:lnTo>
                                    <a:pt x="245110" y="87629"/>
                                  </a:lnTo>
                                  <a:lnTo>
                                    <a:pt x="243840" y="87629"/>
                                  </a:lnTo>
                                  <a:lnTo>
                                    <a:pt x="227965" y="87629"/>
                                  </a:lnTo>
                                  <a:lnTo>
                                    <a:pt x="227965" y="100329"/>
                                  </a:lnTo>
                                  <a:lnTo>
                                    <a:pt x="242570" y="100329"/>
                                  </a:lnTo>
                                  <a:lnTo>
                                    <a:pt x="242570" y="99694"/>
                                  </a:lnTo>
                                  <a:lnTo>
                                    <a:pt x="242570" y="95884"/>
                                  </a:lnTo>
                                  <a:lnTo>
                                    <a:pt x="241299" y="99694"/>
                                  </a:lnTo>
                                  <a:lnTo>
                                    <a:pt x="240665" y="99694"/>
                                  </a:lnTo>
                                  <a:lnTo>
                                    <a:pt x="242570" y="93979"/>
                                  </a:lnTo>
                                  <a:lnTo>
                                    <a:pt x="242570" y="95884"/>
                                  </a:lnTo>
                                  <a:lnTo>
                                    <a:pt x="243840" y="93979"/>
                                  </a:lnTo>
                                  <a:lnTo>
                                    <a:pt x="245744" y="87629"/>
                                  </a:lnTo>
                                  <a:close/>
                                  <a:moveTo>
                                    <a:pt x="245744" y="53339"/>
                                  </a:moveTo>
                                  <a:lnTo>
                                    <a:pt x="245110" y="52704"/>
                                  </a:lnTo>
                                  <a:lnTo>
                                    <a:pt x="243840" y="52069"/>
                                  </a:lnTo>
                                  <a:lnTo>
                                    <a:pt x="227965" y="52069"/>
                                  </a:lnTo>
                                  <a:lnTo>
                                    <a:pt x="227965" y="64769"/>
                                  </a:lnTo>
                                  <a:lnTo>
                                    <a:pt x="242570" y="64769"/>
                                  </a:lnTo>
                                  <a:lnTo>
                                    <a:pt x="242570" y="64134"/>
                                  </a:lnTo>
                                  <a:lnTo>
                                    <a:pt x="242570" y="60959"/>
                                  </a:lnTo>
                                  <a:lnTo>
                                    <a:pt x="241299" y="64134"/>
                                  </a:lnTo>
                                  <a:lnTo>
                                    <a:pt x="240665" y="64134"/>
                                  </a:lnTo>
                                  <a:lnTo>
                                    <a:pt x="242570" y="58419"/>
                                  </a:lnTo>
                                  <a:lnTo>
                                    <a:pt x="242570" y="60959"/>
                                  </a:lnTo>
                                  <a:lnTo>
                                    <a:pt x="243840" y="58419"/>
                                  </a:lnTo>
                                  <a:lnTo>
                                    <a:pt x="245744" y="53339"/>
                                  </a:lnTo>
                                  <a:close/>
                                  <a:moveTo>
                                    <a:pt x="258445" y="128904"/>
                                  </a:moveTo>
                                  <a:lnTo>
                                    <a:pt x="251460" y="125094"/>
                                  </a:lnTo>
                                  <a:lnTo>
                                    <a:pt x="246380" y="137159"/>
                                  </a:lnTo>
                                  <a:lnTo>
                                    <a:pt x="253365" y="139699"/>
                                  </a:lnTo>
                                  <a:lnTo>
                                    <a:pt x="258445" y="128904"/>
                                  </a:lnTo>
                                  <a:close/>
                                  <a:moveTo>
                                    <a:pt x="260349" y="94614"/>
                                  </a:moveTo>
                                  <a:lnTo>
                                    <a:pt x="253365" y="90804"/>
                                  </a:lnTo>
                                  <a:lnTo>
                                    <a:pt x="248285" y="102869"/>
                                  </a:lnTo>
                                  <a:lnTo>
                                    <a:pt x="255904" y="106044"/>
                                  </a:lnTo>
                                  <a:lnTo>
                                    <a:pt x="260349" y="94614"/>
                                  </a:lnTo>
                                  <a:close/>
                                  <a:moveTo>
                                    <a:pt x="260349" y="59054"/>
                                  </a:moveTo>
                                  <a:lnTo>
                                    <a:pt x="253365" y="55879"/>
                                  </a:lnTo>
                                  <a:lnTo>
                                    <a:pt x="248285" y="67309"/>
                                  </a:lnTo>
                                  <a:lnTo>
                                    <a:pt x="255904" y="70484"/>
                                  </a:lnTo>
                                  <a:lnTo>
                                    <a:pt x="260349" y="59054"/>
                                  </a:lnTo>
                                  <a:close/>
                                  <a:moveTo>
                                    <a:pt x="280035" y="137794"/>
                                  </a:moveTo>
                                  <a:lnTo>
                                    <a:pt x="273050" y="134619"/>
                                  </a:lnTo>
                                  <a:lnTo>
                                    <a:pt x="267970" y="146049"/>
                                  </a:lnTo>
                                  <a:lnTo>
                                    <a:pt x="274955" y="149224"/>
                                  </a:lnTo>
                                  <a:lnTo>
                                    <a:pt x="280035" y="137794"/>
                                  </a:lnTo>
                                  <a:close/>
                                  <a:moveTo>
                                    <a:pt x="281940" y="103504"/>
                                  </a:moveTo>
                                  <a:lnTo>
                                    <a:pt x="274955" y="100329"/>
                                  </a:lnTo>
                                  <a:lnTo>
                                    <a:pt x="270510" y="111759"/>
                                  </a:lnTo>
                                  <a:lnTo>
                                    <a:pt x="277495" y="114934"/>
                                  </a:lnTo>
                                  <a:lnTo>
                                    <a:pt x="281940" y="103504"/>
                                  </a:lnTo>
                                  <a:close/>
                                  <a:moveTo>
                                    <a:pt x="281940" y="67309"/>
                                  </a:moveTo>
                                  <a:lnTo>
                                    <a:pt x="274955" y="64134"/>
                                  </a:lnTo>
                                  <a:lnTo>
                                    <a:pt x="270510" y="76199"/>
                                  </a:lnTo>
                                  <a:lnTo>
                                    <a:pt x="277495" y="78739"/>
                                  </a:lnTo>
                                  <a:lnTo>
                                    <a:pt x="281940" y="67309"/>
                                  </a:lnTo>
                                  <a:close/>
                                  <a:moveTo>
                                    <a:pt x="301625" y="146684"/>
                                  </a:moveTo>
                                  <a:lnTo>
                                    <a:pt x="287020" y="140969"/>
                                  </a:lnTo>
                                  <a:lnTo>
                                    <a:pt x="282575" y="151764"/>
                                  </a:lnTo>
                                  <a:lnTo>
                                    <a:pt x="296545" y="158114"/>
                                  </a:lnTo>
                                  <a:lnTo>
                                    <a:pt x="301625" y="146684"/>
                                  </a:lnTo>
                                  <a:close/>
                                  <a:moveTo>
                                    <a:pt x="303530" y="111759"/>
                                  </a:moveTo>
                                  <a:lnTo>
                                    <a:pt x="288925" y="106679"/>
                                  </a:lnTo>
                                  <a:lnTo>
                                    <a:pt x="284480" y="117474"/>
                                  </a:lnTo>
                                  <a:lnTo>
                                    <a:pt x="299085" y="123824"/>
                                  </a:lnTo>
                                  <a:lnTo>
                                    <a:pt x="303530" y="111759"/>
                                  </a:lnTo>
                                  <a:close/>
                                  <a:moveTo>
                                    <a:pt x="303530" y="76199"/>
                                  </a:moveTo>
                                  <a:lnTo>
                                    <a:pt x="288925" y="70484"/>
                                  </a:lnTo>
                                  <a:lnTo>
                                    <a:pt x="284480" y="81914"/>
                                  </a:lnTo>
                                  <a:lnTo>
                                    <a:pt x="299085" y="87629"/>
                                  </a:lnTo>
                                  <a:lnTo>
                                    <a:pt x="303530" y="76199"/>
                                  </a:lnTo>
                                  <a:close/>
                                  <a:moveTo>
                                    <a:pt x="315595" y="153034"/>
                                  </a:moveTo>
                                  <a:lnTo>
                                    <a:pt x="309245" y="149859"/>
                                  </a:lnTo>
                                  <a:lnTo>
                                    <a:pt x="304165" y="161289"/>
                                  </a:lnTo>
                                  <a:lnTo>
                                    <a:pt x="311150" y="163829"/>
                                  </a:lnTo>
                                  <a:lnTo>
                                    <a:pt x="315595" y="153034"/>
                                  </a:lnTo>
                                  <a:close/>
                                  <a:moveTo>
                                    <a:pt x="318135" y="118109"/>
                                  </a:moveTo>
                                  <a:lnTo>
                                    <a:pt x="311150" y="114934"/>
                                  </a:lnTo>
                                  <a:lnTo>
                                    <a:pt x="306070" y="126364"/>
                                  </a:lnTo>
                                  <a:lnTo>
                                    <a:pt x="313690" y="129539"/>
                                  </a:lnTo>
                                  <a:lnTo>
                                    <a:pt x="318135" y="118109"/>
                                  </a:lnTo>
                                  <a:close/>
                                  <a:moveTo>
                                    <a:pt x="318135" y="81914"/>
                                  </a:moveTo>
                                  <a:lnTo>
                                    <a:pt x="311150" y="78739"/>
                                  </a:lnTo>
                                  <a:lnTo>
                                    <a:pt x="306705" y="90804"/>
                                  </a:lnTo>
                                  <a:lnTo>
                                    <a:pt x="313690" y="93344"/>
                                  </a:lnTo>
                                  <a:lnTo>
                                    <a:pt x="318135" y="81914"/>
                                  </a:lnTo>
                                  <a:close/>
                                  <a:moveTo>
                                    <a:pt x="337820" y="161924"/>
                                  </a:moveTo>
                                  <a:lnTo>
                                    <a:pt x="330200" y="158749"/>
                                  </a:lnTo>
                                  <a:lnTo>
                                    <a:pt x="325755" y="170814"/>
                                  </a:lnTo>
                                  <a:lnTo>
                                    <a:pt x="332740" y="173354"/>
                                  </a:lnTo>
                                  <a:lnTo>
                                    <a:pt x="337820" y="161924"/>
                                  </a:lnTo>
                                  <a:close/>
                                  <a:moveTo>
                                    <a:pt x="339725" y="126999"/>
                                  </a:moveTo>
                                  <a:lnTo>
                                    <a:pt x="332105" y="123824"/>
                                  </a:lnTo>
                                  <a:lnTo>
                                    <a:pt x="327660" y="135254"/>
                                  </a:lnTo>
                                  <a:lnTo>
                                    <a:pt x="334645" y="138429"/>
                                  </a:lnTo>
                                  <a:lnTo>
                                    <a:pt x="339725" y="126999"/>
                                  </a:lnTo>
                                  <a:close/>
                                  <a:moveTo>
                                    <a:pt x="339725" y="90804"/>
                                  </a:moveTo>
                                  <a:lnTo>
                                    <a:pt x="332740" y="87629"/>
                                  </a:lnTo>
                                  <a:lnTo>
                                    <a:pt x="327660" y="99059"/>
                                  </a:lnTo>
                                  <a:lnTo>
                                    <a:pt x="335280" y="102234"/>
                                  </a:lnTo>
                                  <a:lnTo>
                                    <a:pt x="339725" y="90804"/>
                                  </a:lnTo>
                                  <a:close/>
                                  <a:moveTo>
                                    <a:pt x="358775" y="170814"/>
                                  </a:moveTo>
                                  <a:lnTo>
                                    <a:pt x="344170" y="165099"/>
                                  </a:lnTo>
                                  <a:lnTo>
                                    <a:pt x="339725" y="176529"/>
                                  </a:lnTo>
                                  <a:lnTo>
                                    <a:pt x="354330" y="182879"/>
                                  </a:lnTo>
                                  <a:lnTo>
                                    <a:pt x="358775" y="170814"/>
                                  </a:lnTo>
                                  <a:close/>
                                  <a:moveTo>
                                    <a:pt x="361315" y="135889"/>
                                  </a:moveTo>
                                  <a:lnTo>
                                    <a:pt x="346710" y="129539"/>
                                  </a:lnTo>
                                  <a:lnTo>
                                    <a:pt x="342265" y="141604"/>
                                  </a:lnTo>
                                  <a:lnTo>
                                    <a:pt x="356870" y="147319"/>
                                  </a:lnTo>
                                  <a:lnTo>
                                    <a:pt x="361315" y="135889"/>
                                  </a:lnTo>
                                  <a:close/>
                                  <a:moveTo>
                                    <a:pt x="361315" y="99694"/>
                                  </a:moveTo>
                                  <a:lnTo>
                                    <a:pt x="347345" y="93344"/>
                                  </a:lnTo>
                                  <a:lnTo>
                                    <a:pt x="342265" y="105409"/>
                                  </a:lnTo>
                                  <a:lnTo>
                                    <a:pt x="356870" y="111124"/>
                                  </a:lnTo>
                                  <a:lnTo>
                                    <a:pt x="361315" y="99694"/>
                                  </a:lnTo>
                                  <a:close/>
                                  <a:moveTo>
                                    <a:pt x="373380" y="177164"/>
                                  </a:moveTo>
                                  <a:lnTo>
                                    <a:pt x="366395" y="173989"/>
                                  </a:lnTo>
                                  <a:lnTo>
                                    <a:pt x="361315" y="185419"/>
                                  </a:lnTo>
                                  <a:lnTo>
                                    <a:pt x="368300" y="188594"/>
                                  </a:lnTo>
                                  <a:lnTo>
                                    <a:pt x="373380" y="177164"/>
                                  </a:lnTo>
                                  <a:close/>
                                  <a:moveTo>
                                    <a:pt x="375285" y="142239"/>
                                  </a:moveTo>
                                  <a:lnTo>
                                    <a:pt x="368935" y="138429"/>
                                  </a:lnTo>
                                  <a:lnTo>
                                    <a:pt x="363855" y="150494"/>
                                  </a:lnTo>
                                  <a:lnTo>
                                    <a:pt x="370840" y="153034"/>
                                  </a:lnTo>
                                  <a:lnTo>
                                    <a:pt x="375285" y="142239"/>
                                  </a:lnTo>
                                  <a:close/>
                                  <a:moveTo>
                                    <a:pt x="375920" y="105409"/>
                                  </a:moveTo>
                                  <a:lnTo>
                                    <a:pt x="368935" y="102234"/>
                                  </a:lnTo>
                                  <a:lnTo>
                                    <a:pt x="364490" y="113664"/>
                                  </a:lnTo>
                                  <a:lnTo>
                                    <a:pt x="371475" y="116839"/>
                                  </a:lnTo>
                                  <a:lnTo>
                                    <a:pt x="375920" y="105409"/>
                                  </a:lnTo>
                                  <a:close/>
                                  <a:moveTo>
                                    <a:pt x="394970" y="186054"/>
                                  </a:moveTo>
                                  <a:lnTo>
                                    <a:pt x="387985" y="182879"/>
                                  </a:lnTo>
                                  <a:lnTo>
                                    <a:pt x="382905" y="194944"/>
                                  </a:lnTo>
                                  <a:lnTo>
                                    <a:pt x="389890" y="197484"/>
                                  </a:lnTo>
                                  <a:lnTo>
                                    <a:pt x="394970" y="186054"/>
                                  </a:lnTo>
                                  <a:close/>
                                  <a:moveTo>
                                    <a:pt x="397510" y="150494"/>
                                  </a:moveTo>
                                  <a:lnTo>
                                    <a:pt x="389890" y="147319"/>
                                  </a:lnTo>
                                  <a:lnTo>
                                    <a:pt x="385445" y="159384"/>
                                  </a:lnTo>
                                  <a:lnTo>
                                    <a:pt x="392430" y="161924"/>
                                  </a:lnTo>
                                  <a:lnTo>
                                    <a:pt x="397510" y="150494"/>
                                  </a:lnTo>
                                  <a:close/>
                                  <a:moveTo>
                                    <a:pt x="397510" y="114299"/>
                                  </a:moveTo>
                                  <a:lnTo>
                                    <a:pt x="390525" y="111124"/>
                                  </a:lnTo>
                                  <a:lnTo>
                                    <a:pt x="386080" y="122554"/>
                                  </a:lnTo>
                                  <a:lnTo>
                                    <a:pt x="393065" y="125094"/>
                                  </a:lnTo>
                                  <a:lnTo>
                                    <a:pt x="397510" y="114299"/>
                                  </a:lnTo>
                                  <a:close/>
                                  <a:moveTo>
                                    <a:pt x="416560" y="194944"/>
                                  </a:moveTo>
                                  <a:lnTo>
                                    <a:pt x="401955" y="189229"/>
                                  </a:lnTo>
                                  <a:lnTo>
                                    <a:pt x="397510" y="200659"/>
                                  </a:lnTo>
                                  <a:lnTo>
                                    <a:pt x="411480" y="207009"/>
                                  </a:lnTo>
                                  <a:lnTo>
                                    <a:pt x="416560" y="194944"/>
                                  </a:lnTo>
                                  <a:close/>
                                  <a:moveTo>
                                    <a:pt x="418465" y="159384"/>
                                  </a:moveTo>
                                  <a:lnTo>
                                    <a:pt x="404495" y="153669"/>
                                  </a:lnTo>
                                  <a:lnTo>
                                    <a:pt x="400050" y="165099"/>
                                  </a:lnTo>
                                  <a:lnTo>
                                    <a:pt x="414020" y="170814"/>
                                  </a:lnTo>
                                  <a:lnTo>
                                    <a:pt x="418465" y="159384"/>
                                  </a:lnTo>
                                  <a:close/>
                                  <a:moveTo>
                                    <a:pt x="419735" y="122554"/>
                                  </a:moveTo>
                                  <a:lnTo>
                                    <a:pt x="405130" y="116839"/>
                                  </a:lnTo>
                                  <a:lnTo>
                                    <a:pt x="400685" y="128269"/>
                                  </a:lnTo>
                                  <a:lnTo>
                                    <a:pt x="414655" y="133984"/>
                                  </a:lnTo>
                                  <a:lnTo>
                                    <a:pt x="419735" y="122554"/>
                                  </a:lnTo>
                                  <a:close/>
                                  <a:moveTo>
                                    <a:pt x="431165" y="201294"/>
                                  </a:moveTo>
                                  <a:lnTo>
                                    <a:pt x="423545" y="198754"/>
                                  </a:lnTo>
                                  <a:lnTo>
                                    <a:pt x="418465" y="209549"/>
                                  </a:lnTo>
                                  <a:lnTo>
                                    <a:pt x="426085" y="212724"/>
                                  </a:lnTo>
                                  <a:lnTo>
                                    <a:pt x="431165" y="201294"/>
                                  </a:lnTo>
                                  <a:close/>
                                  <a:moveTo>
                                    <a:pt x="433070" y="165099"/>
                                  </a:moveTo>
                                  <a:lnTo>
                                    <a:pt x="426085" y="162559"/>
                                  </a:lnTo>
                                  <a:lnTo>
                                    <a:pt x="421640" y="173989"/>
                                  </a:lnTo>
                                  <a:lnTo>
                                    <a:pt x="428625" y="177164"/>
                                  </a:lnTo>
                                  <a:lnTo>
                                    <a:pt x="433070" y="165099"/>
                                  </a:lnTo>
                                  <a:close/>
                                  <a:moveTo>
                                    <a:pt x="434340" y="128269"/>
                                  </a:moveTo>
                                  <a:lnTo>
                                    <a:pt x="426720" y="125094"/>
                                  </a:lnTo>
                                  <a:lnTo>
                                    <a:pt x="422275" y="137159"/>
                                  </a:lnTo>
                                  <a:lnTo>
                                    <a:pt x="429260" y="139699"/>
                                  </a:lnTo>
                                  <a:lnTo>
                                    <a:pt x="434340" y="128269"/>
                                  </a:lnTo>
                                  <a:close/>
                                  <a:moveTo>
                                    <a:pt x="452120" y="210819"/>
                                  </a:moveTo>
                                  <a:lnTo>
                                    <a:pt x="445135" y="207644"/>
                                  </a:lnTo>
                                  <a:lnTo>
                                    <a:pt x="440055" y="219074"/>
                                  </a:lnTo>
                                  <a:lnTo>
                                    <a:pt x="447675" y="222249"/>
                                  </a:lnTo>
                                  <a:lnTo>
                                    <a:pt x="452120" y="210819"/>
                                  </a:lnTo>
                                  <a:close/>
                                  <a:moveTo>
                                    <a:pt x="455294" y="173989"/>
                                  </a:moveTo>
                                  <a:lnTo>
                                    <a:pt x="447675" y="171449"/>
                                  </a:lnTo>
                                  <a:lnTo>
                                    <a:pt x="443230" y="182879"/>
                                  </a:lnTo>
                                  <a:lnTo>
                                    <a:pt x="450215" y="186054"/>
                                  </a:lnTo>
                                  <a:lnTo>
                                    <a:pt x="455294" y="173989"/>
                                  </a:lnTo>
                                  <a:close/>
                                  <a:moveTo>
                                    <a:pt x="455294" y="137159"/>
                                  </a:moveTo>
                                  <a:lnTo>
                                    <a:pt x="448310" y="133984"/>
                                  </a:lnTo>
                                  <a:lnTo>
                                    <a:pt x="443865" y="146049"/>
                                  </a:lnTo>
                                  <a:lnTo>
                                    <a:pt x="450849" y="149224"/>
                                  </a:lnTo>
                                  <a:lnTo>
                                    <a:pt x="455294" y="137159"/>
                                  </a:lnTo>
                                  <a:close/>
                                  <a:moveTo>
                                    <a:pt x="473710" y="219709"/>
                                  </a:moveTo>
                                  <a:lnTo>
                                    <a:pt x="459739" y="213994"/>
                                  </a:lnTo>
                                  <a:lnTo>
                                    <a:pt x="454660" y="224789"/>
                                  </a:lnTo>
                                  <a:lnTo>
                                    <a:pt x="468630" y="231139"/>
                                  </a:lnTo>
                                  <a:lnTo>
                                    <a:pt x="473710" y="219709"/>
                                  </a:lnTo>
                                  <a:close/>
                                  <a:moveTo>
                                    <a:pt x="476885" y="182879"/>
                                  </a:moveTo>
                                  <a:lnTo>
                                    <a:pt x="462279" y="177164"/>
                                  </a:lnTo>
                                  <a:lnTo>
                                    <a:pt x="457200" y="188594"/>
                                  </a:lnTo>
                                  <a:lnTo>
                                    <a:pt x="472440" y="194944"/>
                                  </a:lnTo>
                                  <a:lnTo>
                                    <a:pt x="476885" y="182879"/>
                                  </a:lnTo>
                                  <a:close/>
                                  <a:moveTo>
                                    <a:pt x="477520" y="146684"/>
                                  </a:moveTo>
                                  <a:lnTo>
                                    <a:pt x="462915" y="139699"/>
                                  </a:lnTo>
                                  <a:lnTo>
                                    <a:pt x="458470" y="151764"/>
                                  </a:lnTo>
                                  <a:lnTo>
                                    <a:pt x="473075" y="157479"/>
                                  </a:lnTo>
                                  <a:lnTo>
                                    <a:pt x="477520" y="146684"/>
                                  </a:lnTo>
                                  <a:close/>
                                  <a:moveTo>
                                    <a:pt x="488315" y="226059"/>
                                  </a:moveTo>
                                  <a:lnTo>
                                    <a:pt x="480695" y="222884"/>
                                  </a:lnTo>
                                  <a:lnTo>
                                    <a:pt x="476250" y="234314"/>
                                  </a:lnTo>
                                  <a:lnTo>
                                    <a:pt x="483235" y="237489"/>
                                  </a:lnTo>
                                  <a:lnTo>
                                    <a:pt x="488315" y="226059"/>
                                  </a:lnTo>
                                  <a:close/>
                                  <a:moveTo>
                                    <a:pt x="491489" y="189229"/>
                                  </a:moveTo>
                                  <a:lnTo>
                                    <a:pt x="483870" y="186054"/>
                                  </a:lnTo>
                                  <a:lnTo>
                                    <a:pt x="479425" y="197484"/>
                                  </a:lnTo>
                                  <a:lnTo>
                                    <a:pt x="486410" y="200659"/>
                                  </a:lnTo>
                                  <a:lnTo>
                                    <a:pt x="491489" y="189229"/>
                                  </a:lnTo>
                                  <a:close/>
                                  <a:moveTo>
                                    <a:pt x="492125" y="151764"/>
                                  </a:moveTo>
                                  <a:lnTo>
                                    <a:pt x="484504" y="149224"/>
                                  </a:lnTo>
                                  <a:lnTo>
                                    <a:pt x="480059" y="160654"/>
                                  </a:lnTo>
                                  <a:lnTo>
                                    <a:pt x="487044" y="163829"/>
                                  </a:lnTo>
                                  <a:lnTo>
                                    <a:pt x="492125" y="151764"/>
                                  </a:lnTo>
                                  <a:close/>
                                  <a:moveTo>
                                    <a:pt x="509269" y="234949"/>
                                  </a:moveTo>
                                  <a:lnTo>
                                    <a:pt x="502285" y="231774"/>
                                  </a:lnTo>
                                  <a:lnTo>
                                    <a:pt x="497205" y="243204"/>
                                  </a:lnTo>
                                  <a:lnTo>
                                    <a:pt x="504824" y="246379"/>
                                  </a:lnTo>
                                  <a:lnTo>
                                    <a:pt x="509269" y="234949"/>
                                  </a:lnTo>
                                  <a:close/>
                                  <a:moveTo>
                                    <a:pt x="513080" y="198119"/>
                                  </a:moveTo>
                                  <a:lnTo>
                                    <a:pt x="506095" y="194944"/>
                                  </a:lnTo>
                                  <a:lnTo>
                                    <a:pt x="501015" y="206374"/>
                                  </a:lnTo>
                                  <a:lnTo>
                                    <a:pt x="508635" y="209549"/>
                                  </a:lnTo>
                                  <a:lnTo>
                                    <a:pt x="513080" y="198119"/>
                                  </a:lnTo>
                                  <a:close/>
                                  <a:moveTo>
                                    <a:pt x="513714" y="160654"/>
                                  </a:moveTo>
                                  <a:lnTo>
                                    <a:pt x="506095" y="157479"/>
                                  </a:lnTo>
                                  <a:lnTo>
                                    <a:pt x="501650" y="169544"/>
                                  </a:lnTo>
                                  <a:lnTo>
                                    <a:pt x="508635" y="172084"/>
                                  </a:lnTo>
                                  <a:lnTo>
                                    <a:pt x="513714" y="160654"/>
                                  </a:lnTo>
                                  <a:close/>
                                  <a:moveTo>
                                    <a:pt x="531495" y="243839"/>
                                  </a:moveTo>
                                  <a:lnTo>
                                    <a:pt x="516890" y="238124"/>
                                  </a:lnTo>
                                  <a:lnTo>
                                    <a:pt x="511809" y="249554"/>
                                  </a:lnTo>
                                  <a:lnTo>
                                    <a:pt x="526415" y="255269"/>
                                  </a:lnTo>
                                  <a:lnTo>
                                    <a:pt x="531495" y="243839"/>
                                  </a:lnTo>
                                  <a:close/>
                                  <a:moveTo>
                                    <a:pt x="534670" y="207009"/>
                                  </a:moveTo>
                                  <a:lnTo>
                                    <a:pt x="520065" y="200659"/>
                                  </a:lnTo>
                                  <a:lnTo>
                                    <a:pt x="515620" y="212724"/>
                                  </a:lnTo>
                                  <a:lnTo>
                                    <a:pt x="529590" y="218439"/>
                                  </a:lnTo>
                                  <a:lnTo>
                                    <a:pt x="534670" y="207009"/>
                                  </a:lnTo>
                                  <a:close/>
                                  <a:moveTo>
                                    <a:pt x="535305" y="169544"/>
                                  </a:moveTo>
                                  <a:lnTo>
                                    <a:pt x="520699" y="163829"/>
                                  </a:lnTo>
                                  <a:lnTo>
                                    <a:pt x="516254" y="175259"/>
                                  </a:lnTo>
                                  <a:lnTo>
                                    <a:pt x="530860" y="180974"/>
                                  </a:lnTo>
                                  <a:lnTo>
                                    <a:pt x="535305" y="169544"/>
                                  </a:lnTo>
                                  <a:close/>
                                  <a:moveTo>
                                    <a:pt x="545465" y="250189"/>
                                  </a:moveTo>
                                  <a:lnTo>
                                    <a:pt x="538480" y="247014"/>
                                  </a:lnTo>
                                  <a:lnTo>
                                    <a:pt x="533400" y="258444"/>
                                  </a:lnTo>
                                  <a:lnTo>
                                    <a:pt x="540385" y="261619"/>
                                  </a:lnTo>
                                  <a:lnTo>
                                    <a:pt x="545465" y="250189"/>
                                  </a:lnTo>
                                  <a:close/>
                                  <a:moveTo>
                                    <a:pt x="549275" y="212724"/>
                                  </a:moveTo>
                                  <a:lnTo>
                                    <a:pt x="541655" y="209549"/>
                                  </a:lnTo>
                                  <a:lnTo>
                                    <a:pt x="537210" y="221614"/>
                                  </a:lnTo>
                                  <a:lnTo>
                                    <a:pt x="544195" y="224154"/>
                                  </a:lnTo>
                                  <a:lnTo>
                                    <a:pt x="549275" y="212724"/>
                                  </a:lnTo>
                                  <a:close/>
                                  <a:moveTo>
                                    <a:pt x="549275" y="175259"/>
                                  </a:moveTo>
                                  <a:lnTo>
                                    <a:pt x="542290" y="172084"/>
                                  </a:lnTo>
                                  <a:lnTo>
                                    <a:pt x="537845" y="184149"/>
                                  </a:lnTo>
                                  <a:lnTo>
                                    <a:pt x="544830" y="186689"/>
                                  </a:lnTo>
                                  <a:lnTo>
                                    <a:pt x="549275" y="175259"/>
                                  </a:lnTo>
                                  <a:close/>
                                  <a:moveTo>
                                    <a:pt x="567055" y="259714"/>
                                  </a:moveTo>
                                  <a:lnTo>
                                    <a:pt x="560070" y="255904"/>
                                  </a:lnTo>
                                  <a:lnTo>
                                    <a:pt x="554990" y="267969"/>
                                  </a:lnTo>
                                  <a:lnTo>
                                    <a:pt x="561975" y="270509"/>
                                  </a:lnTo>
                                  <a:lnTo>
                                    <a:pt x="567055" y="259714"/>
                                  </a:lnTo>
                                  <a:close/>
                                  <a:moveTo>
                                    <a:pt x="570230" y="221614"/>
                                  </a:moveTo>
                                  <a:lnTo>
                                    <a:pt x="563880" y="218439"/>
                                  </a:lnTo>
                                  <a:lnTo>
                                    <a:pt x="558800" y="230504"/>
                                  </a:lnTo>
                                  <a:lnTo>
                                    <a:pt x="565785" y="233044"/>
                                  </a:lnTo>
                                  <a:lnTo>
                                    <a:pt x="570230" y="221614"/>
                                  </a:lnTo>
                                  <a:close/>
                                  <a:moveTo>
                                    <a:pt x="571500" y="184149"/>
                                  </a:moveTo>
                                  <a:lnTo>
                                    <a:pt x="563880" y="180974"/>
                                  </a:lnTo>
                                  <a:lnTo>
                                    <a:pt x="559435" y="192404"/>
                                  </a:lnTo>
                                  <a:lnTo>
                                    <a:pt x="567055" y="195579"/>
                                  </a:lnTo>
                                  <a:lnTo>
                                    <a:pt x="571500" y="184149"/>
                                  </a:lnTo>
                                  <a:close/>
                                  <a:moveTo>
                                    <a:pt x="588645" y="267969"/>
                                  </a:moveTo>
                                  <a:lnTo>
                                    <a:pt x="574040" y="262254"/>
                                  </a:lnTo>
                                  <a:lnTo>
                                    <a:pt x="569595" y="273684"/>
                                  </a:lnTo>
                                  <a:lnTo>
                                    <a:pt x="583565" y="280034"/>
                                  </a:lnTo>
                                  <a:lnTo>
                                    <a:pt x="588645" y="267969"/>
                                  </a:lnTo>
                                  <a:close/>
                                  <a:moveTo>
                                    <a:pt x="592455" y="230504"/>
                                  </a:moveTo>
                                  <a:lnTo>
                                    <a:pt x="577850" y="224789"/>
                                  </a:lnTo>
                                  <a:lnTo>
                                    <a:pt x="572770" y="236219"/>
                                  </a:lnTo>
                                  <a:lnTo>
                                    <a:pt x="587375" y="241934"/>
                                  </a:lnTo>
                                  <a:lnTo>
                                    <a:pt x="592455" y="230504"/>
                                  </a:lnTo>
                                  <a:close/>
                                  <a:moveTo>
                                    <a:pt x="593090" y="193039"/>
                                  </a:moveTo>
                                  <a:lnTo>
                                    <a:pt x="578485" y="186689"/>
                                  </a:lnTo>
                                  <a:lnTo>
                                    <a:pt x="574040" y="198754"/>
                                  </a:lnTo>
                                  <a:lnTo>
                                    <a:pt x="588010" y="203834"/>
                                  </a:lnTo>
                                  <a:lnTo>
                                    <a:pt x="593090" y="193039"/>
                                  </a:lnTo>
                                  <a:close/>
                                  <a:moveTo>
                                    <a:pt x="602615" y="274319"/>
                                  </a:moveTo>
                                  <a:lnTo>
                                    <a:pt x="595630" y="271779"/>
                                  </a:lnTo>
                                  <a:lnTo>
                                    <a:pt x="590550" y="282574"/>
                                  </a:lnTo>
                                  <a:lnTo>
                                    <a:pt x="598170" y="285749"/>
                                  </a:lnTo>
                                  <a:lnTo>
                                    <a:pt x="602615" y="274319"/>
                                  </a:lnTo>
                                  <a:close/>
                                  <a:moveTo>
                                    <a:pt x="607060" y="236219"/>
                                  </a:moveTo>
                                  <a:lnTo>
                                    <a:pt x="599440" y="233679"/>
                                  </a:lnTo>
                                  <a:lnTo>
                                    <a:pt x="594995" y="245109"/>
                                  </a:lnTo>
                                  <a:lnTo>
                                    <a:pt x="601980" y="248284"/>
                                  </a:lnTo>
                                  <a:lnTo>
                                    <a:pt x="607060" y="236219"/>
                                  </a:lnTo>
                                  <a:close/>
                                  <a:moveTo>
                                    <a:pt x="607695" y="198754"/>
                                  </a:moveTo>
                                  <a:lnTo>
                                    <a:pt x="600710" y="195579"/>
                                  </a:lnTo>
                                  <a:lnTo>
                                    <a:pt x="595630" y="207009"/>
                                  </a:lnTo>
                                  <a:lnTo>
                                    <a:pt x="602615" y="210184"/>
                                  </a:lnTo>
                                  <a:lnTo>
                                    <a:pt x="607695" y="198754"/>
                                  </a:lnTo>
                                  <a:close/>
                                  <a:moveTo>
                                    <a:pt x="624205" y="283844"/>
                                  </a:moveTo>
                                  <a:lnTo>
                                    <a:pt x="617220" y="280669"/>
                                  </a:lnTo>
                                  <a:lnTo>
                                    <a:pt x="612775" y="292099"/>
                                  </a:lnTo>
                                  <a:lnTo>
                                    <a:pt x="619125" y="294639"/>
                                  </a:lnTo>
                                  <a:lnTo>
                                    <a:pt x="624205" y="283844"/>
                                  </a:lnTo>
                                  <a:close/>
                                  <a:moveTo>
                                    <a:pt x="628015" y="245109"/>
                                  </a:moveTo>
                                  <a:lnTo>
                                    <a:pt x="621030" y="242569"/>
                                  </a:lnTo>
                                  <a:lnTo>
                                    <a:pt x="616585" y="253999"/>
                                  </a:lnTo>
                                  <a:lnTo>
                                    <a:pt x="623570" y="257174"/>
                                  </a:lnTo>
                                  <a:lnTo>
                                    <a:pt x="628015" y="245109"/>
                                  </a:lnTo>
                                  <a:close/>
                                  <a:moveTo>
                                    <a:pt x="629285" y="207009"/>
                                  </a:moveTo>
                                  <a:lnTo>
                                    <a:pt x="621665" y="203834"/>
                                  </a:lnTo>
                                  <a:lnTo>
                                    <a:pt x="617220" y="215899"/>
                                  </a:lnTo>
                                  <a:lnTo>
                                    <a:pt x="624840" y="218439"/>
                                  </a:lnTo>
                                  <a:lnTo>
                                    <a:pt x="629285" y="207009"/>
                                  </a:lnTo>
                                  <a:close/>
                                  <a:moveTo>
                                    <a:pt x="635000" y="17779"/>
                                  </a:moveTo>
                                  <a:lnTo>
                                    <a:pt x="626745" y="17779"/>
                                  </a:lnTo>
                                  <a:lnTo>
                                    <a:pt x="626745" y="30479"/>
                                  </a:lnTo>
                                  <a:lnTo>
                                    <a:pt x="635000" y="30479"/>
                                  </a:lnTo>
                                  <a:lnTo>
                                    <a:pt x="635000" y="17779"/>
                                  </a:lnTo>
                                  <a:close/>
                                  <a:moveTo>
                                    <a:pt x="645795" y="292734"/>
                                  </a:moveTo>
                                  <a:lnTo>
                                    <a:pt x="631190" y="286384"/>
                                  </a:lnTo>
                                  <a:lnTo>
                                    <a:pt x="626745" y="298449"/>
                                  </a:lnTo>
                                  <a:lnTo>
                                    <a:pt x="641350" y="304164"/>
                                  </a:lnTo>
                                  <a:lnTo>
                                    <a:pt x="645795" y="292734"/>
                                  </a:lnTo>
                                  <a:close/>
                                  <a:moveTo>
                                    <a:pt x="650240" y="253999"/>
                                  </a:moveTo>
                                  <a:lnTo>
                                    <a:pt x="635635" y="248284"/>
                                  </a:lnTo>
                                  <a:lnTo>
                                    <a:pt x="630555" y="259714"/>
                                  </a:lnTo>
                                  <a:lnTo>
                                    <a:pt x="645160" y="266064"/>
                                  </a:lnTo>
                                  <a:lnTo>
                                    <a:pt x="650240" y="253999"/>
                                  </a:lnTo>
                                  <a:close/>
                                  <a:moveTo>
                                    <a:pt x="650875" y="215899"/>
                                  </a:moveTo>
                                  <a:lnTo>
                                    <a:pt x="636270" y="210184"/>
                                  </a:lnTo>
                                  <a:lnTo>
                                    <a:pt x="631825" y="221614"/>
                                  </a:lnTo>
                                  <a:lnTo>
                                    <a:pt x="646430" y="227329"/>
                                  </a:lnTo>
                                  <a:lnTo>
                                    <a:pt x="650875" y="215899"/>
                                  </a:lnTo>
                                  <a:close/>
                                  <a:moveTo>
                                    <a:pt x="657860" y="17779"/>
                                  </a:moveTo>
                                  <a:lnTo>
                                    <a:pt x="650240" y="17779"/>
                                  </a:lnTo>
                                  <a:lnTo>
                                    <a:pt x="650240" y="30479"/>
                                  </a:lnTo>
                                  <a:lnTo>
                                    <a:pt x="657860" y="30479"/>
                                  </a:lnTo>
                                  <a:lnTo>
                                    <a:pt x="657860" y="17779"/>
                                  </a:lnTo>
                                  <a:close/>
                                  <a:moveTo>
                                    <a:pt x="660400" y="299084"/>
                                  </a:moveTo>
                                  <a:lnTo>
                                    <a:pt x="653415" y="295909"/>
                                  </a:lnTo>
                                  <a:lnTo>
                                    <a:pt x="648335" y="307339"/>
                                  </a:lnTo>
                                  <a:lnTo>
                                    <a:pt x="655320" y="310514"/>
                                  </a:lnTo>
                                  <a:lnTo>
                                    <a:pt x="660400" y="299084"/>
                                  </a:lnTo>
                                  <a:close/>
                                  <a:moveTo>
                                    <a:pt x="664210" y="260349"/>
                                  </a:moveTo>
                                  <a:lnTo>
                                    <a:pt x="657225" y="257174"/>
                                  </a:lnTo>
                                  <a:lnTo>
                                    <a:pt x="652780" y="268604"/>
                                  </a:lnTo>
                                  <a:lnTo>
                                    <a:pt x="659765" y="271779"/>
                                  </a:lnTo>
                                  <a:lnTo>
                                    <a:pt x="664210" y="260349"/>
                                  </a:lnTo>
                                  <a:close/>
                                  <a:moveTo>
                                    <a:pt x="665480" y="221614"/>
                                  </a:moveTo>
                                  <a:lnTo>
                                    <a:pt x="657860" y="218439"/>
                                  </a:lnTo>
                                  <a:lnTo>
                                    <a:pt x="653415" y="230504"/>
                                  </a:lnTo>
                                  <a:lnTo>
                                    <a:pt x="660400" y="233044"/>
                                  </a:lnTo>
                                  <a:lnTo>
                                    <a:pt x="665480" y="221614"/>
                                  </a:lnTo>
                                  <a:close/>
                                  <a:moveTo>
                                    <a:pt x="681355" y="17779"/>
                                  </a:moveTo>
                                  <a:lnTo>
                                    <a:pt x="665480" y="17779"/>
                                  </a:lnTo>
                                  <a:lnTo>
                                    <a:pt x="665480" y="30479"/>
                                  </a:lnTo>
                                  <a:lnTo>
                                    <a:pt x="681355" y="30479"/>
                                  </a:lnTo>
                                  <a:lnTo>
                                    <a:pt x="681355" y="17779"/>
                                  </a:lnTo>
                                  <a:close/>
                                  <a:moveTo>
                                    <a:pt x="681990" y="307974"/>
                                  </a:moveTo>
                                  <a:lnTo>
                                    <a:pt x="674370" y="304799"/>
                                  </a:lnTo>
                                  <a:lnTo>
                                    <a:pt x="669925" y="316229"/>
                                  </a:lnTo>
                                  <a:lnTo>
                                    <a:pt x="676910" y="319404"/>
                                  </a:lnTo>
                                  <a:lnTo>
                                    <a:pt x="681990" y="307974"/>
                                  </a:lnTo>
                                  <a:close/>
                                  <a:moveTo>
                                    <a:pt x="685800" y="269239"/>
                                  </a:moveTo>
                                  <a:lnTo>
                                    <a:pt x="678815" y="266064"/>
                                  </a:lnTo>
                                  <a:lnTo>
                                    <a:pt x="673735" y="277494"/>
                                  </a:lnTo>
                                  <a:lnTo>
                                    <a:pt x="681355" y="280669"/>
                                  </a:lnTo>
                                  <a:lnTo>
                                    <a:pt x="685800" y="269239"/>
                                  </a:lnTo>
                                  <a:close/>
                                  <a:moveTo>
                                    <a:pt x="687070" y="230504"/>
                                  </a:moveTo>
                                  <a:lnTo>
                                    <a:pt x="680085" y="227329"/>
                                  </a:lnTo>
                                  <a:lnTo>
                                    <a:pt x="675005" y="238759"/>
                                  </a:lnTo>
                                  <a:lnTo>
                                    <a:pt x="682625" y="241934"/>
                                  </a:lnTo>
                                  <a:lnTo>
                                    <a:pt x="687070" y="230504"/>
                                  </a:lnTo>
                                  <a:close/>
                                  <a:moveTo>
                                    <a:pt x="696595" y="17779"/>
                                  </a:moveTo>
                                  <a:lnTo>
                                    <a:pt x="688975" y="17779"/>
                                  </a:lnTo>
                                  <a:lnTo>
                                    <a:pt x="688975" y="30479"/>
                                  </a:lnTo>
                                  <a:lnTo>
                                    <a:pt x="696595" y="30479"/>
                                  </a:lnTo>
                                  <a:lnTo>
                                    <a:pt x="696595" y="17779"/>
                                  </a:lnTo>
                                  <a:close/>
                                  <a:moveTo>
                                    <a:pt x="703580" y="316864"/>
                                  </a:moveTo>
                                  <a:lnTo>
                                    <a:pt x="688975" y="311149"/>
                                  </a:lnTo>
                                  <a:lnTo>
                                    <a:pt x="683895" y="322579"/>
                                  </a:lnTo>
                                  <a:lnTo>
                                    <a:pt x="698500" y="328294"/>
                                  </a:lnTo>
                                  <a:lnTo>
                                    <a:pt x="703580" y="316864"/>
                                  </a:lnTo>
                                  <a:close/>
                                  <a:moveTo>
                                    <a:pt x="708025" y="278129"/>
                                  </a:moveTo>
                                  <a:lnTo>
                                    <a:pt x="693420" y="271779"/>
                                  </a:lnTo>
                                  <a:lnTo>
                                    <a:pt x="688340" y="283844"/>
                                  </a:lnTo>
                                  <a:lnTo>
                                    <a:pt x="702945" y="289559"/>
                                  </a:lnTo>
                                  <a:lnTo>
                                    <a:pt x="708025" y="278129"/>
                                  </a:lnTo>
                                  <a:close/>
                                  <a:moveTo>
                                    <a:pt x="708660" y="238759"/>
                                  </a:moveTo>
                                  <a:lnTo>
                                    <a:pt x="694690" y="233044"/>
                                  </a:lnTo>
                                  <a:lnTo>
                                    <a:pt x="689610" y="245109"/>
                                  </a:lnTo>
                                  <a:lnTo>
                                    <a:pt x="704215" y="250824"/>
                                  </a:lnTo>
                                  <a:lnTo>
                                    <a:pt x="708660" y="238759"/>
                                  </a:lnTo>
                                  <a:close/>
                                  <a:moveTo>
                                    <a:pt x="717550" y="323214"/>
                                  </a:moveTo>
                                  <a:lnTo>
                                    <a:pt x="710565" y="320039"/>
                                  </a:lnTo>
                                  <a:lnTo>
                                    <a:pt x="705485" y="331469"/>
                                  </a:lnTo>
                                  <a:lnTo>
                                    <a:pt x="712470" y="334644"/>
                                  </a:lnTo>
                                  <a:lnTo>
                                    <a:pt x="717550" y="323214"/>
                                  </a:lnTo>
                                  <a:close/>
                                  <a:moveTo>
                                    <a:pt x="720090" y="17779"/>
                                  </a:moveTo>
                                  <a:lnTo>
                                    <a:pt x="712470" y="17779"/>
                                  </a:lnTo>
                                  <a:lnTo>
                                    <a:pt x="712470" y="30479"/>
                                  </a:lnTo>
                                  <a:lnTo>
                                    <a:pt x="720090" y="30479"/>
                                  </a:lnTo>
                                  <a:lnTo>
                                    <a:pt x="720090" y="17779"/>
                                  </a:lnTo>
                                  <a:close/>
                                  <a:moveTo>
                                    <a:pt x="721995" y="283844"/>
                                  </a:moveTo>
                                  <a:lnTo>
                                    <a:pt x="714375" y="280669"/>
                                  </a:lnTo>
                                  <a:lnTo>
                                    <a:pt x="709930" y="292734"/>
                                  </a:lnTo>
                                  <a:lnTo>
                                    <a:pt x="717550" y="295274"/>
                                  </a:lnTo>
                                  <a:lnTo>
                                    <a:pt x="721995" y="283844"/>
                                  </a:lnTo>
                                  <a:close/>
                                  <a:moveTo>
                                    <a:pt x="723265" y="245109"/>
                                  </a:moveTo>
                                  <a:lnTo>
                                    <a:pt x="715645" y="241934"/>
                                  </a:lnTo>
                                  <a:lnTo>
                                    <a:pt x="711200" y="253364"/>
                                  </a:lnTo>
                                  <a:lnTo>
                                    <a:pt x="718820" y="256539"/>
                                  </a:lnTo>
                                  <a:lnTo>
                                    <a:pt x="723265" y="245109"/>
                                  </a:lnTo>
                                  <a:close/>
                                  <a:moveTo>
                                    <a:pt x="739140" y="332104"/>
                                  </a:moveTo>
                                  <a:lnTo>
                                    <a:pt x="732155" y="328929"/>
                                  </a:lnTo>
                                  <a:lnTo>
                                    <a:pt x="727075" y="340359"/>
                                  </a:lnTo>
                                  <a:lnTo>
                                    <a:pt x="734695" y="343534"/>
                                  </a:lnTo>
                                  <a:lnTo>
                                    <a:pt x="739140" y="332104"/>
                                  </a:lnTo>
                                  <a:close/>
                                  <a:moveTo>
                                    <a:pt x="743585" y="292734"/>
                                  </a:moveTo>
                                  <a:lnTo>
                                    <a:pt x="736600" y="289559"/>
                                  </a:lnTo>
                                  <a:lnTo>
                                    <a:pt x="731520" y="301624"/>
                                  </a:lnTo>
                                  <a:lnTo>
                                    <a:pt x="739140" y="304164"/>
                                  </a:lnTo>
                                  <a:lnTo>
                                    <a:pt x="743585" y="292734"/>
                                  </a:lnTo>
                                  <a:close/>
                                  <a:moveTo>
                                    <a:pt x="743585" y="17779"/>
                                  </a:moveTo>
                                  <a:lnTo>
                                    <a:pt x="727710" y="17779"/>
                                  </a:lnTo>
                                  <a:lnTo>
                                    <a:pt x="727710" y="30479"/>
                                  </a:lnTo>
                                  <a:lnTo>
                                    <a:pt x="743585" y="30479"/>
                                  </a:lnTo>
                                  <a:lnTo>
                                    <a:pt x="743585" y="17779"/>
                                  </a:lnTo>
                                  <a:close/>
                                  <a:moveTo>
                                    <a:pt x="744855" y="253364"/>
                                  </a:moveTo>
                                  <a:lnTo>
                                    <a:pt x="737870" y="250824"/>
                                  </a:lnTo>
                                  <a:lnTo>
                                    <a:pt x="733425" y="262254"/>
                                  </a:lnTo>
                                  <a:lnTo>
                                    <a:pt x="739775" y="264794"/>
                                  </a:lnTo>
                                  <a:lnTo>
                                    <a:pt x="744855" y="253364"/>
                                  </a:lnTo>
                                  <a:close/>
                                  <a:moveTo>
                                    <a:pt x="758825" y="17779"/>
                                  </a:moveTo>
                                  <a:lnTo>
                                    <a:pt x="751205" y="17779"/>
                                  </a:lnTo>
                                  <a:lnTo>
                                    <a:pt x="751205" y="30479"/>
                                  </a:lnTo>
                                  <a:lnTo>
                                    <a:pt x="758825" y="30479"/>
                                  </a:lnTo>
                                  <a:lnTo>
                                    <a:pt x="758825" y="17779"/>
                                  </a:lnTo>
                                  <a:close/>
                                  <a:moveTo>
                                    <a:pt x="760730" y="341629"/>
                                  </a:moveTo>
                                  <a:lnTo>
                                    <a:pt x="746760" y="335279"/>
                                  </a:lnTo>
                                  <a:lnTo>
                                    <a:pt x="741680" y="346709"/>
                                  </a:lnTo>
                                  <a:lnTo>
                                    <a:pt x="755650" y="352424"/>
                                  </a:lnTo>
                                  <a:lnTo>
                                    <a:pt x="760730" y="341629"/>
                                  </a:lnTo>
                                  <a:close/>
                                  <a:moveTo>
                                    <a:pt x="765175" y="301624"/>
                                  </a:moveTo>
                                  <a:lnTo>
                                    <a:pt x="751205" y="295909"/>
                                  </a:lnTo>
                                  <a:lnTo>
                                    <a:pt x="746125" y="307339"/>
                                  </a:lnTo>
                                  <a:lnTo>
                                    <a:pt x="760730" y="313054"/>
                                  </a:lnTo>
                                  <a:lnTo>
                                    <a:pt x="765175" y="301624"/>
                                  </a:lnTo>
                                  <a:close/>
                                  <a:moveTo>
                                    <a:pt x="766445" y="262254"/>
                                  </a:moveTo>
                                  <a:lnTo>
                                    <a:pt x="752475" y="256539"/>
                                  </a:lnTo>
                                  <a:lnTo>
                                    <a:pt x="747395" y="267969"/>
                                  </a:lnTo>
                                  <a:lnTo>
                                    <a:pt x="762000" y="273684"/>
                                  </a:lnTo>
                                  <a:lnTo>
                                    <a:pt x="766445" y="262254"/>
                                  </a:lnTo>
                                  <a:close/>
                                  <a:moveTo>
                                    <a:pt x="775335" y="347344"/>
                                  </a:moveTo>
                                  <a:lnTo>
                                    <a:pt x="767715" y="344169"/>
                                  </a:lnTo>
                                  <a:lnTo>
                                    <a:pt x="763270" y="355599"/>
                                  </a:lnTo>
                                  <a:lnTo>
                                    <a:pt x="770255" y="358774"/>
                                  </a:lnTo>
                                  <a:lnTo>
                                    <a:pt x="775335" y="347344"/>
                                  </a:lnTo>
                                  <a:close/>
                                  <a:moveTo>
                                    <a:pt x="779780" y="307339"/>
                                  </a:moveTo>
                                  <a:lnTo>
                                    <a:pt x="772160" y="304799"/>
                                  </a:lnTo>
                                  <a:lnTo>
                                    <a:pt x="767715" y="316229"/>
                                  </a:lnTo>
                                  <a:lnTo>
                                    <a:pt x="774700" y="319404"/>
                                  </a:lnTo>
                                  <a:lnTo>
                                    <a:pt x="779780" y="307339"/>
                                  </a:lnTo>
                                  <a:close/>
                                  <a:moveTo>
                                    <a:pt x="781050" y="267969"/>
                                  </a:moveTo>
                                  <a:lnTo>
                                    <a:pt x="774065" y="264794"/>
                                  </a:lnTo>
                                  <a:lnTo>
                                    <a:pt x="768985" y="276859"/>
                                  </a:lnTo>
                                  <a:lnTo>
                                    <a:pt x="776605" y="279399"/>
                                  </a:lnTo>
                                  <a:lnTo>
                                    <a:pt x="781050" y="267969"/>
                                  </a:lnTo>
                                  <a:close/>
                                  <a:moveTo>
                                    <a:pt x="782320" y="17779"/>
                                  </a:moveTo>
                                  <a:lnTo>
                                    <a:pt x="774700" y="17779"/>
                                  </a:lnTo>
                                  <a:lnTo>
                                    <a:pt x="774700" y="30479"/>
                                  </a:lnTo>
                                  <a:lnTo>
                                    <a:pt x="782320" y="30479"/>
                                  </a:lnTo>
                                  <a:lnTo>
                                    <a:pt x="782320" y="17779"/>
                                  </a:lnTo>
                                  <a:close/>
                                  <a:moveTo>
                                    <a:pt x="796290" y="356869"/>
                                  </a:moveTo>
                                  <a:lnTo>
                                    <a:pt x="789305" y="353694"/>
                                  </a:lnTo>
                                  <a:lnTo>
                                    <a:pt x="784225" y="365124"/>
                                  </a:lnTo>
                                  <a:lnTo>
                                    <a:pt x="791845" y="367664"/>
                                  </a:lnTo>
                                  <a:lnTo>
                                    <a:pt x="796290" y="356869"/>
                                  </a:lnTo>
                                  <a:close/>
                                  <a:moveTo>
                                    <a:pt x="801370" y="316229"/>
                                  </a:moveTo>
                                  <a:lnTo>
                                    <a:pt x="794385" y="313689"/>
                                  </a:lnTo>
                                  <a:lnTo>
                                    <a:pt x="789305" y="325119"/>
                                  </a:lnTo>
                                  <a:lnTo>
                                    <a:pt x="796290" y="328294"/>
                                  </a:lnTo>
                                  <a:lnTo>
                                    <a:pt x="801370" y="316229"/>
                                  </a:lnTo>
                                  <a:close/>
                                  <a:moveTo>
                                    <a:pt x="802640" y="276859"/>
                                  </a:moveTo>
                                  <a:lnTo>
                                    <a:pt x="795655" y="273684"/>
                                  </a:lnTo>
                                  <a:lnTo>
                                    <a:pt x="791210" y="285114"/>
                                  </a:lnTo>
                                  <a:lnTo>
                                    <a:pt x="798195" y="288289"/>
                                  </a:lnTo>
                                  <a:lnTo>
                                    <a:pt x="802640" y="276859"/>
                                  </a:lnTo>
                                  <a:close/>
                                  <a:moveTo>
                                    <a:pt x="805815" y="17779"/>
                                  </a:moveTo>
                                  <a:lnTo>
                                    <a:pt x="790575" y="17779"/>
                                  </a:lnTo>
                                  <a:lnTo>
                                    <a:pt x="790575" y="30479"/>
                                  </a:lnTo>
                                  <a:lnTo>
                                    <a:pt x="805815" y="30479"/>
                                  </a:lnTo>
                                  <a:lnTo>
                                    <a:pt x="805815" y="17779"/>
                                  </a:lnTo>
                                  <a:close/>
                                  <a:moveTo>
                                    <a:pt x="817880" y="365759"/>
                                  </a:moveTo>
                                  <a:lnTo>
                                    <a:pt x="803910" y="359409"/>
                                  </a:lnTo>
                                  <a:lnTo>
                                    <a:pt x="798830" y="371474"/>
                                  </a:lnTo>
                                  <a:lnTo>
                                    <a:pt x="813435" y="377189"/>
                                  </a:lnTo>
                                  <a:lnTo>
                                    <a:pt x="817880" y="365759"/>
                                  </a:lnTo>
                                  <a:close/>
                                  <a:moveTo>
                                    <a:pt x="821690" y="17779"/>
                                  </a:moveTo>
                                  <a:lnTo>
                                    <a:pt x="814070" y="17779"/>
                                  </a:lnTo>
                                  <a:lnTo>
                                    <a:pt x="814070" y="30479"/>
                                  </a:lnTo>
                                  <a:lnTo>
                                    <a:pt x="821690" y="30479"/>
                                  </a:lnTo>
                                  <a:lnTo>
                                    <a:pt x="821690" y="17779"/>
                                  </a:lnTo>
                                  <a:close/>
                                  <a:moveTo>
                                    <a:pt x="822960" y="325119"/>
                                  </a:moveTo>
                                  <a:lnTo>
                                    <a:pt x="808990" y="319404"/>
                                  </a:lnTo>
                                  <a:lnTo>
                                    <a:pt x="803910" y="330834"/>
                                  </a:lnTo>
                                  <a:lnTo>
                                    <a:pt x="817880" y="337184"/>
                                  </a:lnTo>
                                  <a:lnTo>
                                    <a:pt x="822960" y="325119"/>
                                  </a:lnTo>
                                  <a:close/>
                                  <a:moveTo>
                                    <a:pt x="824230" y="285749"/>
                                  </a:moveTo>
                                  <a:lnTo>
                                    <a:pt x="809625" y="279399"/>
                                  </a:lnTo>
                                  <a:lnTo>
                                    <a:pt x="805180" y="291464"/>
                                  </a:lnTo>
                                  <a:lnTo>
                                    <a:pt x="819785" y="297179"/>
                                  </a:lnTo>
                                  <a:lnTo>
                                    <a:pt x="824230" y="285749"/>
                                  </a:lnTo>
                                  <a:close/>
                                  <a:moveTo>
                                    <a:pt x="832485" y="371474"/>
                                  </a:moveTo>
                                  <a:lnTo>
                                    <a:pt x="825500" y="368934"/>
                                  </a:lnTo>
                                  <a:lnTo>
                                    <a:pt x="820420" y="380364"/>
                                  </a:lnTo>
                                  <a:lnTo>
                                    <a:pt x="827405" y="383539"/>
                                  </a:lnTo>
                                  <a:lnTo>
                                    <a:pt x="832485" y="371474"/>
                                  </a:lnTo>
                                  <a:close/>
                                  <a:moveTo>
                                    <a:pt x="837565" y="331469"/>
                                  </a:moveTo>
                                  <a:lnTo>
                                    <a:pt x="829945" y="328294"/>
                                  </a:lnTo>
                                  <a:lnTo>
                                    <a:pt x="825500" y="339724"/>
                                  </a:lnTo>
                                  <a:lnTo>
                                    <a:pt x="832485" y="342899"/>
                                  </a:lnTo>
                                  <a:lnTo>
                                    <a:pt x="837565" y="331469"/>
                                  </a:lnTo>
                                  <a:close/>
                                  <a:moveTo>
                                    <a:pt x="838835" y="291464"/>
                                  </a:moveTo>
                                  <a:lnTo>
                                    <a:pt x="831850" y="288289"/>
                                  </a:lnTo>
                                  <a:lnTo>
                                    <a:pt x="826770" y="299719"/>
                                  </a:lnTo>
                                  <a:lnTo>
                                    <a:pt x="834390" y="302894"/>
                                  </a:lnTo>
                                  <a:lnTo>
                                    <a:pt x="838835" y="291464"/>
                                  </a:lnTo>
                                  <a:close/>
                                  <a:moveTo>
                                    <a:pt x="845185" y="17779"/>
                                  </a:moveTo>
                                  <a:lnTo>
                                    <a:pt x="836930" y="17779"/>
                                  </a:lnTo>
                                  <a:lnTo>
                                    <a:pt x="836930" y="30479"/>
                                  </a:lnTo>
                                  <a:lnTo>
                                    <a:pt x="845185" y="30479"/>
                                  </a:lnTo>
                                  <a:lnTo>
                                    <a:pt x="845185" y="17779"/>
                                  </a:lnTo>
                                  <a:close/>
                                  <a:moveTo>
                                    <a:pt x="854075" y="380999"/>
                                  </a:moveTo>
                                  <a:lnTo>
                                    <a:pt x="846455" y="377824"/>
                                  </a:lnTo>
                                  <a:lnTo>
                                    <a:pt x="842010" y="389254"/>
                                  </a:lnTo>
                                  <a:lnTo>
                                    <a:pt x="848995" y="392429"/>
                                  </a:lnTo>
                                  <a:lnTo>
                                    <a:pt x="854075" y="380999"/>
                                  </a:lnTo>
                                  <a:close/>
                                  <a:moveTo>
                                    <a:pt x="858520" y="340359"/>
                                  </a:moveTo>
                                  <a:lnTo>
                                    <a:pt x="852170" y="337184"/>
                                  </a:lnTo>
                                  <a:lnTo>
                                    <a:pt x="847090" y="348614"/>
                                  </a:lnTo>
                                  <a:lnTo>
                                    <a:pt x="854075" y="351789"/>
                                  </a:lnTo>
                                  <a:lnTo>
                                    <a:pt x="858520" y="340359"/>
                                  </a:lnTo>
                                  <a:close/>
                                  <a:moveTo>
                                    <a:pt x="861060" y="299719"/>
                                  </a:moveTo>
                                  <a:lnTo>
                                    <a:pt x="853440" y="297179"/>
                                  </a:lnTo>
                                  <a:lnTo>
                                    <a:pt x="848360" y="308609"/>
                                  </a:lnTo>
                                  <a:lnTo>
                                    <a:pt x="855980" y="311149"/>
                                  </a:lnTo>
                                  <a:lnTo>
                                    <a:pt x="861060" y="299719"/>
                                  </a:lnTo>
                                  <a:close/>
                                  <a:moveTo>
                                    <a:pt x="868680" y="17779"/>
                                  </a:moveTo>
                                  <a:lnTo>
                                    <a:pt x="852805" y="17779"/>
                                  </a:lnTo>
                                  <a:lnTo>
                                    <a:pt x="852805" y="30479"/>
                                  </a:lnTo>
                                  <a:lnTo>
                                    <a:pt x="868680" y="30479"/>
                                  </a:lnTo>
                                  <a:lnTo>
                                    <a:pt x="868680" y="17779"/>
                                  </a:lnTo>
                                  <a:close/>
                                  <a:moveTo>
                                    <a:pt x="875030" y="389889"/>
                                  </a:moveTo>
                                  <a:lnTo>
                                    <a:pt x="861060" y="383539"/>
                                  </a:lnTo>
                                  <a:lnTo>
                                    <a:pt x="856615" y="395604"/>
                                  </a:lnTo>
                                  <a:lnTo>
                                    <a:pt x="870585" y="401319"/>
                                  </a:lnTo>
                                  <a:lnTo>
                                    <a:pt x="875030" y="389889"/>
                                  </a:lnTo>
                                  <a:close/>
                                  <a:moveTo>
                                    <a:pt x="882015" y="308609"/>
                                  </a:moveTo>
                                  <a:lnTo>
                                    <a:pt x="867410" y="302894"/>
                                  </a:lnTo>
                                  <a:lnTo>
                                    <a:pt x="862965" y="314324"/>
                                  </a:lnTo>
                                  <a:lnTo>
                                    <a:pt x="877570" y="320039"/>
                                  </a:lnTo>
                                  <a:lnTo>
                                    <a:pt x="882015" y="308609"/>
                                  </a:lnTo>
                                  <a:close/>
                                  <a:moveTo>
                                    <a:pt x="883920" y="17779"/>
                                  </a:moveTo>
                                  <a:lnTo>
                                    <a:pt x="876300" y="17779"/>
                                  </a:lnTo>
                                  <a:lnTo>
                                    <a:pt x="876300" y="30479"/>
                                  </a:lnTo>
                                  <a:lnTo>
                                    <a:pt x="883920" y="30479"/>
                                  </a:lnTo>
                                  <a:lnTo>
                                    <a:pt x="883920" y="17779"/>
                                  </a:lnTo>
                                  <a:close/>
                                  <a:moveTo>
                                    <a:pt x="889635" y="396239"/>
                                  </a:moveTo>
                                  <a:lnTo>
                                    <a:pt x="882650" y="393064"/>
                                  </a:lnTo>
                                  <a:lnTo>
                                    <a:pt x="877570" y="404494"/>
                                  </a:lnTo>
                                  <a:lnTo>
                                    <a:pt x="885190" y="407669"/>
                                  </a:lnTo>
                                  <a:lnTo>
                                    <a:pt x="889635" y="396239"/>
                                  </a:lnTo>
                                  <a:close/>
                                  <a:moveTo>
                                    <a:pt x="896620" y="314324"/>
                                  </a:moveTo>
                                  <a:lnTo>
                                    <a:pt x="889635" y="311149"/>
                                  </a:lnTo>
                                  <a:lnTo>
                                    <a:pt x="885190" y="323214"/>
                                  </a:lnTo>
                                  <a:lnTo>
                                    <a:pt x="892175" y="325754"/>
                                  </a:lnTo>
                                  <a:lnTo>
                                    <a:pt x="896620" y="314324"/>
                                  </a:lnTo>
                                  <a:close/>
                                  <a:moveTo>
                                    <a:pt x="907415" y="17779"/>
                                  </a:moveTo>
                                  <a:lnTo>
                                    <a:pt x="899795" y="17779"/>
                                  </a:lnTo>
                                  <a:lnTo>
                                    <a:pt x="899795" y="30479"/>
                                  </a:lnTo>
                                  <a:lnTo>
                                    <a:pt x="907415" y="30479"/>
                                  </a:lnTo>
                                  <a:lnTo>
                                    <a:pt x="907415" y="17779"/>
                                  </a:lnTo>
                                  <a:close/>
                                  <a:moveTo>
                                    <a:pt x="911224" y="405129"/>
                                  </a:moveTo>
                                  <a:lnTo>
                                    <a:pt x="904240" y="402589"/>
                                  </a:lnTo>
                                  <a:lnTo>
                                    <a:pt x="899160" y="413384"/>
                                  </a:lnTo>
                                  <a:lnTo>
                                    <a:pt x="906144" y="416559"/>
                                  </a:lnTo>
                                  <a:lnTo>
                                    <a:pt x="911224" y="405129"/>
                                  </a:lnTo>
                                  <a:close/>
                                  <a:moveTo>
                                    <a:pt x="918210" y="323214"/>
                                  </a:moveTo>
                                  <a:lnTo>
                                    <a:pt x="911224" y="320039"/>
                                  </a:lnTo>
                                  <a:lnTo>
                                    <a:pt x="906779" y="331469"/>
                                  </a:lnTo>
                                  <a:lnTo>
                                    <a:pt x="913765" y="334644"/>
                                  </a:lnTo>
                                  <a:lnTo>
                                    <a:pt x="918210" y="323214"/>
                                  </a:lnTo>
                                  <a:close/>
                                  <a:moveTo>
                                    <a:pt x="930275" y="17779"/>
                                  </a:moveTo>
                                  <a:lnTo>
                                    <a:pt x="915034" y="17779"/>
                                  </a:lnTo>
                                  <a:lnTo>
                                    <a:pt x="915034" y="30479"/>
                                  </a:lnTo>
                                  <a:lnTo>
                                    <a:pt x="930275" y="30479"/>
                                  </a:lnTo>
                                  <a:lnTo>
                                    <a:pt x="930275" y="17779"/>
                                  </a:lnTo>
                                  <a:close/>
                                  <a:moveTo>
                                    <a:pt x="932815" y="414654"/>
                                  </a:moveTo>
                                  <a:lnTo>
                                    <a:pt x="918210" y="408304"/>
                                  </a:lnTo>
                                  <a:lnTo>
                                    <a:pt x="913765" y="419734"/>
                                  </a:lnTo>
                                  <a:lnTo>
                                    <a:pt x="928370" y="425449"/>
                                  </a:lnTo>
                                  <a:lnTo>
                                    <a:pt x="932815" y="414654"/>
                                  </a:lnTo>
                                  <a:close/>
                                  <a:moveTo>
                                    <a:pt x="940435" y="331469"/>
                                  </a:moveTo>
                                  <a:lnTo>
                                    <a:pt x="925830" y="325754"/>
                                  </a:lnTo>
                                  <a:lnTo>
                                    <a:pt x="920750" y="337819"/>
                                  </a:lnTo>
                                  <a:lnTo>
                                    <a:pt x="935355" y="343534"/>
                                  </a:lnTo>
                                  <a:lnTo>
                                    <a:pt x="940435" y="331469"/>
                                  </a:lnTo>
                                  <a:close/>
                                  <a:moveTo>
                                    <a:pt x="946150" y="17779"/>
                                  </a:moveTo>
                                  <a:lnTo>
                                    <a:pt x="938530" y="17779"/>
                                  </a:lnTo>
                                  <a:lnTo>
                                    <a:pt x="938530" y="30479"/>
                                  </a:lnTo>
                                  <a:lnTo>
                                    <a:pt x="946150" y="30479"/>
                                  </a:lnTo>
                                  <a:lnTo>
                                    <a:pt x="946150" y="17779"/>
                                  </a:lnTo>
                                  <a:close/>
                                  <a:moveTo>
                                    <a:pt x="947420" y="420369"/>
                                  </a:moveTo>
                                  <a:lnTo>
                                    <a:pt x="939800" y="417194"/>
                                  </a:lnTo>
                                  <a:lnTo>
                                    <a:pt x="934720" y="428624"/>
                                  </a:lnTo>
                                  <a:lnTo>
                                    <a:pt x="942339" y="431799"/>
                                  </a:lnTo>
                                  <a:lnTo>
                                    <a:pt x="947420" y="420369"/>
                                  </a:lnTo>
                                  <a:close/>
                                  <a:moveTo>
                                    <a:pt x="954405" y="337819"/>
                                  </a:moveTo>
                                  <a:lnTo>
                                    <a:pt x="947420" y="334644"/>
                                  </a:lnTo>
                                  <a:lnTo>
                                    <a:pt x="942975" y="346074"/>
                                  </a:lnTo>
                                  <a:lnTo>
                                    <a:pt x="949960" y="349249"/>
                                  </a:lnTo>
                                  <a:lnTo>
                                    <a:pt x="954405" y="337819"/>
                                  </a:lnTo>
                                  <a:close/>
                                  <a:moveTo>
                                    <a:pt x="956309" y="386714"/>
                                  </a:moveTo>
                                  <a:lnTo>
                                    <a:pt x="881380" y="329564"/>
                                  </a:lnTo>
                                  <a:lnTo>
                                    <a:pt x="874395" y="346709"/>
                                  </a:lnTo>
                                  <a:lnTo>
                                    <a:pt x="866140" y="342899"/>
                                  </a:lnTo>
                                  <a:lnTo>
                                    <a:pt x="861695" y="354964"/>
                                  </a:lnTo>
                                  <a:lnTo>
                                    <a:pt x="869315" y="358139"/>
                                  </a:lnTo>
                                  <a:lnTo>
                                    <a:pt x="862965" y="374649"/>
                                  </a:lnTo>
                                  <a:lnTo>
                                    <a:pt x="956309" y="386714"/>
                                  </a:lnTo>
                                  <a:close/>
                                  <a:moveTo>
                                    <a:pt x="969009" y="429259"/>
                                  </a:moveTo>
                                  <a:lnTo>
                                    <a:pt x="961390" y="426719"/>
                                  </a:lnTo>
                                  <a:lnTo>
                                    <a:pt x="956945" y="437514"/>
                                  </a:lnTo>
                                  <a:lnTo>
                                    <a:pt x="963930" y="441324"/>
                                  </a:lnTo>
                                  <a:lnTo>
                                    <a:pt x="969009" y="429259"/>
                                  </a:lnTo>
                                  <a:close/>
                                  <a:moveTo>
                                    <a:pt x="969644" y="17779"/>
                                  </a:moveTo>
                                  <a:lnTo>
                                    <a:pt x="961390" y="17779"/>
                                  </a:lnTo>
                                  <a:lnTo>
                                    <a:pt x="961390" y="30479"/>
                                  </a:lnTo>
                                  <a:lnTo>
                                    <a:pt x="969644" y="30479"/>
                                  </a:lnTo>
                                  <a:lnTo>
                                    <a:pt x="969644" y="17779"/>
                                  </a:lnTo>
                                  <a:close/>
                                  <a:moveTo>
                                    <a:pt x="975995" y="346074"/>
                                  </a:moveTo>
                                  <a:lnTo>
                                    <a:pt x="969009" y="343534"/>
                                  </a:lnTo>
                                  <a:lnTo>
                                    <a:pt x="964564" y="354964"/>
                                  </a:lnTo>
                                  <a:lnTo>
                                    <a:pt x="971550" y="358139"/>
                                  </a:lnTo>
                                  <a:lnTo>
                                    <a:pt x="975995" y="346074"/>
                                  </a:lnTo>
                                  <a:close/>
                                  <a:moveTo>
                                    <a:pt x="990600" y="438784"/>
                                  </a:moveTo>
                                  <a:lnTo>
                                    <a:pt x="975995" y="432434"/>
                                  </a:lnTo>
                                  <a:lnTo>
                                    <a:pt x="970915" y="443864"/>
                                  </a:lnTo>
                                  <a:lnTo>
                                    <a:pt x="985520" y="450214"/>
                                  </a:lnTo>
                                  <a:lnTo>
                                    <a:pt x="990600" y="438784"/>
                                  </a:lnTo>
                                  <a:close/>
                                  <a:moveTo>
                                    <a:pt x="992505" y="17779"/>
                                  </a:moveTo>
                                  <a:lnTo>
                                    <a:pt x="977265" y="17779"/>
                                  </a:lnTo>
                                  <a:lnTo>
                                    <a:pt x="977265" y="30479"/>
                                  </a:lnTo>
                                  <a:lnTo>
                                    <a:pt x="992505" y="30479"/>
                                  </a:lnTo>
                                  <a:lnTo>
                                    <a:pt x="992505" y="17779"/>
                                  </a:lnTo>
                                  <a:close/>
                                  <a:moveTo>
                                    <a:pt x="998220" y="354964"/>
                                  </a:moveTo>
                                  <a:lnTo>
                                    <a:pt x="983615" y="349249"/>
                                  </a:lnTo>
                                  <a:lnTo>
                                    <a:pt x="979170" y="360679"/>
                                  </a:lnTo>
                                  <a:lnTo>
                                    <a:pt x="993775" y="367029"/>
                                  </a:lnTo>
                                  <a:lnTo>
                                    <a:pt x="998220" y="354964"/>
                                  </a:lnTo>
                                  <a:close/>
                                  <a:moveTo>
                                    <a:pt x="1004570" y="444499"/>
                                  </a:moveTo>
                                  <a:lnTo>
                                    <a:pt x="997585" y="441324"/>
                                  </a:lnTo>
                                  <a:lnTo>
                                    <a:pt x="992505" y="453389"/>
                                  </a:lnTo>
                                  <a:lnTo>
                                    <a:pt x="999490" y="456564"/>
                                  </a:lnTo>
                                  <a:lnTo>
                                    <a:pt x="1004570" y="444499"/>
                                  </a:lnTo>
                                  <a:close/>
                                  <a:moveTo>
                                    <a:pt x="1008380" y="17779"/>
                                  </a:moveTo>
                                  <a:lnTo>
                                    <a:pt x="1000759" y="17779"/>
                                  </a:lnTo>
                                  <a:lnTo>
                                    <a:pt x="1000759" y="30479"/>
                                  </a:lnTo>
                                  <a:lnTo>
                                    <a:pt x="1008380" y="30479"/>
                                  </a:lnTo>
                                  <a:lnTo>
                                    <a:pt x="1008380" y="17779"/>
                                  </a:lnTo>
                                  <a:close/>
                                  <a:moveTo>
                                    <a:pt x="1012825" y="360679"/>
                                  </a:moveTo>
                                  <a:lnTo>
                                    <a:pt x="1005204" y="358139"/>
                                  </a:lnTo>
                                  <a:lnTo>
                                    <a:pt x="1000125" y="369569"/>
                                  </a:lnTo>
                                  <a:lnTo>
                                    <a:pt x="1007745" y="372109"/>
                                  </a:lnTo>
                                  <a:lnTo>
                                    <a:pt x="1012825" y="360679"/>
                                  </a:lnTo>
                                  <a:close/>
                                  <a:moveTo>
                                    <a:pt x="1026160" y="454024"/>
                                  </a:moveTo>
                                  <a:lnTo>
                                    <a:pt x="1019174" y="450849"/>
                                  </a:lnTo>
                                  <a:lnTo>
                                    <a:pt x="1014094" y="462279"/>
                                  </a:lnTo>
                                  <a:lnTo>
                                    <a:pt x="1021715" y="465454"/>
                                  </a:lnTo>
                                  <a:lnTo>
                                    <a:pt x="1026160" y="454024"/>
                                  </a:lnTo>
                                  <a:close/>
                                  <a:moveTo>
                                    <a:pt x="1031874" y="17779"/>
                                  </a:moveTo>
                                  <a:lnTo>
                                    <a:pt x="1024255" y="17779"/>
                                  </a:lnTo>
                                  <a:lnTo>
                                    <a:pt x="1024255" y="30479"/>
                                  </a:lnTo>
                                  <a:lnTo>
                                    <a:pt x="1031874" y="30479"/>
                                  </a:lnTo>
                                  <a:lnTo>
                                    <a:pt x="1031874" y="17779"/>
                                  </a:lnTo>
                                  <a:close/>
                                  <a:moveTo>
                                    <a:pt x="1034415" y="369569"/>
                                  </a:moveTo>
                                  <a:lnTo>
                                    <a:pt x="1026795" y="367029"/>
                                  </a:lnTo>
                                  <a:lnTo>
                                    <a:pt x="1022350" y="377824"/>
                                  </a:lnTo>
                                  <a:lnTo>
                                    <a:pt x="1029335" y="380999"/>
                                  </a:lnTo>
                                  <a:lnTo>
                                    <a:pt x="1034415" y="369569"/>
                                  </a:lnTo>
                                  <a:close/>
                                  <a:moveTo>
                                    <a:pt x="1047750" y="462914"/>
                                  </a:moveTo>
                                  <a:lnTo>
                                    <a:pt x="1033145" y="456564"/>
                                  </a:lnTo>
                                  <a:lnTo>
                                    <a:pt x="1028064" y="468629"/>
                                  </a:lnTo>
                                  <a:lnTo>
                                    <a:pt x="1042670" y="474344"/>
                                  </a:lnTo>
                                  <a:lnTo>
                                    <a:pt x="1047750" y="462914"/>
                                  </a:lnTo>
                                  <a:close/>
                                  <a:moveTo>
                                    <a:pt x="1055370" y="17779"/>
                                  </a:moveTo>
                                  <a:lnTo>
                                    <a:pt x="1039495" y="17779"/>
                                  </a:lnTo>
                                  <a:lnTo>
                                    <a:pt x="1039495" y="30479"/>
                                  </a:lnTo>
                                  <a:lnTo>
                                    <a:pt x="1055370" y="30479"/>
                                  </a:lnTo>
                                  <a:lnTo>
                                    <a:pt x="1055370" y="17779"/>
                                  </a:lnTo>
                                  <a:close/>
                                  <a:moveTo>
                                    <a:pt x="1056005" y="378459"/>
                                  </a:moveTo>
                                  <a:lnTo>
                                    <a:pt x="1041399" y="372109"/>
                                  </a:lnTo>
                                  <a:lnTo>
                                    <a:pt x="1036954" y="384174"/>
                                  </a:lnTo>
                                  <a:lnTo>
                                    <a:pt x="1051560" y="389889"/>
                                  </a:lnTo>
                                  <a:lnTo>
                                    <a:pt x="1056005" y="378459"/>
                                  </a:lnTo>
                                  <a:close/>
                                  <a:moveTo>
                                    <a:pt x="1062355" y="468629"/>
                                  </a:moveTo>
                                  <a:lnTo>
                                    <a:pt x="1054735" y="466089"/>
                                  </a:lnTo>
                                  <a:lnTo>
                                    <a:pt x="1050290" y="477519"/>
                                  </a:lnTo>
                                  <a:lnTo>
                                    <a:pt x="1057275" y="480694"/>
                                  </a:lnTo>
                                  <a:lnTo>
                                    <a:pt x="1062355" y="468629"/>
                                  </a:lnTo>
                                  <a:close/>
                                  <a:moveTo>
                                    <a:pt x="1069975" y="384174"/>
                                  </a:moveTo>
                                  <a:lnTo>
                                    <a:pt x="1062990" y="380999"/>
                                  </a:lnTo>
                                  <a:lnTo>
                                    <a:pt x="1058545" y="392429"/>
                                  </a:lnTo>
                                  <a:lnTo>
                                    <a:pt x="1065530" y="395604"/>
                                  </a:lnTo>
                                  <a:lnTo>
                                    <a:pt x="1069975" y="384174"/>
                                  </a:lnTo>
                                  <a:close/>
                                  <a:moveTo>
                                    <a:pt x="1070610" y="17779"/>
                                  </a:moveTo>
                                  <a:lnTo>
                                    <a:pt x="1062990" y="17779"/>
                                  </a:lnTo>
                                  <a:lnTo>
                                    <a:pt x="1062990" y="30479"/>
                                  </a:lnTo>
                                  <a:lnTo>
                                    <a:pt x="1070610" y="30479"/>
                                  </a:lnTo>
                                  <a:lnTo>
                                    <a:pt x="1070610" y="17779"/>
                                  </a:lnTo>
                                  <a:close/>
                                  <a:moveTo>
                                    <a:pt x="1083310" y="478154"/>
                                  </a:moveTo>
                                  <a:lnTo>
                                    <a:pt x="1076325" y="474979"/>
                                  </a:lnTo>
                                  <a:lnTo>
                                    <a:pt x="1071245" y="486409"/>
                                  </a:lnTo>
                                  <a:lnTo>
                                    <a:pt x="1078865" y="489584"/>
                                  </a:lnTo>
                                  <a:lnTo>
                                    <a:pt x="1083310" y="478154"/>
                                  </a:lnTo>
                                  <a:close/>
                                  <a:moveTo>
                                    <a:pt x="1092200" y="392429"/>
                                  </a:moveTo>
                                  <a:lnTo>
                                    <a:pt x="1084580" y="389889"/>
                                  </a:lnTo>
                                  <a:lnTo>
                                    <a:pt x="1080135" y="401319"/>
                                  </a:lnTo>
                                  <a:lnTo>
                                    <a:pt x="1087120" y="404494"/>
                                  </a:lnTo>
                                  <a:lnTo>
                                    <a:pt x="1092200" y="392429"/>
                                  </a:lnTo>
                                  <a:close/>
                                  <a:moveTo>
                                    <a:pt x="1094105" y="17779"/>
                                  </a:moveTo>
                                  <a:lnTo>
                                    <a:pt x="1086485" y="17779"/>
                                  </a:lnTo>
                                  <a:lnTo>
                                    <a:pt x="1086485" y="30479"/>
                                  </a:lnTo>
                                  <a:lnTo>
                                    <a:pt x="1094105" y="30479"/>
                                  </a:lnTo>
                                  <a:lnTo>
                                    <a:pt x="1094105" y="17779"/>
                                  </a:lnTo>
                                  <a:close/>
                                  <a:moveTo>
                                    <a:pt x="1104900" y="487044"/>
                                  </a:moveTo>
                                  <a:lnTo>
                                    <a:pt x="1090930" y="481329"/>
                                  </a:lnTo>
                                  <a:lnTo>
                                    <a:pt x="1085850" y="492759"/>
                                  </a:lnTo>
                                  <a:lnTo>
                                    <a:pt x="1099820" y="498474"/>
                                  </a:lnTo>
                                  <a:lnTo>
                                    <a:pt x="1104900" y="487044"/>
                                  </a:lnTo>
                                  <a:close/>
                                  <a:moveTo>
                                    <a:pt x="1113790" y="401319"/>
                                  </a:moveTo>
                                  <a:lnTo>
                                    <a:pt x="1099185" y="395604"/>
                                  </a:lnTo>
                                  <a:lnTo>
                                    <a:pt x="1094740" y="407034"/>
                                  </a:lnTo>
                                  <a:lnTo>
                                    <a:pt x="1108710" y="413384"/>
                                  </a:lnTo>
                                  <a:lnTo>
                                    <a:pt x="1113790" y="401319"/>
                                  </a:lnTo>
                                  <a:close/>
                                  <a:moveTo>
                                    <a:pt x="1117600" y="17779"/>
                                  </a:moveTo>
                                  <a:lnTo>
                                    <a:pt x="1102360" y="17779"/>
                                  </a:lnTo>
                                  <a:lnTo>
                                    <a:pt x="1102360" y="30479"/>
                                  </a:lnTo>
                                  <a:lnTo>
                                    <a:pt x="1117600" y="30479"/>
                                  </a:lnTo>
                                  <a:lnTo>
                                    <a:pt x="1117600" y="17779"/>
                                  </a:lnTo>
                                  <a:close/>
                                  <a:moveTo>
                                    <a:pt x="1119505" y="493394"/>
                                  </a:moveTo>
                                  <a:lnTo>
                                    <a:pt x="1112520" y="490219"/>
                                  </a:lnTo>
                                  <a:lnTo>
                                    <a:pt x="1107440" y="502284"/>
                                  </a:lnTo>
                                  <a:lnTo>
                                    <a:pt x="1114425" y="504824"/>
                                  </a:lnTo>
                                  <a:lnTo>
                                    <a:pt x="1119505" y="493394"/>
                                  </a:lnTo>
                                  <a:close/>
                                  <a:moveTo>
                                    <a:pt x="1127760" y="407034"/>
                                  </a:moveTo>
                                  <a:lnTo>
                                    <a:pt x="1120775" y="404494"/>
                                  </a:lnTo>
                                  <a:lnTo>
                                    <a:pt x="1116330" y="415924"/>
                                  </a:lnTo>
                                  <a:lnTo>
                                    <a:pt x="1123315" y="419099"/>
                                  </a:lnTo>
                                  <a:lnTo>
                                    <a:pt x="1127760" y="407034"/>
                                  </a:lnTo>
                                  <a:close/>
                                  <a:moveTo>
                                    <a:pt x="1133475" y="17779"/>
                                  </a:moveTo>
                                  <a:lnTo>
                                    <a:pt x="1125855" y="17779"/>
                                  </a:lnTo>
                                  <a:lnTo>
                                    <a:pt x="1125855" y="30479"/>
                                  </a:lnTo>
                                  <a:lnTo>
                                    <a:pt x="1133475" y="30479"/>
                                  </a:lnTo>
                                  <a:lnTo>
                                    <a:pt x="1133475" y="17779"/>
                                  </a:lnTo>
                                  <a:close/>
                                  <a:moveTo>
                                    <a:pt x="1141095" y="502284"/>
                                  </a:moveTo>
                                  <a:lnTo>
                                    <a:pt x="1133475" y="499744"/>
                                  </a:lnTo>
                                  <a:lnTo>
                                    <a:pt x="1129030" y="511174"/>
                                  </a:lnTo>
                                  <a:lnTo>
                                    <a:pt x="1136015" y="514349"/>
                                  </a:lnTo>
                                  <a:lnTo>
                                    <a:pt x="1141095" y="502284"/>
                                  </a:lnTo>
                                  <a:close/>
                                  <a:moveTo>
                                    <a:pt x="1149985" y="415924"/>
                                  </a:moveTo>
                                  <a:lnTo>
                                    <a:pt x="1142365" y="413384"/>
                                  </a:lnTo>
                                  <a:lnTo>
                                    <a:pt x="1137920" y="424814"/>
                                  </a:lnTo>
                                  <a:lnTo>
                                    <a:pt x="1145540" y="427989"/>
                                  </a:lnTo>
                                  <a:lnTo>
                                    <a:pt x="1149985" y="415924"/>
                                  </a:lnTo>
                                  <a:close/>
                                  <a:moveTo>
                                    <a:pt x="1156335" y="17779"/>
                                  </a:moveTo>
                                  <a:lnTo>
                                    <a:pt x="1148715" y="17779"/>
                                  </a:lnTo>
                                  <a:lnTo>
                                    <a:pt x="1148715" y="30479"/>
                                  </a:lnTo>
                                  <a:lnTo>
                                    <a:pt x="1156335" y="30479"/>
                                  </a:lnTo>
                                  <a:lnTo>
                                    <a:pt x="1156335" y="17779"/>
                                  </a:lnTo>
                                  <a:close/>
                                  <a:moveTo>
                                    <a:pt x="1162050" y="511809"/>
                                  </a:moveTo>
                                  <a:lnTo>
                                    <a:pt x="1148080" y="505459"/>
                                  </a:lnTo>
                                  <a:lnTo>
                                    <a:pt x="1143000" y="516889"/>
                                  </a:lnTo>
                                  <a:lnTo>
                                    <a:pt x="1157605" y="523239"/>
                                  </a:lnTo>
                                  <a:lnTo>
                                    <a:pt x="1162050" y="511809"/>
                                  </a:lnTo>
                                  <a:close/>
                                  <a:moveTo>
                                    <a:pt x="1171575" y="424814"/>
                                  </a:moveTo>
                                  <a:lnTo>
                                    <a:pt x="1156970" y="419099"/>
                                  </a:lnTo>
                                  <a:lnTo>
                                    <a:pt x="1152525" y="430529"/>
                                  </a:lnTo>
                                  <a:lnTo>
                                    <a:pt x="1166495" y="436244"/>
                                  </a:lnTo>
                                  <a:lnTo>
                                    <a:pt x="1171575" y="424814"/>
                                  </a:lnTo>
                                  <a:close/>
                                  <a:moveTo>
                                    <a:pt x="1176655" y="517524"/>
                                  </a:moveTo>
                                  <a:lnTo>
                                    <a:pt x="1169670" y="514349"/>
                                  </a:lnTo>
                                  <a:lnTo>
                                    <a:pt x="1164590" y="526414"/>
                                  </a:lnTo>
                                  <a:lnTo>
                                    <a:pt x="1172210" y="528954"/>
                                  </a:lnTo>
                                  <a:lnTo>
                                    <a:pt x="1176655" y="517524"/>
                                  </a:lnTo>
                                  <a:close/>
                                  <a:moveTo>
                                    <a:pt x="1179830" y="17779"/>
                                  </a:moveTo>
                                  <a:lnTo>
                                    <a:pt x="1164590" y="17779"/>
                                  </a:lnTo>
                                  <a:lnTo>
                                    <a:pt x="1164590" y="30479"/>
                                  </a:lnTo>
                                  <a:lnTo>
                                    <a:pt x="1179830" y="30479"/>
                                  </a:lnTo>
                                  <a:lnTo>
                                    <a:pt x="1179830" y="17779"/>
                                  </a:lnTo>
                                  <a:close/>
                                  <a:moveTo>
                                    <a:pt x="1186180" y="430529"/>
                                  </a:moveTo>
                                  <a:lnTo>
                                    <a:pt x="1178560" y="427989"/>
                                  </a:lnTo>
                                  <a:lnTo>
                                    <a:pt x="1174115" y="438784"/>
                                  </a:lnTo>
                                  <a:lnTo>
                                    <a:pt x="1181100" y="441959"/>
                                  </a:lnTo>
                                  <a:lnTo>
                                    <a:pt x="1186180" y="430529"/>
                                  </a:lnTo>
                                  <a:close/>
                                  <a:moveTo>
                                    <a:pt x="1195070" y="17779"/>
                                  </a:moveTo>
                                  <a:lnTo>
                                    <a:pt x="1187450" y="17779"/>
                                  </a:lnTo>
                                  <a:lnTo>
                                    <a:pt x="1187450" y="30479"/>
                                  </a:lnTo>
                                  <a:lnTo>
                                    <a:pt x="1195070" y="30479"/>
                                  </a:lnTo>
                                  <a:lnTo>
                                    <a:pt x="1195070" y="17779"/>
                                  </a:lnTo>
                                  <a:close/>
                                  <a:moveTo>
                                    <a:pt x="1198245" y="526414"/>
                                  </a:moveTo>
                                  <a:lnTo>
                                    <a:pt x="1191260" y="523874"/>
                                  </a:lnTo>
                                  <a:lnTo>
                                    <a:pt x="1186180" y="535304"/>
                                  </a:lnTo>
                                  <a:lnTo>
                                    <a:pt x="1193165" y="538479"/>
                                  </a:lnTo>
                                  <a:lnTo>
                                    <a:pt x="1198245" y="526414"/>
                                  </a:lnTo>
                                  <a:close/>
                                  <a:moveTo>
                                    <a:pt x="1207770" y="438784"/>
                                  </a:moveTo>
                                  <a:lnTo>
                                    <a:pt x="1200785" y="436244"/>
                                  </a:lnTo>
                                  <a:lnTo>
                                    <a:pt x="1195705" y="447674"/>
                                  </a:lnTo>
                                  <a:lnTo>
                                    <a:pt x="1203325" y="450849"/>
                                  </a:lnTo>
                                  <a:lnTo>
                                    <a:pt x="1207770" y="438784"/>
                                  </a:lnTo>
                                  <a:close/>
                                  <a:moveTo>
                                    <a:pt x="1218565" y="17779"/>
                                  </a:moveTo>
                                  <a:lnTo>
                                    <a:pt x="1210945" y="17779"/>
                                  </a:lnTo>
                                  <a:lnTo>
                                    <a:pt x="1210945" y="30479"/>
                                  </a:lnTo>
                                  <a:lnTo>
                                    <a:pt x="1218565" y="30479"/>
                                  </a:lnTo>
                                  <a:lnTo>
                                    <a:pt x="1218565" y="17779"/>
                                  </a:lnTo>
                                  <a:close/>
                                  <a:moveTo>
                                    <a:pt x="1219835" y="535939"/>
                                  </a:moveTo>
                                  <a:lnTo>
                                    <a:pt x="1205230" y="529589"/>
                                  </a:lnTo>
                                  <a:lnTo>
                                    <a:pt x="1200785" y="541019"/>
                                  </a:lnTo>
                                  <a:lnTo>
                                    <a:pt x="1215390" y="547369"/>
                                  </a:lnTo>
                                  <a:lnTo>
                                    <a:pt x="1219835" y="535939"/>
                                  </a:lnTo>
                                  <a:close/>
                                  <a:moveTo>
                                    <a:pt x="1229360" y="447674"/>
                                  </a:moveTo>
                                  <a:lnTo>
                                    <a:pt x="1214755" y="441959"/>
                                  </a:lnTo>
                                  <a:lnTo>
                                    <a:pt x="1210310" y="453389"/>
                                  </a:lnTo>
                                  <a:lnTo>
                                    <a:pt x="1224915" y="459739"/>
                                  </a:lnTo>
                                  <a:lnTo>
                                    <a:pt x="1229360" y="447674"/>
                                  </a:lnTo>
                                  <a:close/>
                                  <a:moveTo>
                                    <a:pt x="1234440" y="541654"/>
                                  </a:moveTo>
                                  <a:lnTo>
                                    <a:pt x="1226820" y="539114"/>
                                  </a:lnTo>
                                  <a:lnTo>
                                    <a:pt x="1221740" y="550544"/>
                                  </a:lnTo>
                                  <a:lnTo>
                                    <a:pt x="1229360" y="553719"/>
                                  </a:lnTo>
                                  <a:lnTo>
                                    <a:pt x="1234440" y="541654"/>
                                  </a:lnTo>
                                  <a:close/>
                                  <a:moveTo>
                                    <a:pt x="1242060" y="17779"/>
                                  </a:moveTo>
                                  <a:lnTo>
                                    <a:pt x="1226820" y="17779"/>
                                  </a:lnTo>
                                  <a:lnTo>
                                    <a:pt x="1226820" y="30479"/>
                                  </a:lnTo>
                                  <a:lnTo>
                                    <a:pt x="1242060" y="30479"/>
                                  </a:lnTo>
                                  <a:lnTo>
                                    <a:pt x="1242060" y="17779"/>
                                  </a:lnTo>
                                  <a:close/>
                                  <a:moveTo>
                                    <a:pt x="1243965" y="453389"/>
                                  </a:moveTo>
                                  <a:lnTo>
                                    <a:pt x="1236345" y="450849"/>
                                  </a:lnTo>
                                  <a:lnTo>
                                    <a:pt x="1231900" y="462279"/>
                                  </a:lnTo>
                                  <a:lnTo>
                                    <a:pt x="1238885" y="465454"/>
                                  </a:lnTo>
                                  <a:lnTo>
                                    <a:pt x="1243965" y="453389"/>
                                  </a:lnTo>
                                  <a:close/>
                                  <a:moveTo>
                                    <a:pt x="1255395" y="551179"/>
                                  </a:moveTo>
                                  <a:lnTo>
                                    <a:pt x="1248410" y="548004"/>
                                  </a:lnTo>
                                  <a:lnTo>
                                    <a:pt x="1243965" y="559434"/>
                                  </a:lnTo>
                                  <a:lnTo>
                                    <a:pt x="1250950" y="562609"/>
                                  </a:lnTo>
                                  <a:lnTo>
                                    <a:pt x="1255395" y="551179"/>
                                  </a:lnTo>
                                  <a:close/>
                                  <a:moveTo>
                                    <a:pt x="1257935" y="17779"/>
                                  </a:moveTo>
                                  <a:lnTo>
                                    <a:pt x="1249680" y="17779"/>
                                  </a:lnTo>
                                  <a:lnTo>
                                    <a:pt x="1249680" y="30479"/>
                                  </a:lnTo>
                                  <a:lnTo>
                                    <a:pt x="1257935" y="30479"/>
                                  </a:lnTo>
                                  <a:lnTo>
                                    <a:pt x="1257935" y="17779"/>
                                  </a:lnTo>
                                  <a:close/>
                                  <a:moveTo>
                                    <a:pt x="1265555" y="462279"/>
                                  </a:moveTo>
                                  <a:lnTo>
                                    <a:pt x="1258570" y="459739"/>
                                  </a:lnTo>
                                  <a:lnTo>
                                    <a:pt x="1253490" y="471169"/>
                                  </a:lnTo>
                                  <a:lnTo>
                                    <a:pt x="1260475" y="474344"/>
                                  </a:lnTo>
                                  <a:lnTo>
                                    <a:pt x="1265555" y="462279"/>
                                  </a:lnTo>
                                  <a:close/>
                                  <a:moveTo>
                                    <a:pt x="1277620" y="560069"/>
                                  </a:moveTo>
                                  <a:lnTo>
                                    <a:pt x="1263015" y="554354"/>
                                  </a:lnTo>
                                  <a:lnTo>
                                    <a:pt x="1257935" y="565784"/>
                                  </a:lnTo>
                                  <a:lnTo>
                                    <a:pt x="1272540" y="572134"/>
                                  </a:lnTo>
                                  <a:lnTo>
                                    <a:pt x="1277620" y="560069"/>
                                  </a:lnTo>
                                  <a:close/>
                                  <a:moveTo>
                                    <a:pt x="1281430" y="17779"/>
                                  </a:moveTo>
                                  <a:lnTo>
                                    <a:pt x="1273175" y="17779"/>
                                  </a:lnTo>
                                  <a:lnTo>
                                    <a:pt x="1273175" y="30479"/>
                                  </a:lnTo>
                                  <a:lnTo>
                                    <a:pt x="1281430" y="30479"/>
                                  </a:lnTo>
                                  <a:lnTo>
                                    <a:pt x="1281430" y="17779"/>
                                  </a:lnTo>
                                  <a:close/>
                                  <a:moveTo>
                                    <a:pt x="1287145" y="471169"/>
                                  </a:moveTo>
                                  <a:lnTo>
                                    <a:pt x="1273175" y="465454"/>
                                  </a:lnTo>
                                  <a:lnTo>
                                    <a:pt x="1268095" y="476884"/>
                                  </a:lnTo>
                                  <a:lnTo>
                                    <a:pt x="1282700" y="482599"/>
                                  </a:lnTo>
                                  <a:lnTo>
                                    <a:pt x="1287145" y="471169"/>
                                  </a:lnTo>
                                  <a:close/>
                                  <a:moveTo>
                                    <a:pt x="1291590" y="566419"/>
                                  </a:moveTo>
                                  <a:lnTo>
                                    <a:pt x="1283970" y="563244"/>
                                  </a:lnTo>
                                  <a:lnTo>
                                    <a:pt x="1279525" y="574674"/>
                                  </a:lnTo>
                                  <a:lnTo>
                                    <a:pt x="1286510" y="577849"/>
                                  </a:lnTo>
                                  <a:lnTo>
                                    <a:pt x="1291590" y="566419"/>
                                  </a:lnTo>
                                  <a:close/>
                                  <a:moveTo>
                                    <a:pt x="1301750" y="476884"/>
                                  </a:moveTo>
                                  <a:lnTo>
                                    <a:pt x="1294130" y="474344"/>
                                  </a:lnTo>
                                  <a:lnTo>
                                    <a:pt x="1289685" y="485774"/>
                                  </a:lnTo>
                                  <a:lnTo>
                                    <a:pt x="1297305" y="488314"/>
                                  </a:lnTo>
                                  <a:lnTo>
                                    <a:pt x="1301750" y="476884"/>
                                  </a:lnTo>
                                  <a:close/>
                                  <a:moveTo>
                                    <a:pt x="1304925" y="17779"/>
                                  </a:moveTo>
                                  <a:lnTo>
                                    <a:pt x="1289050" y="17779"/>
                                  </a:lnTo>
                                  <a:lnTo>
                                    <a:pt x="1289050" y="30479"/>
                                  </a:lnTo>
                                  <a:lnTo>
                                    <a:pt x="1304925" y="30479"/>
                                  </a:lnTo>
                                  <a:lnTo>
                                    <a:pt x="1304925" y="17779"/>
                                  </a:lnTo>
                                  <a:close/>
                                  <a:moveTo>
                                    <a:pt x="1313180" y="575309"/>
                                  </a:moveTo>
                                  <a:lnTo>
                                    <a:pt x="1306195" y="572134"/>
                                  </a:lnTo>
                                  <a:lnTo>
                                    <a:pt x="1301115" y="584199"/>
                                  </a:lnTo>
                                  <a:lnTo>
                                    <a:pt x="1308100" y="586739"/>
                                  </a:lnTo>
                                  <a:lnTo>
                                    <a:pt x="1313180" y="575309"/>
                                  </a:lnTo>
                                  <a:close/>
                                  <a:moveTo>
                                    <a:pt x="1320165" y="17779"/>
                                  </a:moveTo>
                                  <a:lnTo>
                                    <a:pt x="1312545" y="17779"/>
                                  </a:lnTo>
                                  <a:lnTo>
                                    <a:pt x="1312545" y="30479"/>
                                  </a:lnTo>
                                  <a:lnTo>
                                    <a:pt x="1320165" y="30479"/>
                                  </a:lnTo>
                                  <a:lnTo>
                                    <a:pt x="1320165" y="17779"/>
                                  </a:lnTo>
                                  <a:close/>
                                  <a:moveTo>
                                    <a:pt x="1323340" y="485774"/>
                                  </a:moveTo>
                                  <a:lnTo>
                                    <a:pt x="1316355" y="482599"/>
                                  </a:lnTo>
                                  <a:lnTo>
                                    <a:pt x="1311910" y="494029"/>
                                  </a:lnTo>
                                  <a:lnTo>
                                    <a:pt x="1318895" y="497204"/>
                                  </a:lnTo>
                                  <a:lnTo>
                                    <a:pt x="1323340" y="485774"/>
                                  </a:lnTo>
                                  <a:close/>
                                  <a:moveTo>
                                    <a:pt x="1334770" y="584834"/>
                                  </a:moveTo>
                                  <a:lnTo>
                                    <a:pt x="1320165" y="578484"/>
                                  </a:lnTo>
                                  <a:lnTo>
                                    <a:pt x="1315085" y="589914"/>
                                  </a:lnTo>
                                  <a:lnTo>
                                    <a:pt x="1329690" y="596264"/>
                                  </a:lnTo>
                                  <a:lnTo>
                                    <a:pt x="1334770" y="584834"/>
                                  </a:lnTo>
                                  <a:close/>
                                  <a:moveTo>
                                    <a:pt x="1343660" y="17779"/>
                                  </a:moveTo>
                                  <a:lnTo>
                                    <a:pt x="1336040" y="17779"/>
                                  </a:lnTo>
                                  <a:lnTo>
                                    <a:pt x="1336040" y="30479"/>
                                  </a:lnTo>
                                  <a:lnTo>
                                    <a:pt x="1343660" y="30479"/>
                                  </a:lnTo>
                                  <a:lnTo>
                                    <a:pt x="1343660" y="17779"/>
                                  </a:lnTo>
                                  <a:close/>
                                  <a:moveTo>
                                    <a:pt x="1344930" y="494029"/>
                                  </a:moveTo>
                                  <a:lnTo>
                                    <a:pt x="1330325" y="488314"/>
                                  </a:lnTo>
                                  <a:lnTo>
                                    <a:pt x="1325880" y="499744"/>
                                  </a:lnTo>
                                  <a:lnTo>
                                    <a:pt x="1340485" y="506094"/>
                                  </a:lnTo>
                                  <a:lnTo>
                                    <a:pt x="1344930" y="494029"/>
                                  </a:lnTo>
                                  <a:close/>
                                  <a:moveTo>
                                    <a:pt x="1348740" y="590549"/>
                                  </a:moveTo>
                                  <a:lnTo>
                                    <a:pt x="1341755" y="587374"/>
                                  </a:lnTo>
                                  <a:lnTo>
                                    <a:pt x="1337310" y="598804"/>
                                  </a:lnTo>
                                  <a:lnTo>
                                    <a:pt x="1343660" y="601979"/>
                                  </a:lnTo>
                                  <a:lnTo>
                                    <a:pt x="1348740" y="590549"/>
                                  </a:lnTo>
                                  <a:close/>
                                  <a:moveTo>
                                    <a:pt x="1359535" y="499744"/>
                                  </a:moveTo>
                                  <a:lnTo>
                                    <a:pt x="1352550" y="497204"/>
                                  </a:lnTo>
                                  <a:lnTo>
                                    <a:pt x="1347470" y="508634"/>
                                  </a:lnTo>
                                  <a:lnTo>
                                    <a:pt x="1355090" y="511809"/>
                                  </a:lnTo>
                                  <a:lnTo>
                                    <a:pt x="1359535" y="499744"/>
                                  </a:lnTo>
                                  <a:close/>
                                  <a:moveTo>
                                    <a:pt x="1367155" y="17779"/>
                                  </a:moveTo>
                                  <a:lnTo>
                                    <a:pt x="1351280" y="17779"/>
                                  </a:lnTo>
                                  <a:lnTo>
                                    <a:pt x="1351280" y="30479"/>
                                  </a:lnTo>
                                  <a:lnTo>
                                    <a:pt x="1367155" y="30479"/>
                                  </a:lnTo>
                                  <a:lnTo>
                                    <a:pt x="1367155" y="17779"/>
                                  </a:lnTo>
                                  <a:close/>
                                  <a:moveTo>
                                    <a:pt x="1370330" y="599439"/>
                                  </a:moveTo>
                                  <a:lnTo>
                                    <a:pt x="1363345" y="596899"/>
                                  </a:lnTo>
                                  <a:lnTo>
                                    <a:pt x="1358265" y="608329"/>
                                  </a:lnTo>
                                  <a:lnTo>
                                    <a:pt x="1365885" y="611504"/>
                                  </a:lnTo>
                                  <a:lnTo>
                                    <a:pt x="1370330" y="599439"/>
                                  </a:lnTo>
                                  <a:close/>
                                  <a:moveTo>
                                    <a:pt x="1381125" y="508634"/>
                                  </a:moveTo>
                                  <a:lnTo>
                                    <a:pt x="1373505" y="506094"/>
                                  </a:lnTo>
                                  <a:lnTo>
                                    <a:pt x="1369060" y="517524"/>
                                  </a:lnTo>
                                  <a:lnTo>
                                    <a:pt x="1376680" y="520699"/>
                                  </a:lnTo>
                                  <a:lnTo>
                                    <a:pt x="1381125" y="508634"/>
                                  </a:lnTo>
                                  <a:close/>
                                  <a:moveTo>
                                    <a:pt x="1382395" y="17779"/>
                                  </a:moveTo>
                                  <a:lnTo>
                                    <a:pt x="1374775" y="17779"/>
                                  </a:lnTo>
                                  <a:lnTo>
                                    <a:pt x="1374775" y="30479"/>
                                  </a:lnTo>
                                  <a:lnTo>
                                    <a:pt x="1382395" y="30479"/>
                                  </a:lnTo>
                                  <a:lnTo>
                                    <a:pt x="1382395" y="17779"/>
                                  </a:lnTo>
                                  <a:close/>
                                  <a:moveTo>
                                    <a:pt x="1391920" y="608964"/>
                                  </a:moveTo>
                                  <a:lnTo>
                                    <a:pt x="1377950" y="602614"/>
                                  </a:lnTo>
                                  <a:lnTo>
                                    <a:pt x="1372870" y="614044"/>
                                  </a:lnTo>
                                  <a:lnTo>
                                    <a:pt x="1386840" y="620394"/>
                                  </a:lnTo>
                                  <a:lnTo>
                                    <a:pt x="1391920" y="608964"/>
                                  </a:lnTo>
                                  <a:close/>
                                  <a:moveTo>
                                    <a:pt x="1402715" y="517524"/>
                                  </a:moveTo>
                                  <a:lnTo>
                                    <a:pt x="1388110" y="511809"/>
                                  </a:lnTo>
                                  <a:lnTo>
                                    <a:pt x="1383665" y="523239"/>
                                  </a:lnTo>
                                  <a:lnTo>
                                    <a:pt x="1398270" y="528954"/>
                                  </a:lnTo>
                                  <a:lnTo>
                                    <a:pt x="1402715" y="517524"/>
                                  </a:lnTo>
                                  <a:close/>
                                  <a:moveTo>
                                    <a:pt x="1405890" y="17779"/>
                                  </a:moveTo>
                                  <a:lnTo>
                                    <a:pt x="1398270" y="17779"/>
                                  </a:lnTo>
                                  <a:lnTo>
                                    <a:pt x="1398270" y="30479"/>
                                  </a:lnTo>
                                  <a:lnTo>
                                    <a:pt x="1405890" y="30479"/>
                                  </a:lnTo>
                                  <a:lnTo>
                                    <a:pt x="1405890" y="17779"/>
                                  </a:lnTo>
                                  <a:close/>
                                  <a:moveTo>
                                    <a:pt x="1406525" y="615314"/>
                                  </a:moveTo>
                                  <a:lnTo>
                                    <a:pt x="1398905" y="611504"/>
                                  </a:lnTo>
                                  <a:lnTo>
                                    <a:pt x="1394460" y="623569"/>
                                  </a:lnTo>
                                  <a:lnTo>
                                    <a:pt x="1401445" y="626109"/>
                                  </a:lnTo>
                                  <a:lnTo>
                                    <a:pt x="1406525" y="615314"/>
                                  </a:lnTo>
                                  <a:close/>
                                  <a:moveTo>
                                    <a:pt x="1417320" y="523239"/>
                                  </a:moveTo>
                                  <a:lnTo>
                                    <a:pt x="1410335" y="520699"/>
                                  </a:lnTo>
                                  <a:lnTo>
                                    <a:pt x="1405255" y="532129"/>
                                  </a:lnTo>
                                  <a:lnTo>
                                    <a:pt x="1412875" y="534669"/>
                                  </a:lnTo>
                                  <a:lnTo>
                                    <a:pt x="1417320" y="523239"/>
                                  </a:lnTo>
                                  <a:close/>
                                  <a:moveTo>
                                    <a:pt x="1428115" y="624204"/>
                                  </a:moveTo>
                                  <a:lnTo>
                                    <a:pt x="1420495" y="621029"/>
                                  </a:lnTo>
                                  <a:lnTo>
                                    <a:pt x="1416050" y="633094"/>
                                  </a:lnTo>
                                  <a:lnTo>
                                    <a:pt x="1423035" y="636269"/>
                                  </a:lnTo>
                                  <a:lnTo>
                                    <a:pt x="1428115" y="624204"/>
                                  </a:lnTo>
                                  <a:close/>
                                  <a:moveTo>
                                    <a:pt x="1429385" y="17779"/>
                                  </a:moveTo>
                                  <a:lnTo>
                                    <a:pt x="1413510" y="17779"/>
                                  </a:lnTo>
                                  <a:lnTo>
                                    <a:pt x="1413510" y="30479"/>
                                  </a:lnTo>
                                  <a:lnTo>
                                    <a:pt x="1429385" y="30479"/>
                                  </a:lnTo>
                                  <a:lnTo>
                                    <a:pt x="1429385" y="17779"/>
                                  </a:lnTo>
                                  <a:close/>
                                  <a:moveTo>
                                    <a:pt x="1438910" y="532129"/>
                                  </a:moveTo>
                                  <a:lnTo>
                                    <a:pt x="1431925" y="528954"/>
                                  </a:lnTo>
                                  <a:lnTo>
                                    <a:pt x="1426845" y="541019"/>
                                  </a:lnTo>
                                  <a:lnTo>
                                    <a:pt x="1434465" y="543559"/>
                                  </a:lnTo>
                                  <a:lnTo>
                                    <a:pt x="1438910" y="532129"/>
                                  </a:lnTo>
                                  <a:close/>
                                  <a:moveTo>
                                    <a:pt x="1444625" y="17779"/>
                                  </a:moveTo>
                                  <a:lnTo>
                                    <a:pt x="1437005" y="17779"/>
                                  </a:lnTo>
                                  <a:lnTo>
                                    <a:pt x="1437005" y="30479"/>
                                  </a:lnTo>
                                  <a:lnTo>
                                    <a:pt x="1444625" y="30479"/>
                                  </a:lnTo>
                                  <a:lnTo>
                                    <a:pt x="1444625" y="17779"/>
                                  </a:lnTo>
                                  <a:close/>
                                  <a:moveTo>
                                    <a:pt x="1449070" y="633729"/>
                                  </a:moveTo>
                                  <a:lnTo>
                                    <a:pt x="1435100" y="627379"/>
                                  </a:lnTo>
                                  <a:lnTo>
                                    <a:pt x="1430020" y="638809"/>
                                  </a:lnTo>
                                  <a:lnTo>
                                    <a:pt x="1444625" y="645159"/>
                                  </a:lnTo>
                                  <a:lnTo>
                                    <a:pt x="1449070" y="633729"/>
                                  </a:lnTo>
                                  <a:close/>
                                  <a:moveTo>
                                    <a:pt x="1460500" y="541019"/>
                                  </a:moveTo>
                                  <a:lnTo>
                                    <a:pt x="1446530" y="535304"/>
                                  </a:lnTo>
                                  <a:lnTo>
                                    <a:pt x="1441450" y="546099"/>
                                  </a:lnTo>
                                  <a:lnTo>
                                    <a:pt x="1456055" y="552449"/>
                                  </a:lnTo>
                                  <a:lnTo>
                                    <a:pt x="1460500" y="541019"/>
                                  </a:lnTo>
                                  <a:close/>
                                  <a:moveTo>
                                    <a:pt x="1463675" y="639444"/>
                                  </a:moveTo>
                                  <a:lnTo>
                                    <a:pt x="1456690" y="636904"/>
                                  </a:lnTo>
                                  <a:lnTo>
                                    <a:pt x="1451610" y="648334"/>
                                  </a:lnTo>
                                  <a:lnTo>
                                    <a:pt x="1459230" y="651509"/>
                                  </a:lnTo>
                                  <a:lnTo>
                                    <a:pt x="1463675" y="639444"/>
                                  </a:lnTo>
                                  <a:close/>
                                  <a:moveTo>
                                    <a:pt x="1468120" y="17779"/>
                                  </a:moveTo>
                                  <a:lnTo>
                                    <a:pt x="1460500" y="17779"/>
                                  </a:lnTo>
                                  <a:lnTo>
                                    <a:pt x="1460500" y="30479"/>
                                  </a:lnTo>
                                  <a:lnTo>
                                    <a:pt x="1468120" y="30479"/>
                                  </a:lnTo>
                                  <a:lnTo>
                                    <a:pt x="1468120" y="17779"/>
                                  </a:lnTo>
                                  <a:close/>
                                  <a:moveTo>
                                    <a:pt x="1475105" y="546099"/>
                                  </a:moveTo>
                                  <a:lnTo>
                                    <a:pt x="1468120" y="543559"/>
                                  </a:lnTo>
                                  <a:lnTo>
                                    <a:pt x="1463675" y="554989"/>
                                  </a:lnTo>
                                  <a:lnTo>
                                    <a:pt x="1470660" y="558164"/>
                                  </a:lnTo>
                                  <a:lnTo>
                                    <a:pt x="1475105" y="546099"/>
                                  </a:lnTo>
                                  <a:close/>
                                  <a:moveTo>
                                    <a:pt x="1485265" y="648969"/>
                                  </a:moveTo>
                                  <a:lnTo>
                                    <a:pt x="1477645" y="645794"/>
                                  </a:lnTo>
                                  <a:lnTo>
                                    <a:pt x="1473200" y="657224"/>
                                  </a:lnTo>
                                  <a:lnTo>
                                    <a:pt x="1480185" y="660399"/>
                                  </a:lnTo>
                                  <a:lnTo>
                                    <a:pt x="1485265" y="648969"/>
                                  </a:lnTo>
                                  <a:close/>
                                  <a:moveTo>
                                    <a:pt x="1491615" y="17779"/>
                                  </a:moveTo>
                                  <a:lnTo>
                                    <a:pt x="1475740" y="17779"/>
                                  </a:lnTo>
                                  <a:lnTo>
                                    <a:pt x="1475740" y="30479"/>
                                  </a:lnTo>
                                  <a:lnTo>
                                    <a:pt x="1491615" y="30479"/>
                                  </a:lnTo>
                                  <a:lnTo>
                                    <a:pt x="1491615" y="17779"/>
                                  </a:lnTo>
                                  <a:close/>
                                  <a:moveTo>
                                    <a:pt x="1496695" y="554989"/>
                                  </a:moveTo>
                                  <a:lnTo>
                                    <a:pt x="1489710" y="552449"/>
                                  </a:lnTo>
                                  <a:lnTo>
                                    <a:pt x="1485265" y="563879"/>
                                  </a:lnTo>
                                  <a:lnTo>
                                    <a:pt x="1492250" y="567054"/>
                                  </a:lnTo>
                                  <a:lnTo>
                                    <a:pt x="1496695" y="554989"/>
                                  </a:lnTo>
                                  <a:close/>
                                  <a:moveTo>
                                    <a:pt x="1506855" y="657859"/>
                                  </a:moveTo>
                                  <a:lnTo>
                                    <a:pt x="1492250" y="651509"/>
                                  </a:lnTo>
                                  <a:lnTo>
                                    <a:pt x="1487805" y="663574"/>
                                  </a:lnTo>
                                  <a:lnTo>
                                    <a:pt x="1501775" y="669289"/>
                                  </a:lnTo>
                                  <a:lnTo>
                                    <a:pt x="1506855" y="657859"/>
                                  </a:lnTo>
                                  <a:close/>
                                  <a:moveTo>
                                    <a:pt x="1506855" y="17779"/>
                                  </a:moveTo>
                                  <a:lnTo>
                                    <a:pt x="1499235" y="17779"/>
                                  </a:lnTo>
                                  <a:lnTo>
                                    <a:pt x="1499235" y="30479"/>
                                  </a:lnTo>
                                  <a:lnTo>
                                    <a:pt x="1506855" y="30479"/>
                                  </a:lnTo>
                                  <a:lnTo>
                                    <a:pt x="1506855" y="17779"/>
                                  </a:lnTo>
                                  <a:close/>
                                  <a:moveTo>
                                    <a:pt x="1518920" y="563879"/>
                                  </a:moveTo>
                                  <a:lnTo>
                                    <a:pt x="1504315" y="558164"/>
                                  </a:lnTo>
                                  <a:lnTo>
                                    <a:pt x="1499235" y="569594"/>
                                  </a:lnTo>
                                  <a:lnTo>
                                    <a:pt x="1513840" y="575309"/>
                                  </a:lnTo>
                                  <a:lnTo>
                                    <a:pt x="1518920" y="563879"/>
                                  </a:lnTo>
                                  <a:close/>
                                  <a:moveTo>
                                    <a:pt x="1520825" y="663574"/>
                                  </a:moveTo>
                                  <a:lnTo>
                                    <a:pt x="1513840" y="661034"/>
                                  </a:lnTo>
                                  <a:lnTo>
                                    <a:pt x="1508760" y="672464"/>
                                  </a:lnTo>
                                  <a:lnTo>
                                    <a:pt x="1516380" y="675639"/>
                                  </a:lnTo>
                                  <a:lnTo>
                                    <a:pt x="1520825" y="663574"/>
                                  </a:lnTo>
                                  <a:close/>
                                  <a:moveTo>
                                    <a:pt x="1530350" y="17779"/>
                                  </a:moveTo>
                                  <a:lnTo>
                                    <a:pt x="1522730" y="17779"/>
                                  </a:lnTo>
                                  <a:lnTo>
                                    <a:pt x="1522730" y="30479"/>
                                  </a:lnTo>
                                  <a:lnTo>
                                    <a:pt x="1530350" y="30479"/>
                                  </a:lnTo>
                                  <a:lnTo>
                                    <a:pt x="1530350" y="17779"/>
                                  </a:lnTo>
                                  <a:close/>
                                  <a:moveTo>
                                    <a:pt x="1533525" y="569594"/>
                                  </a:moveTo>
                                  <a:lnTo>
                                    <a:pt x="1525905" y="567054"/>
                                  </a:lnTo>
                                  <a:lnTo>
                                    <a:pt x="1520825" y="578484"/>
                                  </a:lnTo>
                                  <a:lnTo>
                                    <a:pt x="1528445" y="581659"/>
                                  </a:lnTo>
                                  <a:lnTo>
                                    <a:pt x="1533525" y="569594"/>
                                  </a:lnTo>
                                  <a:close/>
                                  <a:moveTo>
                                    <a:pt x="1542415" y="673099"/>
                                  </a:moveTo>
                                  <a:lnTo>
                                    <a:pt x="1535430" y="669924"/>
                                  </a:lnTo>
                                  <a:lnTo>
                                    <a:pt x="1530350" y="681354"/>
                                  </a:lnTo>
                                  <a:lnTo>
                                    <a:pt x="1537970" y="684529"/>
                                  </a:lnTo>
                                  <a:lnTo>
                                    <a:pt x="1542415" y="673099"/>
                                  </a:lnTo>
                                  <a:close/>
                                  <a:moveTo>
                                    <a:pt x="1553845" y="17779"/>
                                  </a:moveTo>
                                  <a:lnTo>
                                    <a:pt x="1538605" y="17779"/>
                                  </a:lnTo>
                                  <a:lnTo>
                                    <a:pt x="1538605" y="30479"/>
                                  </a:lnTo>
                                  <a:lnTo>
                                    <a:pt x="1553845" y="30479"/>
                                  </a:lnTo>
                                  <a:lnTo>
                                    <a:pt x="1553845" y="17779"/>
                                  </a:lnTo>
                                  <a:close/>
                                  <a:moveTo>
                                    <a:pt x="1554480" y="578484"/>
                                  </a:moveTo>
                                  <a:lnTo>
                                    <a:pt x="1547495" y="575309"/>
                                  </a:lnTo>
                                  <a:lnTo>
                                    <a:pt x="1543050" y="587374"/>
                                  </a:lnTo>
                                  <a:lnTo>
                                    <a:pt x="1550035" y="589914"/>
                                  </a:lnTo>
                                  <a:lnTo>
                                    <a:pt x="1554480" y="578484"/>
                                  </a:lnTo>
                                  <a:close/>
                                  <a:moveTo>
                                    <a:pt x="1564005" y="682624"/>
                                  </a:moveTo>
                                  <a:lnTo>
                                    <a:pt x="1550035" y="676274"/>
                                  </a:lnTo>
                                  <a:lnTo>
                                    <a:pt x="1544955" y="687704"/>
                                  </a:lnTo>
                                  <a:lnTo>
                                    <a:pt x="1559560" y="693419"/>
                                  </a:lnTo>
                                  <a:lnTo>
                                    <a:pt x="1564005" y="682624"/>
                                  </a:lnTo>
                                  <a:close/>
                                  <a:moveTo>
                                    <a:pt x="1569720" y="17779"/>
                                  </a:moveTo>
                                  <a:lnTo>
                                    <a:pt x="1562100" y="17779"/>
                                  </a:lnTo>
                                  <a:lnTo>
                                    <a:pt x="1562100" y="30479"/>
                                  </a:lnTo>
                                  <a:lnTo>
                                    <a:pt x="1569720" y="30479"/>
                                  </a:lnTo>
                                  <a:lnTo>
                                    <a:pt x="1569720" y="17779"/>
                                  </a:lnTo>
                                  <a:close/>
                                  <a:moveTo>
                                    <a:pt x="1576705" y="587374"/>
                                  </a:moveTo>
                                  <a:lnTo>
                                    <a:pt x="1562100" y="581659"/>
                                  </a:lnTo>
                                  <a:lnTo>
                                    <a:pt x="1557655" y="593089"/>
                                  </a:lnTo>
                                  <a:lnTo>
                                    <a:pt x="1572260" y="598804"/>
                                  </a:lnTo>
                                  <a:lnTo>
                                    <a:pt x="1576705" y="587374"/>
                                  </a:lnTo>
                                  <a:close/>
                                  <a:moveTo>
                                    <a:pt x="1578610" y="688339"/>
                                  </a:moveTo>
                                  <a:lnTo>
                                    <a:pt x="1570990" y="685164"/>
                                  </a:lnTo>
                                  <a:lnTo>
                                    <a:pt x="1566545" y="697229"/>
                                  </a:lnTo>
                                  <a:lnTo>
                                    <a:pt x="1573530" y="699769"/>
                                  </a:lnTo>
                                  <a:lnTo>
                                    <a:pt x="1578610" y="688339"/>
                                  </a:lnTo>
                                  <a:close/>
                                  <a:moveTo>
                                    <a:pt x="1590675" y="593089"/>
                                  </a:moveTo>
                                  <a:lnTo>
                                    <a:pt x="1583690" y="589914"/>
                                  </a:lnTo>
                                  <a:lnTo>
                                    <a:pt x="1578610" y="601979"/>
                                  </a:lnTo>
                                  <a:lnTo>
                                    <a:pt x="1586230" y="604519"/>
                                  </a:lnTo>
                                  <a:lnTo>
                                    <a:pt x="1590675" y="593089"/>
                                  </a:lnTo>
                                  <a:close/>
                                  <a:moveTo>
                                    <a:pt x="1593215" y="17779"/>
                                  </a:moveTo>
                                  <a:lnTo>
                                    <a:pt x="1585595" y="17779"/>
                                  </a:lnTo>
                                  <a:lnTo>
                                    <a:pt x="1585595" y="30479"/>
                                  </a:lnTo>
                                  <a:lnTo>
                                    <a:pt x="1593215" y="30479"/>
                                  </a:lnTo>
                                  <a:lnTo>
                                    <a:pt x="1593215" y="17779"/>
                                  </a:lnTo>
                                  <a:close/>
                                  <a:moveTo>
                                    <a:pt x="1599565" y="697229"/>
                                  </a:moveTo>
                                  <a:lnTo>
                                    <a:pt x="1593215" y="694689"/>
                                  </a:lnTo>
                                  <a:lnTo>
                                    <a:pt x="1588135" y="706119"/>
                                  </a:lnTo>
                                  <a:lnTo>
                                    <a:pt x="1595120" y="709294"/>
                                  </a:lnTo>
                                  <a:lnTo>
                                    <a:pt x="1599565" y="697229"/>
                                  </a:lnTo>
                                  <a:close/>
                                  <a:moveTo>
                                    <a:pt x="1612900" y="601979"/>
                                  </a:moveTo>
                                  <a:lnTo>
                                    <a:pt x="1605915" y="598804"/>
                                  </a:lnTo>
                                  <a:lnTo>
                                    <a:pt x="1600835" y="610234"/>
                                  </a:lnTo>
                                  <a:lnTo>
                                    <a:pt x="1608455" y="613409"/>
                                  </a:lnTo>
                                  <a:lnTo>
                                    <a:pt x="1612900" y="601979"/>
                                  </a:lnTo>
                                  <a:close/>
                                  <a:moveTo>
                                    <a:pt x="1616710" y="17779"/>
                                  </a:moveTo>
                                  <a:lnTo>
                                    <a:pt x="1600835" y="17779"/>
                                  </a:lnTo>
                                  <a:lnTo>
                                    <a:pt x="1600835" y="30479"/>
                                  </a:lnTo>
                                  <a:lnTo>
                                    <a:pt x="1616710" y="30479"/>
                                  </a:lnTo>
                                  <a:lnTo>
                                    <a:pt x="1616710" y="17779"/>
                                  </a:lnTo>
                                  <a:close/>
                                  <a:moveTo>
                                    <a:pt x="1621790" y="706754"/>
                                  </a:moveTo>
                                  <a:lnTo>
                                    <a:pt x="1607185" y="700404"/>
                                  </a:lnTo>
                                  <a:lnTo>
                                    <a:pt x="1602105" y="711834"/>
                                  </a:lnTo>
                                  <a:lnTo>
                                    <a:pt x="1617345" y="718184"/>
                                  </a:lnTo>
                                  <a:lnTo>
                                    <a:pt x="1621790" y="706754"/>
                                  </a:lnTo>
                                  <a:close/>
                                  <a:moveTo>
                                    <a:pt x="1631950" y="17779"/>
                                  </a:moveTo>
                                  <a:lnTo>
                                    <a:pt x="1624330" y="17779"/>
                                  </a:lnTo>
                                  <a:lnTo>
                                    <a:pt x="1624330" y="30479"/>
                                  </a:lnTo>
                                  <a:lnTo>
                                    <a:pt x="1631950" y="30479"/>
                                  </a:lnTo>
                                  <a:lnTo>
                                    <a:pt x="1631950" y="17779"/>
                                  </a:lnTo>
                                  <a:close/>
                                  <a:moveTo>
                                    <a:pt x="1634490" y="610234"/>
                                  </a:moveTo>
                                  <a:lnTo>
                                    <a:pt x="1620520" y="604519"/>
                                  </a:lnTo>
                                  <a:lnTo>
                                    <a:pt x="1615440" y="615949"/>
                                  </a:lnTo>
                                  <a:lnTo>
                                    <a:pt x="1630045" y="621664"/>
                                  </a:lnTo>
                                  <a:lnTo>
                                    <a:pt x="1634490" y="610234"/>
                                  </a:lnTo>
                                  <a:close/>
                                  <a:moveTo>
                                    <a:pt x="1636395" y="712469"/>
                                  </a:moveTo>
                                  <a:lnTo>
                                    <a:pt x="1629410" y="709294"/>
                                  </a:lnTo>
                                  <a:lnTo>
                                    <a:pt x="1624330" y="721359"/>
                                  </a:lnTo>
                                  <a:lnTo>
                                    <a:pt x="1631315" y="723899"/>
                                  </a:lnTo>
                                  <a:lnTo>
                                    <a:pt x="1636395" y="712469"/>
                                  </a:lnTo>
                                  <a:close/>
                                  <a:moveTo>
                                    <a:pt x="1649095" y="615949"/>
                                  </a:moveTo>
                                  <a:lnTo>
                                    <a:pt x="1642110" y="613409"/>
                                  </a:lnTo>
                                  <a:lnTo>
                                    <a:pt x="1637665" y="624839"/>
                                  </a:lnTo>
                                  <a:lnTo>
                                    <a:pt x="1644650" y="627379"/>
                                  </a:lnTo>
                                  <a:lnTo>
                                    <a:pt x="1649095" y="615949"/>
                                  </a:lnTo>
                                  <a:close/>
                                  <a:moveTo>
                                    <a:pt x="1655445" y="17779"/>
                                  </a:moveTo>
                                  <a:lnTo>
                                    <a:pt x="1647825" y="17779"/>
                                  </a:lnTo>
                                  <a:lnTo>
                                    <a:pt x="1647825" y="30479"/>
                                  </a:lnTo>
                                  <a:lnTo>
                                    <a:pt x="1655445" y="30479"/>
                                  </a:lnTo>
                                  <a:lnTo>
                                    <a:pt x="1655445" y="17779"/>
                                  </a:lnTo>
                                  <a:close/>
                                  <a:moveTo>
                                    <a:pt x="1657985" y="721359"/>
                                  </a:moveTo>
                                  <a:lnTo>
                                    <a:pt x="1651000" y="718819"/>
                                  </a:lnTo>
                                  <a:lnTo>
                                    <a:pt x="1645920" y="730249"/>
                                  </a:lnTo>
                                  <a:lnTo>
                                    <a:pt x="1652905" y="733424"/>
                                  </a:lnTo>
                                  <a:lnTo>
                                    <a:pt x="1657985" y="721359"/>
                                  </a:lnTo>
                                  <a:close/>
                                  <a:moveTo>
                                    <a:pt x="1670685" y="624839"/>
                                  </a:moveTo>
                                  <a:lnTo>
                                    <a:pt x="1663700" y="621664"/>
                                  </a:lnTo>
                                  <a:lnTo>
                                    <a:pt x="1658620" y="633729"/>
                                  </a:lnTo>
                                  <a:lnTo>
                                    <a:pt x="1666240" y="636269"/>
                                  </a:lnTo>
                                  <a:lnTo>
                                    <a:pt x="1670685" y="624839"/>
                                  </a:lnTo>
                                  <a:close/>
                                  <a:moveTo>
                                    <a:pt x="1678940" y="17779"/>
                                  </a:moveTo>
                                  <a:lnTo>
                                    <a:pt x="1663065" y="17779"/>
                                  </a:lnTo>
                                  <a:lnTo>
                                    <a:pt x="1663065" y="30479"/>
                                  </a:lnTo>
                                  <a:lnTo>
                                    <a:pt x="1678940" y="30479"/>
                                  </a:lnTo>
                                  <a:lnTo>
                                    <a:pt x="1678940" y="17779"/>
                                  </a:lnTo>
                                  <a:close/>
                                  <a:moveTo>
                                    <a:pt x="1679575" y="730884"/>
                                  </a:moveTo>
                                  <a:lnTo>
                                    <a:pt x="1664970" y="724534"/>
                                  </a:lnTo>
                                  <a:lnTo>
                                    <a:pt x="1659890" y="735964"/>
                                  </a:lnTo>
                                  <a:lnTo>
                                    <a:pt x="1674495" y="742314"/>
                                  </a:lnTo>
                                  <a:lnTo>
                                    <a:pt x="1679575" y="730884"/>
                                  </a:lnTo>
                                  <a:close/>
                                  <a:moveTo>
                                    <a:pt x="1692910" y="633729"/>
                                  </a:moveTo>
                                  <a:lnTo>
                                    <a:pt x="1678305" y="628014"/>
                                  </a:lnTo>
                                  <a:lnTo>
                                    <a:pt x="1673225" y="639444"/>
                                  </a:lnTo>
                                  <a:lnTo>
                                    <a:pt x="1687830" y="645159"/>
                                  </a:lnTo>
                                  <a:lnTo>
                                    <a:pt x="1692910" y="633729"/>
                                  </a:lnTo>
                                  <a:close/>
                                  <a:moveTo>
                                    <a:pt x="1693545" y="737234"/>
                                  </a:moveTo>
                                  <a:lnTo>
                                    <a:pt x="1686560" y="734059"/>
                                  </a:lnTo>
                                  <a:lnTo>
                                    <a:pt x="1681480" y="745489"/>
                                  </a:lnTo>
                                  <a:lnTo>
                                    <a:pt x="1688465" y="748664"/>
                                  </a:lnTo>
                                  <a:lnTo>
                                    <a:pt x="1693545" y="737234"/>
                                  </a:lnTo>
                                  <a:close/>
                                  <a:moveTo>
                                    <a:pt x="1694815" y="17779"/>
                                  </a:moveTo>
                                  <a:lnTo>
                                    <a:pt x="1686560" y="17779"/>
                                  </a:lnTo>
                                  <a:lnTo>
                                    <a:pt x="1686560" y="30479"/>
                                  </a:lnTo>
                                  <a:lnTo>
                                    <a:pt x="1694815" y="30479"/>
                                  </a:lnTo>
                                  <a:lnTo>
                                    <a:pt x="1694815" y="17779"/>
                                  </a:lnTo>
                                  <a:close/>
                                  <a:moveTo>
                                    <a:pt x="1788160" y="24129"/>
                                  </a:moveTo>
                                  <a:lnTo>
                                    <a:pt x="1697355" y="0"/>
                                  </a:lnTo>
                                  <a:lnTo>
                                    <a:pt x="1697355" y="48894"/>
                                  </a:lnTo>
                                  <a:lnTo>
                                    <a:pt x="1788160" y="24129"/>
                                  </a:lnTo>
                                  <a:close/>
                                  <a:moveTo>
                                    <a:pt x="1789430" y="784224"/>
                                  </a:moveTo>
                                  <a:lnTo>
                                    <a:pt x="1715135" y="725804"/>
                                  </a:lnTo>
                                  <a:lnTo>
                                    <a:pt x="1696085" y="771524"/>
                                  </a:lnTo>
                                  <a:lnTo>
                                    <a:pt x="1789430" y="784224"/>
                                  </a:lnTo>
                                  <a:close/>
                                  <a:moveTo>
                                    <a:pt x="1789430" y="678814"/>
                                  </a:moveTo>
                                  <a:lnTo>
                                    <a:pt x="1713865" y="622299"/>
                                  </a:lnTo>
                                  <a:lnTo>
                                    <a:pt x="1706880" y="639444"/>
                                  </a:lnTo>
                                  <a:lnTo>
                                    <a:pt x="1699895" y="636269"/>
                                  </a:lnTo>
                                  <a:lnTo>
                                    <a:pt x="1694815" y="648334"/>
                                  </a:lnTo>
                                  <a:lnTo>
                                    <a:pt x="1702435" y="650874"/>
                                  </a:lnTo>
                                  <a:lnTo>
                                    <a:pt x="1695450" y="667384"/>
                                  </a:lnTo>
                                  <a:lnTo>
                                    <a:pt x="1789430" y="678814"/>
                                  </a:lnTo>
                                  <a:close/>
                                </a:path>
                              </a:pathLst>
                            </a:custGeom>
                            <a:solidFill>
                              <a:srgbClr val="929497"/>
                            </a:solidFill>
                            <a:ln>
                              <a:noFill/>
                            </a:ln>
                          </wps:spPr>
                          <wps:bodyPr anchorCtr="0" anchor="ctr" bIns="91425" lIns="91425" spcFirstLastPara="1" rIns="91425" wrap="square" tIns="91425">
                            <a:noAutofit/>
                          </wps:bodyPr>
                        </wps:wsp>
                        <wps:wsp>
                          <wps:cNvSpPr/>
                          <wps:cNvPr id="228" name="Shape 228"/>
                          <wps:spPr>
                            <a:xfrm>
                              <a:off x="3109595" y="3667759"/>
                              <a:ext cx="1395095" cy="0"/>
                            </a:xfrm>
                            <a:prstGeom prst="straightConnector1">
                              <a:avLst/>
                            </a:prstGeom>
                            <a:solidFill>
                              <a:srgbClr val="FFFFFF"/>
                            </a:solidFill>
                            <a:ln cap="flat" cmpd="sng" w="9525">
                              <a:solidFill>
                                <a:srgbClr val="929497"/>
                              </a:solidFill>
                              <a:prstDash val="dash"/>
                              <a:round/>
                              <a:headEnd len="sm" w="sm" type="none"/>
                              <a:tailEnd len="sm" w="sm" type="none"/>
                            </a:ln>
                          </wps:spPr>
                          <wps:bodyPr anchorCtr="0" anchor="ctr" bIns="91425" lIns="91425" spcFirstLastPara="1" rIns="91425" wrap="square" tIns="91425">
                            <a:noAutofit/>
                          </wps:bodyPr>
                        </wps:wsp>
                        <wps:wsp>
                          <wps:cNvSpPr/>
                          <wps:cNvPr id="229" name="Shape 229"/>
                          <wps:spPr>
                            <a:xfrm>
                              <a:off x="2162810" y="431799"/>
                              <a:ext cx="2418715" cy="3256279"/>
                            </a:xfrm>
                            <a:custGeom>
                              <a:rect b="b" l="l" r="r" t="t"/>
                              <a:pathLst>
                                <a:path extrusionOk="0" h="3256279" w="2418715">
                                  <a:moveTo>
                                    <a:pt x="12065" y="511174"/>
                                  </a:moveTo>
                                  <a:lnTo>
                                    <a:pt x="9525" y="507999"/>
                                  </a:lnTo>
                                  <a:lnTo>
                                    <a:pt x="2540" y="507999"/>
                                  </a:lnTo>
                                  <a:lnTo>
                                    <a:pt x="0" y="511174"/>
                                  </a:lnTo>
                                  <a:lnTo>
                                    <a:pt x="0" y="518159"/>
                                  </a:lnTo>
                                  <a:lnTo>
                                    <a:pt x="2540" y="521334"/>
                                  </a:lnTo>
                                  <a:lnTo>
                                    <a:pt x="9525" y="521334"/>
                                  </a:lnTo>
                                  <a:lnTo>
                                    <a:pt x="12065" y="518159"/>
                                  </a:lnTo>
                                  <a:lnTo>
                                    <a:pt x="12065" y="511174"/>
                                  </a:lnTo>
                                  <a:close/>
                                  <a:moveTo>
                                    <a:pt x="20320" y="582294"/>
                                  </a:moveTo>
                                  <a:lnTo>
                                    <a:pt x="17780" y="579754"/>
                                  </a:lnTo>
                                  <a:lnTo>
                                    <a:pt x="10795" y="579754"/>
                                  </a:lnTo>
                                  <a:lnTo>
                                    <a:pt x="8255" y="582294"/>
                                  </a:lnTo>
                                  <a:lnTo>
                                    <a:pt x="8255" y="589279"/>
                                  </a:lnTo>
                                  <a:lnTo>
                                    <a:pt x="10795" y="592454"/>
                                  </a:lnTo>
                                  <a:lnTo>
                                    <a:pt x="17780" y="592454"/>
                                  </a:lnTo>
                                  <a:lnTo>
                                    <a:pt x="20320" y="589279"/>
                                  </a:lnTo>
                                  <a:lnTo>
                                    <a:pt x="20320" y="582294"/>
                                  </a:lnTo>
                                  <a:close/>
                                  <a:moveTo>
                                    <a:pt x="20320" y="545464"/>
                                  </a:moveTo>
                                  <a:lnTo>
                                    <a:pt x="17780" y="542924"/>
                                  </a:lnTo>
                                  <a:lnTo>
                                    <a:pt x="10795" y="542924"/>
                                  </a:lnTo>
                                  <a:lnTo>
                                    <a:pt x="8255" y="545464"/>
                                  </a:lnTo>
                                  <a:lnTo>
                                    <a:pt x="8255" y="552449"/>
                                  </a:lnTo>
                                  <a:lnTo>
                                    <a:pt x="10795" y="555624"/>
                                  </a:lnTo>
                                  <a:lnTo>
                                    <a:pt x="17780" y="555624"/>
                                  </a:lnTo>
                                  <a:lnTo>
                                    <a:pt x="20320" y="552449"/>
                                  </a:lnTo>
                                  <a:lnTo>
                                    <a:pt x="20320" y="545464"/>
                                  </a:lnTo>
                                  <a:close/>
                                  <a:moveTo>
                                    <a:pt x="20320" y="476249"/>
                                  </a:moveTo>
                                  <a:lnTo>
                                    <a:pt x="17780" y="473709"/>
                                  </a:lnTo>
                                  <a:lnTo>
                                    <a:pt x="10795" y="473709"/>
                                  </a:lnTo>
                                  <a:lnTo>
                                    <a:pt x="8255" y="476249"/>
                                  </a:lnTo>
                                  <a:lnTo>
                                    <a:pt x="8255" y="483234"/>
                                  </a:lnTo>
                                  <a:lnTo>
                                    <a:pt x="10795" y="485774"/>
                                  </a:lnTo>
                                  <a:lnTo>
                                    <a:pt x="17780" y="485774"/>
                                  </a:lnTo>
                                  <a:lnTo>
                                    <a:pt x="20320" y="483234"/>
                                  </a:lnTo>
                                  <a:lnTo>
                                    <a:pt x="20320" y="476249"/>
                                  </a:lnTo>
                                  <a:close/>
                                  <a:moveTo>
                                    <a:pt x="33020" y="511174"/>
                                  </a:moveTo>
                                  <a:lnTo>
                                    <a:pt x="29845" y="507999"/>
                                  </a:lnTo>
                                  <a:lnTo>
                                    <a:pt x="23495" y="507999"/>
                                  </a:lnTo>
                                  <a:lnTo>
                                    <a:pt x="20320" y="511174"/>
                                  </a:lnTo>
                                  <a:lnTo>
                                    <a:pt x="20320" y="518159"/>
                                  </a:lnTo>
                                  <a:lnTo>
                                    <a:pt x="23495" y="521334"/>
                                  </a:lnTo>
                                  <a:lnTo>
                                    <a:pt x="29845" y="521334"/>
                                  </a:lnTo>
                                  <a:lnTo>
                                    <a:pt x="33020" y="518159"/>
                                  </a:lnTo>
                                  <a:lnTo>
                                    <a:pt x="33020" y="511174"/>
                                  </a:lnTo>
                                  <a:close/>
                                  <a:moveTo>
                                    <a:pt x="40640" y="582294"/>
                                  </a:moveTo>
                                  <a:lnTo>
                                    <a:pt x="38100" y="579754"/>
                                  </a:lnTo>
                                  <a:lnTo>
                                    <a:pt x="31115" y="579754"/>
                                  </a:lnTo>
                                  <a:lnTo>
                                    <a:pt x="27940" y="582294"/>
                                  </a:lnTo>
                                  <a:lnTo>
                                    <a:pt x="27940" y="589279"/>
                                  </a:lnTo>
                                  <a:lnTo>
                                    <a:pt x="31115" y="592454"/>
                                  </a:lnTo>
                                  <a:lnTo>
                                    <a:pt x="38100" y="592454"/>
                                  </a:lnTo>
                                  <a:lnTo>
                                    <a:pt x="40640" y="589279"/>
                                  </a:lnTo>
                                  <a:lnTo>
                                    <a:pt x="40640" y="582294"/>
                                  </a:lnTo>
                                  <a:close/>
                                  <a:moveTo>
                                    <a:pt x="40640" y="545464"/>
                                  </a:moveTo>
                                  <a:lnTo>
                                    <a:pt x="38100" y="542924"/>
                                  </a:lnTo>
                                  <a:lnTo>
                                    <a:pt x="31115" y="542924"/>
                                  </a:lnTo>
                                  <a:lnTo>
                                    <a:pt x="27940" y="545464"/>
                                  </a:lnTo>
                                  <a:lnTo>
                                    <a:pt x="27940" y="552449"/>
                                  </a:lnTo>
                                  <a:lnTo>
                                    <a:pt x="31115" y="555624"/>
                                  </a:lnTo>
                                  <a:lnTo>
                                    <a:pt x="38100" y="555624"/>
                                  </a:lnTo>
                                  <a:lnTo>
                                    <a:pt x="40640" y="552449"/>
                                  </a:lnTo>
                                  <a:lnTo>
                                    <a:pt x="40640" y="545464"/>
                                  </a:lnTo>
                                  <a:close/>
                                  <a:moveTo>
                                    <a:pt x="40640" y="476249"/>
                                  </a:moveTo>
                                  <a:lnTo>
                                    <a:pt x="38100" y="473709"/>
                                  </a:lnTo>
                                  <a:lnTo>
                                    <a:pt x="31115" y="473709"/>
                                  </a:lnTo>
                                  <a:lnTo>
                                    <a:pt x="27940" y="476249"/>
                                  </a:lnTo>
                                  <a:lnTo>
                                    <a:pt x="27940" y="483234"/>
                                  </a:lnTo>
                                  <a:lnTo>
                                    <a:pt x="31115" y="485774"/>
                                  </a:lnTo>
                                  <a:lnTo>
                                    <a:pt x="38100" y="485774"/>
                                  </a:lnTo>
                                  <a:lnTo>
                                    <a:pt x="40640" y="483234"/>
                                  </a:lnTo>
                                  <a:lnTo>
                                    <a:pt x="40640" y="476249"/>
                                  </a:lnTo>
                                  <a:close/>
                                  <a:moveTo>
                                    <a:pt x="53340" y="511174"/>
                                  </a:moveTo>
                                  <a:lnTo>
                                    <a:pt x="50165" y="507999"/>
                                  </a:lnTo>
                                  <a:lnTo>
                                    <a:pt x="43180" y="507999"/>
                                  </a:lnTo>
                                  <a:lnTo>
                                    <a:pt x="40640" y="511174"/>
                                  </a:lnTo>
                                  <a:lnTo>
                                    <a:pt x="40640" y="518159"/>
                                  </a:lnTo>
                                  <a:lnTo>
                                    <a:pt x="43180" y="521334"/>
                                  </a:lnTo>
                                  <a:lnTo>
                                    <a:pt x="50165" y="521334"/>
                                  </a:lnTo>
                                  <a:lnTo>
                                    <a:pt x="53340" y="518159"/>
                                  </a:lnTo>
                                  <a:lnTo>
                                    <a:pt x="53340" y="511174"/>
                                  </a:lnTo>
                                  <a:close/>
                                  <a:moveTo>
                                    <a:pt x="60960" y="582294"/>
                                  </a:moveTo>
                                  <a:lnTo>
                                    <a:pt x="57785" y="579754"/>
                                  </a:lnTo>
                                  <a:lnTo>
                                    <a:pt x="51435" y="579754"/>
                                  </a:lnTo>
                                  <a:lnTo>
                                    <a:pt x="48260" y="582294"/>
                                  </a:lnTo>
                                  <a:lnTo>
                                    <a:pt x="48260" y="589279"/>
                                  </a:lnTo>
                                  <a:lnTo>
                                    <a:pt x="51435" y="592454"/>
                                  </a:lnTo>
                                  <a:lnTo>
                                    <a:pt x="57785" y="592454"/>
                                  </a:lnTo>
                                  <a:lnTo>
                                    <a:pt x="60960" y="589279"/>
                                  </a:lnTo>
                                  <a:lnTo>
                                    <a:pt x="60960" y="582294"/>
                                  </a:lnTo>
                                  <a:close/>
                                  <a:moveTo>
                                    <a:pt x="60960" y="476249"/>
                                  </a:moveTo>
                                  <a:lnTo>
                                    <a:pt x="57785" y="473709"/>
                                  </a:lnTo>
                                  <a:lnTo>
                                    <a:pt x="51435" y="473709"/>
                                  </a:lnTo>
                                  <a:lnTo>
                                    <a:pt x="48260" y="476249"/>
                                  </a:lnTo>
                                  <a:lnTo>
                                    <a:pt x="48260" y="483234"/>
                                  </a:lnTo>
                                  <a:lnTo>
                                    <a:pt x="51435" y="485774"/>
                                  </a:lnTo>
                                  <a:lnTo>
                                    <a:pt x="57785" y="485774"/>
                                  </a:lnTo>
                                  <a:lnTo>
                                    <a:pt x="60960" y="483234"/>
                                  </a:lnTo>
                                  <a:lnTo>
                                    <a:pt x="60960" y="476249"/>
                                  </a:lnTo>
                                  <a:close/>
                                  <a:moveTo>
                                    <a:pt x="60960" y="545464"/>
                                  </a:moveTo>
                                  <a:lnTo>
                                    <a:pt x="58420" y="542924"/>
                                  </a:lnTo>
                                  <a:lnTo>
                                    <a:pt x="51435" y="542924"/>
                                  </a:lnTo>
                                  <a:lnTo>
                                    <a:pt x="48260" y="545464"/>
                                  </a:lnTo>
                                  <a:lnTo>
                                    <a:pt x="48260" y="552449"/>
                                  </a:lnTo>
                                  <a:lnTo>
                                    <a:pt x="51435" y="555624"/>
                                  </a:lnTo>
                                  <a:lnTo>
                                    <a:pt x="57785" y="555624"/>
                                  </a:lnTo>
                                  <a:lnTo>
                                    <a:pt x="60960" y="552449"/>
                                  </a:lnTo>
                                  <a:lnTo>
                                    <a:pt x="60960" y="549274"/>
                                  </a:lnTo>
                                  <a:lnTo>
                                    <a:pt x="60960" y="545464"/>
                                  </a:lnTo>
                                  <a:close/>
                                  <a:moveTo>
                                    <a:pt x="73660" y="511174"/>
                                  </a:moveTo>
                                  <a:lnTo>
                                    <a:pt x="71120" y="507999"/>
                                  </a:lnTo>
                                  <a:lnTo>
                                    <a:pt x="63500" y="507999"/>
                                  </a:lnTo>
                                  <a:lnTo>
                                    <a:pt x="60960" y="511174"/>
                                  </a:lnTo>
                                  <a:lnTo>
                                    <a:pt x="60960" y="518159"/>
                                  </a:lnTo>
                                  <a:lnTo>
                                    <a:pt x="63500" y="521334"/>
                                  </a:lnTo>
                                  <a:lnTo>
                                    <a:pt x="71120" y="521334"/>
                                  </a:lnTo>
                                  <a:lnTo>
                                    <a:pt x="73660" y="518159"/>
                                  </a:lnTo>
                                  <a:lnTo>
                                    <a:pt x="73660" y="511174"/>
                                  </a:lnTo>
                                  <a:close/>
                                  <a:moveTo>
                                    <a:pt x="81280" y="582294"/>
                                  </a:moveTo>
                                  <a:lnTo>
                                    <a:pt x="78740" y="579754"/>
                                  </a:lnTo>
                                  <a:lnTo>
                                    <a:pt x="71755" y="579754"/>
                                  </a:lnTo>
                                  <a:lnTo>
                                    <a:pt x="68580" y="582294"/>
                                  </a:lnTo>
                                  <a:lnTo>
                                    <a:pt x="68580" y="589279"/>
                                  </a:lnTo>
                                  <a:lnTo>
                                    <a:pt x="71755" y="592454"/>
                                  </a:lnTo>
                                  <a:lnTo>
                                    <a:pt x="78740" y="592454"/>
                                  </a:lnTo>
                                  <a:lnTo>
                                    <a:pt x="81280" y="589279"/>
                                  </a:lnTo>
                                  <a:lnTo>
                                    <a:pt x="81280" y="582294"/>
                                  </a:lnTo>
                                  <a:close/>
                                  <a:moveTo>
                                    <a:pt x="81280" y="545464"/>
                                  </a:moveTo>
                                  <a:lnTo>
                                    <a:pt x="78740" y="542924"/>
                                  </a:lnTo>
                                  <a:lnTo>
                                    <a:pt x="71755" y="542924"/>
                                  </a:lnTo>
                                  <a:lnTo>
                                    <a:pt x="68580" y="545464"/>
                                  </a:lnTo>
                                  <a:lnTo>
                                    <a:pt x="68580" y="552449"/>
                                  </a:lnTo>
                                  <a:lnTo>
                                    <a:pt x="71755" y="555624"/>
                                  </a:lnTo>
                                  <a:lnTo>
                                    <a:pt x="78740" y="555624"/>
                                  </a:lnTo>
                                  <a:lnTo>
                                    <a:pt x="81280" y="552449"/>
                                  </a:lnTo>
                                  <a:lnTo>
                                    <a:pt x="81280" y="545464"/>
                                  </a:lnTo>
                                  <a:close/>
                                  <a:moveTo>
                                    <a:pt x="81280" y="476249"/>
                                  </a:moveTo>
                                  <a:lnTo>
                                    <a:pt x="78740" y="473709"/>
                                  </a:lnTo>
                                  <a:lnTo>
                                    <a:pt x="71755" y="473709"/>
                                  </a:lnTo>
                                  <a:lnTo>
                                    <a:pt x="68580" y="476249"/>
                                  </a:lnTo>
                                  <a:lnTo>
                                    <a:pt x="68580" y="483234"/>
                                  </a:lnTo>
                                  <a:lnTo>
                                    <a:pt x="71755" y="485774"/>
                                  </a:lnTo>
                                  <a:lnTo>
                                    <a:pt x="78740" y="485774"/>
                                  </a:lnTo>
                                  <a:lnTo>
                                    <a:pt x="81280" y="483234"/>
                                  </a:lnTo>
                                  <a:lnTo>
                                    <a:pt x="81280" y="476249"/>
                                  </a:lnTo>
                                  <a:close/>
                                  <a:moveTo>
                                    <a:pt x="93980" y="511174"/>
                                  </a:moveTo>
                                  <a:lnTo>
                                    <a:pt x="90805" y="507999"/>
                                  </a:lnTo>
                                  <a:lnTo>
                                    <a:pt x="84455" y="507999"/>
                                  </a:lnTo>
                                  <a:lnTo>
                                    <a:pt x="81280" y="511174"/>
                                  </a:lnTo>
                                  <a:lnTo>
                                    <a:pt x="81280" y="518159"/>
                                  </a:lnTo>
                                  <a:lnTo>
                                    <a:pt x="84455" y="521334"/>
                                  </a:lnTo>
                                  <a:lnTo>
                                    <a:pt x="90805" y="521334"/>
                                  </a:lnTo>
                                  <a:lnTo>
                                    <a:pt x="93980" y="518159"/>
                                  </a:lnTo>
                                  <a:lnTo>
                                    <a:pt x="93980" y="511174"/>
                                  </a:lnTo>
                                  <a:close/>
                                  <a:moveTo>
                                    <a:pt x="101600" y="582294"/>
                                  </a:moveTo>
                                  <a:lnTo>
                                    <a:pt x="99060" y="579754"/>
                                  </a:lnTo>
                                  <a:lnTo>
                                    <a:pt x="92075" y="579754"/>
                                  </a:lnTo>
                                  <a:lnTo>
                                    <a:pt x="88900" y="582294"/>
                                  </a:lnTo>
                                  <a:lnTo>
                                    <a:pt x="88900" y="589279"/>
                                  </a:lnTo>
                                  <a:lnTo>
                                    <a:pt x="92075" y="592454"/>
                                  </a:lnTo>
                                  <a:lnTo>
                                    <a:pt x="99060" y="592454"/>
                                  </a:lnTo>
                                  <a:lnTo>
                                    <a:pt x="101600" y="589279"/>
                                  </a:lnTo>
                                  <a:lnTo>
                                    <a:pt x="101600" y="582294"/>
                                  </a:lnTo>
                                  <a:close/>
                                  <a:moveTo>
                                    <a:pt x="101600" y="545464"/>
                                  </a:moveTo>
                                  <a:lnTo>
                                    <a:pt x="99060" y="542924"/>
                                  </a:lnTo>
                                  <a:lnTo>
                                    <a:pt x="92075" y="542924"/>
                                  </a:lnTo>
                                  <a:lnTo>
                                    <a:pt x="88900" y="545464"/>
                                  </a:lnTo>
                                  <a:lnTo>
                                    <a:pt x="88900" y="552449"/>
                                  </a:lnTo>
                                  <a:lnTo>
                                    <a:pt x="92075" y="555624"/>
                                  </a:lnTo>
                                  <a:lnTo>
                                    <a:pt x="99060" y="555624"/>
                                  </a:lnTo>
                                  <a:lnTo>
                                    <a:pt x="101600" y="552449"/>
                                  </a:lnTo>
                                  <a:lnTo>
                                    <a:pt x="101600" y="545464"/>
                                  </a:lnTo>
                                  <a:close/>
                                  <a:moveTo>
                                    <a:pt x="101600" y="476249"/>
                                  </a:moveTo>
                                  <a:lnTo>
                                    <a:pt x="99060" y="473709"/>
                                  </a:lnTo>
                                  <a:lnTo>
                                    <a:pt x="92075" y="473709"/>
                                  </a:lnTo>
                                  <a:lnTo>
                                    <a:pt x="88900" y="476249"/>
                                  </a:lnTo>
                                  <a:lnTo>
                                    <a:pt x="88900" y="483234"/>
                                  </a:lnTo>
                                  <a:lnTo>
                                    <a:pt x="92075" y="485774"/>
                                  </a:lnTo>
                                  <a:lnTo>
                                    <a:pt x="99060" y="485774"/>
                                  </a:lnTo>
                                  <a:lnTo>
                                    <a:pt x="101600" y="483234"/>
                                  </a:lnTo>
                                  <a:lnTo>
                                    <a:pt x="101600" y="476249"/>
                                  </a:lnTo>
                                  <a:close/>
                                  <a:moveTo>
                                    <a:pt x="114299" y="511174"/>
                                  </a:moveTo>
                                  <a:lnTo>
                                    <a:pt x="111125" y="507999"/>
                                  </a:lnTo>
                                  <a:lnTo>
                                    <a:pt x="104140" y="507999"/>
                                  </a:lnTo>
                                  <a:lnTo>
                                    <a:pt x="101600" y="511174"/>
                                  </a:lnTo>
                                  <a:lnTo>
                                    <a:pt x="101600" y="518159"/>
                                  </a:lnTo>
                                  <a:lnTo>
                                    <a:pt x="104140" y="521334"/>
                                  </a:lnTo>
                                  <a:lnTo>
                                    <a:pt x="111125" y="521334"/>
                                  </a:lnTo>
                                  <a:lnTo>
                                    <a:pt x="114299" y="518159"/>
                                  </a:lnTo>
                                  <a:lnTo>
                                    <a:pt x="114299" y="511174"/>
                                  </a:lnTo>
                                  <a:close/>
                                  <a:moveTo>
                                    <a:pt x="121920" y="582294"/>
                                  </a:moveTo>
                                  <a:lnTo>
                                    <a:pt x="119380" y="579754"/>
                                  </a:lnTo>
                                  <a:lnTo>
                                    <a:pt x="112395" y="579754"/>
                                  </a:lnTo>
                                  <a:lnTo>
                                    <a:pt x="109855" y="582294"/>
                                  </a:lnTo>
                                  <a:lnTo>
                                    <a:pt x="109855" y="589279"/>
                                  </a:lnTo>
                                  <a:lnTo>
                                    <a:pt x="112395" y="592454"/>
                                  </a:lnTo>
                                  <a:lnTo>
                                    <a:pt x="119380" y="592454"/>
                                  </a:lnTo>
                                  <a:lnTo>
                                    <a:pt x="121920" y="589279"/>
                                  </a:lnTo>
                                  <a:lnTo>
                                    <a:pt x="121920" y="582294"/>
                                  </a:lnTo>
                                  <a:close/>
                                  <a:moveTo>
                                    <a:pt x="121920" y="545464"/>
                                  </a:moveTo>
                                  <a:lnTo>
                                    <a:pt x="119380" y="542924"/>
                                  </a:lnTo>
                                  <a:lnTo>
                                    <a:pt x="112395" y="542924"/>
                                  </a:lnTo>
                                  <a:lnTo>
                                    <a:pt x="109855" y="545464"/>
                                  </a:lnTo>
                                  <a:lnTo>
                                    <a:pt x="109855" y="552449"/>
                                  </a:lnTo>
                                  <a:lnTo>
                                    <a:pt x="112395" y="555624"/>
                                  </a:lnTo>
                                  <a:lnTo>
                                    <a:pt x="119380" y="555624"/>
                                  </a:lnTo>
                                  <a:lnTo>
                                    <a:pt x="121920" y="552449"/>
                                  </a:lnTo>
                                  <a:lnTo>
                                    <a:pt x="121920" y="545464"/>
                                  </a:lnTo>
                                  <a:close/>
                                  <a:moveTo>
                                    <a:pt x="121920" y="476249"/>
                                  </a:moveTo>
                                  <a:lnTo>
                                    <a:pt x="119380" y="473709"/>
                                  </a:lnTo>
                                  <a:lnTo>
                                    <a:pt x="112395" y="473709"/>
                                  </a:lnTo>
                                  <a:lnTo>
                                    <a:pt x="109855" y="476249"/>
                                  </a:lnTo>
                                  <a:lnTo>
                                    <a:pt x="109855" y="483234"/>
                                  </a:lnTo>
                                  <a:lnTo>
                                    <a:pt x="112395" y="485774"/>
                                  </a:lnTo>
                                  <a:lnTo>
                                    <a:pt x="119380" y="485774"/>
                                  </a:lnTo>
                                  <a:lnTo>
                                    <a:pt x="121920" y="483234"/>
                                  </a:lnTo>
                                  <a:lnTo>
                                    <a:pt x="121920" y="476249"/>
                                  </a:lnTo>
                                  <a:close/>
                                  <a:moveTo>
                                    <a:pt x="134620" y="511174"/>
                                  </a:moveTo>
                                  <a:lnTo>
                                    <a:pt x="132080" y="507999"/>
                                  </a:lnTo>
                                  <a:lnTo>
                                    <a:pt x="124460" y="507999"/>
                                  </a:lnTo>
                                  <a:lnTo>
                                    <a:pt x="121920" y="511174"/>
                                  </a:lnTo>
                                  <a:lnTo>
                                    <a:pt x="121920" y="518159"/>
                                  </a:lnTo>
                                  <a:lnTo>
                                    <a:pt x="124460" y="521334"/>
                                  </a:lnTo>
                                  <a:lnTo>
                                    <a:pt x="132080" y="521334"/>
                                  </a:lnTo>
                                  <a:lnTo>
                                    <a:pt x="134620" y="518159"/>
                                  </a:lnTo>
                                  <a:lnTo>
                                    <a:pt x="134620" y="511174"/>
                                  </a:lnTo>
                                  <a:close/>
                                  <a:moveTo>
                                    <a:pt x="142240" y="582294"/>
                                  </a:moveTo>
                                  <a:lnTo>
                                    <a:pt x="139700" y="579754"/>
                                  </a:lnTo>
                                  <a:lnTo>
                                    <a:pt x="132715" y="579754"/>
                                  </a:lnTo>
                                  <a:lnTo>
                                    <a:pt x="129540" y="582294"/>
                                  </a:lnTo>
                                  <a:lnTo>
                                    <a:pt x="129540" y="589279"/>
                                  </a:lnTo>
                                  <a:lnTo>
                                    <a:pt x="132715" y="592454"/>
                                  </a:lnTo>
                                  <a:lnTo>
                                    <a:pt x="139700" y="592454"/>
                                  </a:lnTo>
                                  <a:lnTo>
                                    <a:pt x="142240" y="589279"/>
                                  </a:lnTo>
                                  <a:lnTo>
                                    <a:pt x="142240" y="582294"/>
                                  </a:lnTo>
                                  <a:close/>
                                  <a:moveTo>
                                    <a:pt x="142240" y="545464"/>
                                  </a:moveTo>
                                  <a:lnTo>
                                    <a:pt x="139700" y="542924"/>
                                  </a:lnTo>
                                  <a:lnTo>
                                    <a:pt x="132715" y="542924"/>
                                  </a:lnTo>
                                  <a:lnTo>
                                    <a:pt x="129540" y="545464"/>
                                  </a:lnTo>
                                  <a:lnTo>
                                    <a:pt x="129540" y="552449"/>
                                  </a:lnTo>
                                  <a:lnTo>
                                    <a:pt x="132715" y="555624"/>
                                  </a:lnTo>
                                  <a:lnTo>
                                    <a:pt x="139700" y="555624"/>
                                  </a:lnTo>
                                  <a:lnTo>
                                    <a:pt x="142240" y="552449"/>
                                  </a:lnTo>
                                  <a:lnTo>
                                    <a:pt x="142240" y="545464"/>
                                  </a:lnTo>
                                  <a:close/>
                                  <a:moveTo>
                                    <a:pt x="142240" y="476249"/>
                                  </a:moveTo>
                                  <a:lnTo>
                                    <a:pt x="139700" y="473709"/>
                                  </a:lnTo>
                                  <a:lnTo>
                                    <a:pt x="132715" y="473709"/>
                                  </a:lnTo>
                                  <a:lnTo>
                                    <a:pt x="129540" y="476249"/>
                                  </a:lnTo>
                                  <a:lnTo>
                                    <a:pt x="129540" y="483234"/>
                                  </a:lnTo>
                                  <a:lnTo>
                                    <a:pt x="132715" y="485774"/>
                                  </a:lnTo>
                                  <a:lnTo>
                                    <a:pt x="139700" y="485774"/>
                                  </a:lnTo>
                                  <a:lnTo>
                                    <a:pt x="142240" y="483234"/>
                                  </a:lnTo>
                                  <a:lnTo>
                                    <a:pt x="142240" y="476249"/>
                                  </a:lnTo>
                                  <a:close/>
                                  <a:moveTo>
                                    <a:pt x="154940" y="511174"/>
                                  </a:moveTo>
                                  <a:lnTo>
                                    <a:pt x="151765" y="507999"/>
                                  </a:lnTo>
                                  <a:lnTo>
                                    <a:pt x="145415" y="507999"/>
                                  </a:lnTo>
                                  <a:lnTo>
                                    <a:pt x="142240" y="511174"/>
                                  </a:lnTo>
                                  <a:lnTo>
                                    <a:pt x="142240" y="518159"/>
                                  </a:lnTo>
                                  <a:lnTo>
                                    <a:pt x="145415" y="521334"/>
                                  </a:lnTo>
                                  <a:lnTo>
                                    <a:pt x="151765" y="521334"/>
                                  </a:lnTo>
                                  <a:lnTo>
                                    <a:pt x="154940" y="518159"/>
                                  </a:lnTo>
                                  <a:lnTo>
                                    <a:pt x="154940" y="511174"/>
                                  </a:lnTo>
                                  <a:close/>
                                  <a:moveTo>
                                    <a:pt x="162560" y="582294"/>
                                  </a:moveTo>
                                  <a:lnTo>
                                    <a:pt x="160020" y="579754"/>
                                  </a:lnTo>
                                  <a:lnTo>
                                    <a:pt x="153035" y="579754"/>
                                  </a:lnTo>
                                  <a:lnTo>
                                    <a:pt x="149860" y="582294"/>
                                  </a:lnTo>
                                  <a:lnTo>
                                    <a:pt x="149860" y="589279"/>
                                  </a:lnTo>
                                  <a:lnTo>
                                    <a:pt x="153035" y="592454"/>
                                  </a:lnTo>
                                  <a:lnTo>
                                    <a:pt x="160020" y="592454"/>
                                  </a:lnTo>
                                  <a:lnTo>
                                    <a:pt x="162560" y="589279"/>
                                  </a:lnTo>
                                  <a:lnTo>
                                    <a:pt x="162560" y="582294"/>
                                  </a:lnTo>
                                  <a:close/>
                                  <a:moveTo>
                                    <a:pt x="162560" y="545464"/>
                                  </a:moveTo>
                                  <a:lnTo>
                                    <a:pt x="160020" y="542924"/>
                                  </a:lnTo>
                                  <a:lnTo>
                                    <a:pt x="153035" y="542924"/>
                                  </a:lnTo>
                                  <a:lnTo>
                                    <a:pt x="149860" y="545464"/>
                                  </a:lnTo>
                                  <a:lnTo>
                                    <a:pt x="149860" y="552449"/>
                                  </a:lnTo>
                                  <a:lnTo>
                                    <a:pt x="153035" y="555624"/>
                                  </a:lnTo>
                                  <a:lnTo>
                                    <a:pt x="160020" y="555624"/>
                                  </a:lnTo>
                                  <a:lnTo>
                                    <a:pt x="162560" y="552449"/>
                                  </a:lnTo>
                                  <a:lnTo>
                                    <a:pt x="162560" y="545464"/>
                                  </a:lnTo>
                                  <a:close/>
                                  <a:moveTo>
                                    <a:pt x="162560" y="476249"/>
                                  </a:moveTo>
                                  <a:lnTo>
                                    <a:pt x="160020" y="473709"/>
                                  </a:lnTo>
                                  <a:lnTo>
                                    <a:pt x="153035" y="473709"/>
                                  </a:lnTo>
                                  <a:lnTo>
                                    <a:pt x="149860" y="476249"/>
                                  </a:lnTo>
                                  <a:lnTo>
                                    <a:pt x="149860" y="483234"/>
                                  </a:lnTo>
                                  <a:lnTo>
                                    <a:pt x="153035" y="485774"/>
                                  </a:lnTo>
                                  <a:lnTo>
                                    <a:pt x="160020" y="485774"/>
                                  </a:lnTo>
                                  <a:lnTo>
                                    <a:pt x="162560" y="483234"/>
                                  </a:lnTo>
                                  <a:lnTo>
                                    <a:pt x="162560" y="476249"/>
                                  </a:lnTo>
                                  <a:close/>
                                  <a:moveTo>
                                    <a:pt x="175260" y="511174"/>
                                  </a:moveTo>
                                  <a:lnTo>
                                    <a:pt x="172720" y="507999"/>
                                  </a:lnTo>
                                  <a:lnTo>
                                    <a:pt x="165100" y="507999"/>
                                  </a:lnTo>
                                  <a:lnTo>
                                    <a:pt x="162560" y="511174"/>
                                  </a:lnTo>
                                  <a:lnTo>
                                    <a:pt x="162560" y="518159"/>
                                  </a:lnTo>
                                  <a:lnTo>
                                    <a:pt x="165100" y="521334"/>
                                  </a:lnTo>
                                  <a:lnTo>
                                    <a:pt x="172720" y="521334"/>
                                  </a:lnTo>
                                  <a:lnTo>
                                    <a:pt x="175260" y="518159"/>
                                  </a:lnTo>
                                  <a:lnTo>
                                    <a:pt x="175260" y="511174"/>
                                  </a:lnTo>
                                  <a:close/>
                                  <a:moveTo>
                                    <a:pt x="182880" y="582294"/>
                                  </a:moveTo>
                                  <a:lnTo>
                                    <a:pt x="180339" y="579754"/>
                                  </a:lnTo>
                                  <a:lnTo>
                                    <a:pt x="173355" y="579754"/>
                                  </a:lnTo>
                                  <a:lnTo>
                                    <a:pt x="170815" y="582294"/>
                                  </a:lnTo>
                                  <a:lnTo>
                                    <a:pt x="170815" y="589279"/>
                                  </a:lnTo>
                                  <a:lnTo>
                                    <a:pt x="173355" y="592454"/>
                                  </a:lnTo>
                                  <a:lnTo>
                                    <a:pt x="180339" y="592454"/>
                                  </a:lnTo>
                                  <a:lnTo>
                                    <a:pt x="182880" y="589279"/>
                                  </a:lnTo>
                                  <a:lnTo>
                                    <a:pt x="182880" y="582294"/>
                                  </a:lnTo>
                                  <a:close/>
                                  <a:moveTo>
                                    <a:pt x="182880" y="545464"/>
                                  </a:moveTo>
                                  <a:lnTo>
                                    <a:pt x="180339" y="542924"/>
                                  </a:lnTo>
                                  <a:lnTo>
                                    <a:pt x="173355" y="542924"/>
                                  </a:lnTo>
                                  <a:lnTo>
                                    <a:pt x="170815" y="545464"/>
                                  </a:lnTo>
                                  <a:lnTo>
                                    <a:pt x="170815" y="552449"/>
                                  </a:lnTo>
                                  <a:lnTo>
                                    <a:pt x="173355" y="555624"/>
                                  </a:lnTo>
                                  <a:lnTo>
                                    <a:pt x="180339" y="555624"/>
                                  </a:lnTo>
                                  <a:lnTo>
                                    <a:pt x="182880" y="552449"/>
                                  </a:lnTo>
                                  <a:lnTo>
                                    <a:pt x="182880" y="545464"/>
                                  </a:lnTo>
                                  <a:close/>
                                  <a:moveTo>
                                    <a:pt x="182880" y="476249"/>
                                  </a:moveTo>
                                  <a:lnTo>
                                    <a:pt x="180339" y="473709"/>
                                  </a:lnTo>
                                  <a:lnTo>
                                    <a:pt x="173355" y="473709"/>
                                  </a:lnTo>
                                  <a:lnTo>
                                    <a:pt x="170815" y="476249"/>
                                  </a:lnTo>
                                  <a:lnTo>
                                    <a:pt x="170815" y="483234"/>
                                  </a:lnTo>
                                  <a:lnTo>
                                    <a:pt x="173355" y="485774"/>
                                  </a:lnTo>
                                  <a:lnTo>
                                    <a:pt x="180339" y="485774"/>
                                  </a:lnTo>
                                  <a:lnTo>
                                    <a:pt x="182880" y="483234"/>
                                  </a:lnTo>
                                  <a:lnTo>
                                    <a:pt x="182880" y="476249"/>
                                  </a:lnTo>
                                  <a:close/>
                                  <a:moveTo>
                                    <a:pt x="195580" y="511174"/>
                                  </a:moveTo>
                                  <a:lnTo>
                                    <a:pt x="193040" y="507999"/>
                                  </a:lnTo>
                                  <a:lnTo>
                                    <a:pt x="186055" y="507999"/>
                                  </a:lnTo>
                                  <a:lnTo>
                                    <a:pt x="182880" y="511174"/>
                                  </a:lnTo>
                                  <a:lnTo>
                                    <a:pt x="182880" y="518159"/>
                                  </a:lnTo>
                                  <a:lnTo>
                                    <a:pt x="186055" y="521334"/>
                                  </a:lnTo>
                                  <a:lnTo>
                                    <a:pt x="193040" y="521334"/>
                                  </a:lnTo>
                                  <a:lnTo>
                                    <a:pt x="195580" y="518159"/>
                                  </a:lnTo>
                                  <a:lnTo>
                                    <a:pt x="195580" y="511174"/>
                                  </a:lnTo>
                                  <a:close/>
                                  <a:moveTo>
                                    <a:pt x="203200" y="582294"/>
                                  </a:moveTo>
                                  <a:lnTo>
                                    <a:pt x="200660" y="579754"/>
                                  </a:lnTo>
                                  <a:lnTo>
                                    <a:pt x="193675" y="579754"/>
                                  </a:lnTo>
                                  <a:lnTo>
                                    <a:pt x="190500" y="582294"/>
                                  </a:lnTo>
                                  <a:lnTo>
                                    <a:pt x="190500" y="589279"/>
                                  </a:lnTo>
                                  <a:lnTo>
                                    <a:pt x="193675" y="592454"/>
                                  </a:lnTo>
                                  <a:lnTo>
                                    <a:pt x="200660" y="592454"/>
                                  </a:lnTo>
                                  <a:lnTo>
                                    <a:pt x="203200" y="589279"/>
                                  </a:lnTo>
                                  <a:lnTo>
                                    <a:pt x="203200" y="582294"/>
                                  </a:lnTo>
                                  <a:close/>
                                  <a:moveTo>
                                    <a:pt x="203200" y="546099"/>
                                  </a:moveTo>
                                  <a:lnTo>
                                    <a:pt x="200660" y="543559"/>
                                  </a:lnTo>
                                  <a:lnTo>
                                    <a:pt x="193675" y="543559"/>
                                  </a:lnTo>
                                  <a:lnTo>
                                    <a:pt x="190500" y="546099"/>
                                  </a:lnTo>
                                  <a:lnTo>
                                    <a:pt x="190500" y="552449"/>
                                  </a:lnTo>
                                  <a:lnTo>
                                    <a:pt x="193675" y="555624"/>
                                  </a:lnTo>
                                  <a:lnTo>
                                    <a:pt x="200660" y="555624"/>
                                  </a:lnTo>
                                  <a:lnTo>
                                    <a:pt x="203200" y="553084"/>
                                  </a:lnTo>
                                  <a:lnTo>
                                    <a:pt x="203200" y="546099"/>
                                  </a:lnTo>
                                  <a:close/>
                                  <a:moveTo>
                                    <a:pt x="203200" y="476249"/>
                                  </a:moveTo>
                                  <a:lnTo>
                                    <a:pt x="200660" y="473709"/>
                                  </a:lnTo>
                                  <a:lnTo>
                                    <a:pt x="193675" y="473709"/>
                                  </a:lnTo>
                                  <a:lnTo>
                                    <a:pt x="190500" y="476249"/>
                                  </a:lnTo>
                                  <a:lnTo>
                                    <a:pt x="190500" y="483234"/>
                                  </a:lnTo>
                                  <a:lnTo>
                                    <a:pt x="193675" y="485774"/>
                                  </a:lnTo>
                                  <a:lnTo>
                                    <a:pt x="200660" y="485774"/>
                                  </a:lnTo>
                                  <a:lnTo>
                                    <a:pt x="203200" y="483234"/>
                                  </a:lnTo>
                                  <a:lnTo>
                                    <a:pt x="203200" y="476249"/>
                                  </a:lnTo>
                                  <a:close/>
                                  <a:moveTo>
                                    <a:pt x="215900" y="511174"/>
                                  </a:moveTo>
                                  <a:lnTo>
                                    <a:pt x="212725" y="507999"/>
                                  </a:lnTo>
                                  <a:lnTo>
                                    <a:pt x="206375" y="507999"/>
                                  </a:lnTo>
                                  <a:lnTo>
                                    <a:pt x="203200" y="511174"/>
                                  </a:lnTo>
                                  <a:lnTo>
                                    <a:pt x="203200" y="518159"/>
                                  </a:lnTo>
                                  <a:lnTo>
                                    <a:pt x="206375" y="521334"/>
                                  </a:lnTo>
                                  <a:lnTo>
                                    <a:pt x="212725" y="521334"/>
                                  </a:lnTo>
                                  <a:lnTo>
                                    <a:pt x="215900" y="518159"/>
                                  </a:lnTo>
                                  <a:lnTo>
                                    <a:pt x="215900" y="511174"/>
                                  </a:lnTo>
                                  <a:close/>
                                  <a:moveTo>
                                    <a:pt x="223520" y="582294"/>
                                  </a:moveTo>
                                  <a:lnTo>
                                    <a:pt x="220980" y="579754"/>
                                  </a:lnTo>
                                  <a:lnTo>
                                    <a:pt x="213995" y="579754"/>
                                  </a:lnTo>
                                  <a:lnTo>
                                    <a:pt x="210820" y="582294"/>
                                  </a:lnTo>
                                  <a:lnTo>
                                    <a:pt x="210820" y="589279"/>
                                  </a:lnTo>
                                  <a:lnTo>
                                    <a:pt x="213995" y="592454"/>
                                  </a:lnTo>
                                  <a:lnTo>
                                    <a:pt x="220980" y="592454"/>
                                  </a:lnTo>
                                  <a:lnTo>
                                    <a:pt x="223520" y="589279"/>
                                  </a:lnTo>
                                  <a:lnTo>
                                    <a:pt x="223520" y="582294"/>
                                  </a:lnTo>
                                  <a:close/>
                                  <a:moveTo>
                                    <a:pt x="223520" y="546099"/>
                                  </a:moveTo>
                                  <a:lnTo>
                                    <a:pt x="220980" y="543559"/>
                                  </a:lnTo>
                                  <a:lnTo>
                                    <a:pt x="213995" y="543559"/>
                                  </a:lnTo>
                                  <a:lnTo>
                                    <a:pt x="210820" y="546099"/>
                                  </a:lnTo>
                                  <a:lnTo>
                                    <a:pt x="210820" y="553084"/>
                                  </a:lnTo>
                                  <a:lnTo>
                                    <a:pt x="213995" y="555624"/>
                                  </a:lnTo>
                                  <a:lnTo>
                                    <a:pt x="220980" y="555624"/>
                                  </a:lnTo>
                                  <a:lnTo>
                                    <a:pt x="223520" y="553084"/>
                                  </a:lnTo>
                                  <a:lnTo>
                                    <a:pt x="223520" y="546099"/>
                                  </a:lnTo>
                                  <a:close/>
                                  <a:moveTo>
                                    <a:pt x="223520" y="476249"/>
                                  </a:moveTo>
                                  <a:lnTo>
                                    <a:pt x="220980" y="473709"/>
                                  </a:lnTo>
                                  <a:lnTo>
                                    <a:pt x="213995" y="473709"/>
                                  </a:lnTo>
                                  <a:lnTo>
                                    <a:pt x="210820" y="476249"/>
                                  </a:lnTo>
                                  <a:lnTo>
                                    <a:pt x="210820" y="483234"/>
                                  </a:lnTo>
                                  <a:lnTo>
                                    <a:pt x="213995" y="485774"/>
                                  </a:lnTo>
                                  <a:lnTo>
                                    <a:pt x="220980" y="485774"/>
                                  </a:lnTo>
                                  <a:lnTo>
                                    <a:pt x="223520" y="483234"/>
                                  </a:lnTo>
                                  <a:lnTo>
                                    <a:pt x="223520" y="476249"/>
                                  </a:lnTo>
                                  <a:close/>
                                  <a:moveTo>
                                    <a:pt x="236220" y="511174"/>
                                  </a:moveTo>
                                  <a:lnTo>
                                    <a:pt x="233680" y="507999"/>
                                  </a:lnTo>
                                  <a:lnTo>
                                    <a:pt x="226060" y="507999"/>
                                  </a:lnTo>
                                  <a:lnTo>
                                    <a:pt x="223520" y="511174"/>
                                  </a:lnTo>
                                  <a:lnTo>
                                    <a:pt x="223520" y="518159"/>
                                  </a:lnTo>
                                  <a:lnTo>
                                    <a:pt x="226060" y="521334"/>
                                  </a:lnTo>
                                  <a:lnTo>
                                    <a:pt x="233680" y="521334"/>
                                  </a:lnTo>
                                  <a:lnTo>
                                    <a:pt x="236220" y="518159"/>
                                  </a:lnTo>
                                  <a:lnTo>
                                    <a:pt x="236220" y="511174"/>
                                  </a:lnTo>
                                  <a:close/>
                                  <a:moveTo>
                                    <a:pt x="243840" y="582294"/>
                                  </a:moveTo>
                                  <a:lnTo>
                                    <a:pt x="241300" y="579754"/>
                                  </a:lnTo>
                                  <a:lnTo>
                                    <a:pt x="234315" y="579754"/>
                                  </a:lnTo>
                                  <a:lnTo>
                                    <a:pt x="231775" y="582294"/>
                                  </a:lnTo>
                                  <a:lnTo>
                                    <a:pt x="231775" y="589279"/>
                                  </a:lnTo>
                                  <a:lnTo>
                                    <a:pt x="234315" y="592454"/>
                                  </a:lnTo>
                                  <a:lnTo>
                                    <a:pt x="241300" y="592454"/>
                                  </a:lnTo>
                                  <a:lnTo>
                                    <a:pt x="243840" y="589279"/>
                                  </a:lnTo>
                                  <a:lnTo>
                                    <a:pt x="243840" y="582294"/>
                                  </a:lnTo>
                                  <a:close/>
                                  <a:moveTo>
                                    <a:pt x="243840" y="546099"/>
                                  </a:moveTo>
                                  <a:lnTo>
                                    <a:pt x="241300" y="543559"/>
                                  </a:lnTo>
                                  <a:lnTo>
                                    <a:pt x="234315" y="543559"/>
                                  </a:lnTo>
                                  <a:lnTo>
                                    <a:pt x="231775" y="546099"/>
                                  </a:lnTo>
                                  <a:lnTo>
                                    <a:pt x="231775" y="553084"/>
                                  </a:lnTo>
                                  <a:lnTo>
                                    <a:pt x="234315" y="555624"/>
                                  </a:lnTo>
                                  <a:lnTo>
                                    <a:pt x="237490" y="555624"/>
                                  </a:lnTo>
                                  <a:lnTo>
                                    <a:pt x="241300" y="555624"/>
                                  </a:lnTo>
                                  <a:lnTo>
                                    <a:pt x="243840" y="553084"/>
                                  </a:lnTo>
                                  <a:lnTo>
                                    <a:pt x="243840" y="546099"/>
                                  </a:lnTo>
                                  <a:close/>
                                  <a:moveTo>
                                    <a:pt x="243840" y="476249"/>
                                  </a:moveTo>
                                  <a:lnTo>
                                    <a:pt x="241300" y="473709"/>
                                  </a:lnTo>
                                  <a:lnTo>
                                    <a:pt x="234315" y="473709"/>
                                  </a:lnTo>
                                  <a:lnTo>
                                    <a:pt x="231775" y="476249"/>
                                  </a:lnTo>
                                  <a:lnTo>
                                    <a:pt x="231775" y="483234"/>
                                  </a:lnTo>
                                  <a:lnTo>
                                    <a:pt x="234315" y="485774"/>
                                  </a:lnTo>
                                  <a:lnTo>
                                    <a:pt x="241300" y="485774"/>
                                  </a:lnTo>
                                  <a:lnTo>
                                    <a:pt x="243840" y="483234"/>
                                  </a:lnTo>
                                  <a:lnTo>
                                    <a:pt x="243840" y="476249"/>
                                  </a:lnTo>
                                  <a:close/>
                                  <a:moveTo>
                                    <a:pt x="256540" y="511174"/>
                                  </a:moveTo>
                                  <a:lnTo>
                                    <a:pt x="254000" y="507999"/>
                                  </a:lnTo>
                                  <a:lnTo>
                                    <a:pt x="247015" y="507999"/>
                                  </a:lnTo>
                                  <a:lnTo>
                                    <a:pt x="243840" y="511174"/>
                                  </a:lnTo>
                                  <a:lnTo>
                                    <a:pt x="243840" y="518159"/>
                                  </a:lnTo>
                                  <a:lnTo>
                                    <a:pt x="247015" y="521334"/>
                                  </a:lnTo>
                                  <a:lnTo>
                                    <a:pt x="254000" y="521334"/>
                                  </a:lnTo>
                                  <a:lnTo>
                                    <a:pt x="256540" y="518159"/>
                                  </a:lnTo>
                                  <a:lnTo>
                                    <a:pt x="256540" y="511174"/>
                                  </a:lnTo>
                                  <a:close/>
                                  <a:moveTo>
                                    <a:pt x="264160" y="582294"/>
                                  </a:moveTo>
                                  <a:lnTo>
                                    <a:pt x="261620" y="579754"/>
                                  </a:lnTo>
                                  <a:lnTo>
                                    <a:pt x="254635" y="579754"/>
                                  </a:lnTo>
                                  <a:lnTo>
                                    <a:pt x="251460" y="582294"/>
                                  </a:lnTo>
                                  <a:lnTo>
                                    <a:pt x="251460" y="589279"/>
                                  </a:lnTo>
                                  <a:lnTo>
                                    <a:pt x="254635" y="592454"/>
                                  </a:lnTo>
                                  <a:lnTo>
                                    <a:pt x="261620" y="592454"/>
                                  </a:lnTo>
                                  <a:lnTo>
                                    <a:pt x="264160" y="589279"/>
                                  </a:lnTo>
                                  <a:lnTo>
                                    <a:pt x="264160" y="582294"/>
                                  </a:lnTo>
                                  <a:close/>
                                  <a:moveTo>
                                    <a:pt x="264160" y="546099"/>
                                  </a:moveTo>
                                  <a:lnTo>
                                    <a:pt x="261620" y="543559"/>
                                  </a:lnTo>
                                  <a:lnTo>
                                    <a:pt x="254635" y="543559"/>
                                  </a:lnTo>
                                  <a:lnTo>
                                    <a:pt x="251460" y="546099"/>
                                  </a:lnTo>
                                  <a:lnTo>
                                    <a:pt x="251460" y="553084"/>
                                  </a:lnTo>
                                  <a:lnTo>
                                    <a:pt x="254635" y="555624"/>
                                  </a:lnTo>
                                  <a:lnTo>
                                    <a:pt x="261620" y="555624"/>
                                  </a:lnTo>
                                  <a:lnTo>
                                    <a:pt x="264160" y="553084"/>
                                  </a:lnTo>
                                  <a:lnTo>
                                    <a:pt x="264160" y="546099"/>
                                  </a:lnTo>
                                  <a:close/>
                                  <a:moveTo>
                                    <a:pt x="264160" y="476249"/>
                                  </a:moveTo>
                                  <a:lnTo>
                                    <a:pt x="261620" y="473709"/>
                                  </a:lnTo>
                                  <a:lnTo>
                                    <a:pt x="254635" y="473709"/>
                                  </a:lnTo>
                                  <a:lnTo>
                                    <a:pt x="251460" y="476249"/>
                                  </a:lnTo>
                                  <a:lnTo>
                                    <a:pt x="251460" y="483234"/>
                                  </a:lnTo>
                                  <a:lnTo>
                                    <a:pt x="254635" y="485774"/>
                                  </a:lnTo>
                                  <a:lnTo>
                                    <a:pt x="261620" y="485774"/>
                                  </a:lnTo>
                                  <a:lnTo>
                                    <a:pt x="264160" y="483234"/>
                                  </a:lnTo>
                                  <a:lnTo>
                                    <a:pt x="264160" y="476249"/>
                                  </a:lnTo>
                                  <a:close/>
                                  <a:moveTo>
                                    <a:pt x="276860" y="511174"/>
                                  </a:moveTo>
                                  <a:lnTo>
                                    <a:pt x="273685" y="507999"/>
                                  </a:lnTo>
                                  <a:lnTo>
                                    <a:pt x="267335" y="507999"/>
                                  </a:lnTo>
                                  <a:lnTo>
                                    <a:pt x="264160" y="511174"/>
                                  </a:lnTo>
                                  <a:lnTo>
                                    <a:pt x="264160" y="518159"/>
                                  </a:lnTo>
                                  <a:lnTo>
                                    <a:pt x="267335" y="521334"/>
                                  </a:lnTo>
                                  <a:lnTo>
                                    <a:pt x="273685" y="521334"/>
                                  </a:lnTo>
                                  <a:lnTo>
                                    <a:pt x="276860" y="518159"/>
                                  </a:lnTo>
                                  <a:lnTo>
                                    <a:pt x="276860" y="511174"/>
                                  </a:lnTo>
                                  <a:close/>
                                  <a:moveTo>
                                    <a:pt x="285115" y="582294"/>
                                  </a:moveTo>
                                  <a:lnTo>
                                    <a:pt x="281940" y="579754"/>
                                  </a:lnTo>
                                  <a:lnTo>
                                    <a:pt x="274955" y="579754"/>
                                  </a:lnTo>
                                  <a:lnTo>
                                    <a:pt x="271780" y="582294"/>
                                  </a:lnTo>
                                  <a:lnTo>
                                    <a:pt x="271780" y="589279"/>
                                  </a:lnTo>
                                  <a:lnTo>
                                    <a:pt x="274955" y="592454"/>
                                  </a:lnTo>
                                  <a:lnTo>
                                    <a:pt x="281940" y="592454"/>
                                  </a:lnTo>
                                  <a:lnTo>
                                    <a:pt x="285115" y="589279"/>
                                  </a:lnTo>
                                  <a:lnTo>
                                    <a:pt x="285115" y="582294"/>
                                  </a:lnTo>
                                  <a:close/>
                                  <a:moveTo>
                                    <a:pt x="285115" y="546099"/>
                                  </a:moveTo>
                                  <a:lnTo>
                                    <a:pt x="281940" y="543559"/>
                                  </a:lnTo>
                                  <a:lnTo>
                                    <a:pt x="274955" y="543559"/>
                                  </a:lnTo>
                                  <a:lnTo>
                                    <a:pt x="271780" y="546099"/>
                                  </a:lnTo>
                                  <a:lnTo>
                                    <a:pt x="271780" y="553084"/>
                                  </a:lnTo>
                                  <a:lnTo>
                                    <a:pt x="274955" y="555624"/>
                                  </a:lnTo>
                                  <a:lnTo>
                                    <a:pt x="281940" y="555624"/>
                                  </a:lnTo>
                                  <a:lnTo>
                                    <a:pt x="285115" y="553084"/>
                                  </a:lnTo>
                                  <a:lnTo>
                                    <a:pt x="285115" y="546099"/>
                                  </a:lnTo>
                                  <a:close/>
                                  <a:moveTo>
                                    <a:pt x="285115" y="476249"/>
                                  </a:moveTo>
                                  <a:lnTo>
                                    <a:pt x="281940" y="473709"/>
                                  </a:lnTo>
                                  <a:lnTo>
                                    <a:pt x="274955" y="473709"/>
                                  </a:lnTo>
                                  <a:lnTo>
                                    <a:pt x="271780" y="476249"/>
                                  </a:lnTo>
                                  <a:lnTo>
                                    <a:pt x="271780" y="483234"/>
                                  </a:lnTo>
                                  <a:lnTo>
                                    <a:pt x="274955" y="485774"/>
                                  </a:lnTo>
                                  <a:lnTo>
                                    <a:pt x="281940" y="485774"/>
                                  </a:lnTo>
                                  <a:lnTo>
                                    <a:pt x="285115" y="483234"/>
                                  </a:lnTo>
                                  <a:lnTo>
                                    <a:pt x="285115" y="476249"/>
                                  </a:lnTo>
                                  <a:close/>
                                  <a:moveTo>
                                    <a:pt x="297180" y="511174"/>
                                  </a:moveTo>
                                  <a:lnTo>
                                    <a:pt x="294640" y="507999"/>
                                  </a:lnTo>
                                  <a:lnTo>
                                    <a:pt x="287020" y="507999"/>
                                  </a:lnTo>
                                  <a:lnTo>
                                    <a:pt x="285115" y="511174"/>
                                  </a:lnTo>
                                  <a:lnTo>
                                    <a:pt x="285115" y="518159"/>
                                  </a:lnTo>
                                  <a:lnTo>
                                    <a:pt x="287020" y="521334"/>
                                  </a:lnTo>
                                  <a:lnTo>
                                    <a:pt x="294640" y="521334"/>
                                  </a:lnTo>
                                  <a:lnTo>
                                    <a:pt x="297180" y="518159"/>
                                  </a:lnTo>
                                  <a:lnTo>
                                    <a:pt x="297180" y="511174"/>
                                  </a:lnTo>
                                  <a:close/>
                                  <a:moveTo>
                                    <a:pt x="304800" y="582294"/>
                                  </a:moveTo>
                                  <a:lnTo>
                                    <a:pt x="302260" y="579754"/>
                                  </a:lnTo>
                                  <a:lnTo>
                                    <a:pt x="295275" y="579754"/>
                                  </a:lnTo>
                                  <a:lnTo>
                                    <a:pt x="292735" y="582294"/>
                                  </a:lnTo>
                                  <a:lnTo>
                                    <a:pt x="292735" y="589279"/>
                                  </a:lnTo>
                                  <a:lnTo>
                                    <a:pt x="295275" y="592454"/>
                                  </a:lnTo>
                                  <a:lnTo>
                                    <a:pt x="302260" y="592454"/>
                                  </a:lnTo>
                                  <a:lnTo>
                                    <a:pt x="304800" y="589279"/>
                                  </a:lnTo>
                                  <a:lnTo>
                                    <a:pt x="304800" y="582294"/>
                                  </a:lnTo>
                                  <a:close/>
                                  <a:moveTo>
                                    <a:pt x="304800" y="546099"/>
                                  </a:moveTo>
                                  <a:lnTo>
                                    <a:pt x="302260" y="543559"/>
                                  </a:lnTo>
                                  <a:lnTo>
                                    <a:pt x="295275" y="543559"/>
                                  </a:lnTo>
                                  <a:lnTo>
                                    <a:pt x="292735" y="546099"/>
                                  </a:lnTo>
                                  <a:lnTo>
                                    <a:pt x="292735" y="553084"/>
                                  </a:lnTo>
                                  <a:lnTo>
                                    <a:pt x="295275" y="555624"/>
                                  </a:lnTo>
                                  <a:lnTo>
                                    <a:pt x="302260" y="555624"/>
                                  </a:lnTo>
                                  <a:lnTo>
                                    <a:pt x="304800" y="553084"/>
                                  </a:lnTo>
                                  <a:lnTo>
                                    <a:pt x="304800" y="546099"/>
                                  </a:lnTo>
                                  <a:close/>
                                  <a:moveTo>
                                    <a:pt x="304800" y="476249"/>
                                  </a:moveTo>
                                  <a:lnTo>
                                    <a:pt x="302260" y="473709"/>
                                  </a:lnTo>
                                  <a:lnTo>
                                    <a:pt x="295275" y="473709"/>
                                  </a:lnTo>
                                  <a:lnTo>
                                    <a:pt x="292735" y="476249"/>
                                  </a:lnTo>
                                  <a:lnTo>
                                    <a:pt x="292735" y="483234"/>
                                  </a:lnTo>
                                  <a:lnTo>
                                    <a:pt x="295275" y="485774"/>
                                  </a:lnTo>
                                  <a:lnTo>
                                    <a:pt x="302260" y="485774"/>
                                  </a:lnTo>
                                  <a:lnTo>
                                    <a:pt x="304800" y="483234"/>
                                  </a:lnTo>
                                  <a:lnTo>
                                    <a:pt x="304800" y="476249"/>
                                  </a:lnTo>
                                  <a:close/>
                                  <a:moveTo>
                                    <a:pt x="317500" y="511174"/>
                                  </a:moveTo>
                                  <a:lnTo>
                                    <a:pt x="314960" y="507999"/>
                                  </a:lnTo>
                                  <a:lnTo>
                                    <a:pt x="307975" y="507999"/>
                                  </a:lnTo>
                                  <a:lnTo>
                                    <a:pt x="304800" y="511174"/>
                                  </a:lnTo>
                                  <a:lnTo>
                                    <a:pt x="304800" y="518159"/>
                                  </a:lnTo>
                                  <a:lnTo>
                                    <a:pt x="307975" y="521334"/>
                                  </a:lnTo>
                                  <a:lnTo>
                                    <a:pt x="314960" y="521334"/>
                                  </a:lnTo>
                                  <a:lnTo>
                                    <a:pt x="317500" y="518159"/>
                                  </a:lnTo>
                                  <a:lnTo>
                                    <a:pt x="317500" y="511174"/>
                                  </a:lnTo>
                                  <a:close/>
                                  <a:moveTo>
                                    <a:pt x="325120" y="582294"/>
                                  </a:moveTo>
                                  <a:lnTo>
                                    <a:pt x="322580" y="579754"/>
                                  </a:lnTo>
                                  <a:lnTo>
                                    <a:pt x="315595" y="579754"/>
                                  </a:lnTo>
                                  <a:lnTo>
                                    <a:pt x="312419" y="582294"/>
                                  </a:lnTo>
                                  <a:lnTo>
                                    <a:pt x="312419" y="589279"/>
                                  </a:lnTo>
                                  <a:lnTo>
                                    <a:pt x="315595" y="592454"/>
                                  </a:lnTo>
                                  <a:lnTo>
                                    <a:pt x="322580" y="592454"/>
                                  </a:lnTo>
                                  <a:lnTo>
                                    <a:pt x="325120" y="589279"/>
                                  </a:lnTo>
                                  <a:lnTo>
                                    <a:pt x="325120" y="582294"/>
                                  </a:lnTo>
                                  <a:close/>
                                  <a:moveTo>
                                    <a:pt x="325120" y="546099"/>
                                  </a:moveTo>
                                  <a:lnTo>
                                    <a:pt x="322580" y="543559"/>
                                  </a:lnTo>
                                  <a:lnTo>
                                    <a:pt x="315595" y="543559"/>
                                  </a:lnTo>
                                  <a:lnTo>
                                    <a:pt x="312419" y="546099"/>
                                  </a:lnTo>
                                  <a:lnTo>
                                    <a:pt x="312419" y="553084"/>
                                  </a:lnTo>
                                  <a:lnTo>
                                    <a:pt x="315595" y="555624"/>
                                  </a:lnTo>
                                  <a:lnTo>
                                    <a:pt x="322580" y="555624"/>
                                  </a:lnTo>
                                  <a:lnTo>
                                    <a:pt x="325120" y="553084"/>
                                  </a:lnTo>
                                  <a:lnTo>
                                    <a:pt x="325120" y="546099"/>
                                  </a:lnTo>
                                  <a:close/>
                                  <a:moveTo>
                                    <a:pt x="325120" y="476249"/>
                                  </a:moveTo>
                                  <a:lnTo>
                                    <a:pt x="322580" y="473709"/>
                                  </a:lnTo>
                                  <a:lnTo>
                                    <a:pt x="315595" y="473709"/>
                                  </a:lnTo>
                                  <a:lnTo>
                                    <a:pt x="312419" y="476249"/>
                                  </a:lnTo>
                                  <a:lnTo>
                                    <a:pt x="312419" y="483234"/>
                                  </a:lnTo>
                                  <a:lnTo>
                                    <a:pt x="315595" y="485774"/>
                                  </a:lnTo>
                                  <a:lnTo>
                                    <a:pt x="322580" y="485774"/>
                                  </a:lnTo>
                                  <a:lnTo>
                                    <a:pt x="325120" y="483234"/>
                                  </a:lnTo>
                                  <a:lnTo>
                                    <a:pt x="325120" y="476249"/>
                                  </a:lnTo>
                                  <a:close/>
                                  <a:moveTo>
                                    <a:pt x="337820" y="511174"/>
                                  </a:moveTo>
                                  <a:lnTo>
                                    <a:pt x="334645" y="507999"/>
                                  </a:lnTo>
                                  <a:lnTo>
                                    <a:pt x="328295" y="507999"/>
                                  </a:lnTo>
                                  <a:lnTo>
                                    <a:pt x="325120" y="511174"/>
                                  </a:lnTo>
                                  <a:lnTo>
                                    <a:pt x="325120" y="518159"/>
                                  </a:lnTo>
                                  <a:lnTo>
                                    <a:pt x="328295" y="521334"/>
                                  </a:lnTo>
                                  <a:lnTo>
                                    <a:pt x="334645" y="521334"/>
                                  </a:lnTo>
                                  <a:lnTo>
                                    <a:pt x="337820" y="518159"/>
                                  </a:lnTo>
                                  <a:lnTo>
                                    <a:pt x="337820" y="511174"/>
                                  </a:lnTo>
                                  <a:close/>
                                  <a:moveTo>
                                    <a:pt x="346075" y="582294"/>
                                  </a:moveTo>
                                  <a:lnTo>
                                    <a:pt x="342900" y="579754"/>
                                  </a:lnTo>
                                  <a:lnTo>
                                    <a:pt x="335915" y="579754"/>
                                  </a:lnTo>
                                  <a:lnTo>
                                    <a:pt x="333375" y="582294"/>
                                  </a:lnTo>
                                  <a:lnTo>
                                    <a:pt x="333375" y="589279"/>
                                  </a:lnTo>
                                  <a:lnTo>
                                    <a:pt x="335915" y="592454"/>
                                  </a:lnTo>
                                  <a:lnTo>
                                    <a:pt x="342900" y="592454"/>
                                  </a:lnTo>
                                  <a:lnTo>
                                    <a:pt x="346075" y="589279"/>
                                  </a:lnTo>
                                  <a:lnTo>
                                    <a:pt x="346075" y="582294"/>
                                  </a:lnTo>
                                  <a:close/>
                                  <a:moveTo>
                                    <a:pt x="346075" y="546099"/>
                                  </a:moveTo>
                                  <a:lnTo>
                                    <a:pt x="342900" y="543559"/>
                                  </a:lnTo>
                                  <a:lnTo>
                                    <a:pt x="335915" y="543559"/>
                                  </a:lnTo>
                                  <a:lnTo>
                                    <a:pt x="333375" y="546099"/>
                                  </a:lnTo>
                                  <a:lnTo>
                                    <a:pt x="333375" y="553084"/>
                                  </a:lnTo>
                                  <a:lnTo>
                                    <a:pt x="335915" y="555624"/>
                                  </a:lnTo>
                                  <a:lnTo>
                                    <a:pt x="342900" y="555624"/>
                                  </a:lnTo>
                                  <a:lnTo>
                                    <a:pt x="346075" y="553084"/>
                                  </a:lnTo>
                                  <a:lnTo>
                                    <a:pt x="346075" y="546099"/>
                                  </a:lnTo>
                                  <a:close/>
                                  <a:moveTo>
                                    <a:pt x="346075" y="476249"/>
                                  </a:moveTo>
                                  <a:lnTo>
                                    <a:pt x="342900" y="473709"/>
                                  </a:lnTo>
                                  <a:lnTo>
                                    <a:pt x="335915" y="473709"/>
                                  </a:lnTo>
                                  <a:lnTo>
                                    <a:pt x="333375" y="476249"/>
                                  </a:lnTo>
                                  <a:lnTo>
                                    <a:pt x="333375" y="483234"/>
                                  </a:lnTo>
                                  <a:lnTo>
                                    <a:pt x="335915" y="485774"/>
                                  </a:lnTo>
                                  <a:lnTo>
                                    <a:pt x="342900" y="485774"/>
                                  </a:lnTo>
                                  <a:lnTo>
                                    <a:pt x="346075" y="483234"/>
                                  </a:lnTo>
                                  <a:lnTo>
                                    <a:pt x="346075" y="476249"/>
                                  </a:lnTo>
                                  <a:close/>
                                  <a:moveTo>
                                    <a:pt x="358140" y="511174"/>
                                  </a:moveTo>
                                  <a:lnTo>
                                    <a:pt x="355600" y="507999"/>
                                  </a:lnTo>
                                  <a:lnTo>
                                    <a:pt x="348615" y="507999"/>
                                  </a:lnTo>
                                  <a:lnTo>
                                    <a:pt x="346075" y="511174"/>
                                  </a:lnTo>
                                  <a:lnTo>
                                    <a:pt x="346075" y="518159"/>
                                  </a:lnTo>
                                  <a:lnTo>
                                    <a:pt x="348615" y="521334"/>
                                  </a:lnTo>
                                  <a:lnTo>
                                    <a:pt x="355600" y="521334"/>
                                  </a:lnTo>
                                  <a:lnTo>
                                    <a:pt x="358140" y="518159"/>
                                  </a:lnTo>
                                  <a:lnTo>
                                    <a:pt x="358140" y="511174"/>
                                  </a:lnTo>
                                  <a:close/>
                                  <a:moveTo>
                                    <a:pt x="365760" y="582294"/>
                                  </a:moveTo>
                                  <a:lnTo>
                                    <a:pt x="363220" y="579754"/>
                                  </a:lnTo>
                                  <a:lnTo>
                                    <a:pt x="356235" y="579754"/>
                                  </a:lnTo>
                                  <a:lnTo>
                                    <a:pt x="353695" y="582294"/>
                                  </a:lnTo>
                                  <a:lnTo>
                                    <a:pt x="353695" y="589279"/>
                                  </a:lnTo>
                                  <a:lnTo>
                                    <a:pt x="356235" y="592454"/>
                                  </a:lnTo>
                                  <a:lnTo>
                                    <a:pt x="363220" y="592454"/>
                                  </a:lnTo>
                                  <a:lnTo>
                                    <a:pt x="365760" y="589279"/>
                                  </a:lnTo>
                                  <a:lnTo>
                                    <a:pt x="365760" y="582294"/>
                                  </a:lnTo>
                                  <a:close/>
                                  <a:moveTo>
                                    <a:pt x="365760" y="546099"/>
                                  </a:moveTo>
                                  <a:lnTo>
                                    <a:pt x="363220" y="543559"/>
                                  </a:lnTo>
                                  <a:lnTo>
                                    <a:pt x="356235" y="543559"/>
                                  </a:lnTo>
                                  <a:lnTo>
                                    <a:pt x="353695" y="546099"/>
                                  </a:lnTo>
                                  <a:lnTo>
                                    <a:pt x="353695" y="553084"/>
                                  </a:lnTo>
                                  <a:lnTo>
                                    <a:pt x="356235" y="555624"/>
                                  </a:lnTo>
                                  <a:lnTo>
                                    <a:pt x="363220" y="555624"/>
                                  </a:lnTo>
                                  <a:lnTo>
                                    <a:pt x="365760" y="553084"/>
                                  </a:lnTo>
                                  <a:lnTo>
                                    <a:pt x="365760" y="546099"/>
                                  </a:lnTo>
                                  <a:close/>
                                  <a:moveTo>
                                    <a:pt x="365760" y="476249"/>
                                  </a:moveTo>
                                  <a:lnTo>
                                    <a:pt x="363220" y="473709"/>
                                  </a:lnTo>
                                  <a:lnTo>
                                    <a:pt x="356235" y="473709"/>
                                  </a:lnTo>
                                  <a:lnTo>
                                    <a:pt x="353695" y="476249"/>
                                  </a:lnTo>
                                  <a:lnTo>
                                    <a:pt x="353695" y="483234"/>
                                  </a:lnTo>
                                  <a:lnTo>
                                    <a:pt x="356235" y="485774"/>
                                  </a:lnTo>
                                  <a:lnTo>
                                    <a:pt x="363220" y="485774"/>
                                  </a:lnTo>
                                  <a:lnTo>
                                    <a:pt x="365760" y="483234"/>
                                  </a:lnTo>
                                  <a:lnTo>
                                    <a:pt x="365760" y="476249"/>
                                  </a:lnTo>
                                  <a:close/>
                                  <a:moveTo>
                                    <a:pt x="378460" y="511174"/>
                                  </a:moveTo>
                                  <a:lnTo>
                                    <a:pt x="375920" y="507999"/>
                                  </a:lnTo>
                                  <a:lnTo>
                                    <a:pt x="368935" y="507999"/>
                                  </a:lnTo>
                                  <a:lnTo>
                                    <a:pt x="365760" y="511174"/>
                                  </a:lnTo>
                                  <a:lnTo>
                                    <a:pt x="365760" y="518159"/>
                                  </a:lnTo>
                                  <a:lnTo>
                                    <a:pt x="368935" y="521334"/>
                                  </a:lnTo>
                                  <a:lnTo>
                                    <a:pt x="375920" y="521334"/>
                                  </a:lnTo>
                                  <a:lnTo>
                                    <a:pt x="378460" y="518159"/>
                                  </a:lnTo>
                                  <a:lnTo>
                                    <a:pt x="378460" y="511174"/>
                                  </a:lnTo>
                                  <a:close/>
                                  <a:moveTo>
                                    <a:pt x="386715" y="582294"/>
                                  </a:moveTo>
                                  <a:lnTo>
                                    <a:pt x="383540" y="579754"/>
                                  </a:lnTo>
                                  <a:lnTo>
                                    <a:pt x="376555" y="579754"/>
                                  </a:lnTo>
                                  <a:lnTo>
                                    <a:pt x="373380" y="582294"/>
                                  </a:lnTo>
                                  <a:lnTo>
                                    <a:pt x="373380" y="589279"/>
                                  </a:lnTo>
                                  <a:lnTo>
                                    <a:pt x="376555" y="592454"/>
                                  </a:lnTo>
                                  <a:lnTo>
                                    <a:pt x="383540" y="592454"/>
                                  </a:lnTo>
                                  <a:lnTo>
                                    <a:pt x="386715" y="589279"/>
                                  </a:lnTo>
                                  <a:lnTo>
                                    <a:pt x="386715" y="582294"/>
                                  </a:lnTo>
                                  <a:close/>
                                  <a:moveTo>
                                    <a:pt x="386715" y="546099"/>
                                  </a:moveTo>
                                  <a:lnTo>
                                    <a:pt x="383540" y="543559"/>
                                  </a:lnTo>
                                  <a:lnTo>
                                    <a:pt x="376555" y="543559"/>
                                  </a:lnTo>
                                  <a:lnTo>
                                    <a:pt x="373380" y="546099"/>
                                  </a:lnTo>
                                  <a:lnTo>
                                    <a:pt x="373380" y="553084"/>
                                  </a:lnTo>
                                  <a:lnTo>
                                    <a:pt x="376555" y="555624"/>
                                  </a:lnTo>
                                  <a:lnTo>
                                    <a:pt x="383540" y="555624"/>
                                  </a:lnTo>
                                  <a:lnTo>
                                    <a:pt x="386715" y="553084"/>
                                  </a:lnTo>
                                  <a:lnTo>
                                    <a:pt x="386715" y="546099"/>
                                  </a:lnTo>
                                  <a:close/>
                                  <a:moveTo>
                                    <a:pt x="386715" y="476249"/>
                                  </a:moveTo>
                                  <a:lnTo>
                                    <a:pt x="383540" y="473709"/>
                                  </a:lnTo>
                                  <a:lnTo>
                                    <a:pt x="376555" y="473709"/>
                                  </a:lnTo>
                                  <a:lnTo>
                                    <a:pt x="373380" y="476249"/>
                                  </a:lnTo>
                                  <a:lnTo>
                                    <a:pt x="373380" y="483234"/>
                                  </a:lnTo>
                                  <a:lnTo>
                                    <a:pt x="376555" y="485774"/>
                                  </a:lnTo>
                                  <a:lnTo>
                                    <a:pt x="383540" y="485774"/>
                                  </a:lnTo>
                                  <a:lnTo>
                                    <a:pt x="386715" y="483234"/>
                                  </a:lnTo>
                                  <a:lnTo>
                                    <a:pt x="386715" y="476249"/>
                                  </a:lnTo>
                                  <a:close/>
                                  <a:moveTo>
                                    <a:pt x="398780" y="511174"/>
                                  </a:moveTo>
                                  <a:lnTo>
                                    <a:pt x="396240" y="507999"/>
                                  </a:lnTo>
                                  <a:lnTo>
                                    <a:pt x="389255" y="507999"/>
                                  </a:lnTo>
                                  <a:lnTo>
                                    <a:pt x="386715" y="511174"/>
                                  </a:lnTo>
                                  <a:lnTo>
                                    <a:pt x="386715" y="518159"/>
                                  </a:lnTo>
                                  <a:lnTo>
                                    <a:pt x="389255" y="521334"/>
                                  </a:lnTo>
                                  <a:lnTo>
                                    <a:pt x="396240" y="521334"/>
                                  </a:lnTo>
                                  <a:lnTo>
                                    <a:pt x="398780" y="518159"/>
                                  </a:lnTo>
                                  <a:lnTo>
                                    <a:pt x="398780" y="511174"/>
                                  </a:lnTo>
                                  <a:close/>
                                  <a:moveTo>
                                    <a:pt x="407035" y="586739"/>
                                  </a:moveTo>
                                  <a:lnTo>
                                    <a:pt x="405765" y="582929"/>
                                  </a:lnTo>
                                  <a:lnTo>
                                    <a:pt x="398780" y="580389"/>
                                  </a:lnTo>
                                  <a:lnTo>
                                    <a:pt x="395605" y="582294"/>
                                  </a:lnTo>
                                  <a:lnTo>
                                    <a:pt x="394335" y="585469"/>
                                  </a:lnTo>
                                  <a:lnTo>
                                    <a:pt x="393065" y="588644"/>
                                  </a:lnTo>
                                  <a:lnTo>
                                    <a:pt x="394335" y="592454"/>
                                  </a:lnTo>
                                  <a:lnTo>
                                    <a:pt x="398145" y="593089"/>
                                  </a:lnTo>
                                  <a:lnTo>
                                    <a:pt x="401320" y="594359"/>
                                  </a:lnTo>
                                  <a:lnTo>
                                    <a:pt x="405130" y="593089"/>
                                  </a:lnTo>
                                  <a:lnTo>
                                    <a:pt x="405765" y="589914"/>
                                  </a:lnTo>
                                  <a:lnTo>
                                    <a:pt x="407035" y="586739"/>
                                  </a:lnTo>
                                  <a:close/>
                                  <a:moveTo>
                                    <a:pt x="407035" y="549274"/>
                                  </a:moveTo>
                                  <a:lnTo>
                                    <a:pt x="405765" y="546099"/>
                                  </a:lnTo>
                                  <a:lnTo>
                                    <a:pt x="402590" y="544829"/>
                                  </a:lnTo>
                                  <a:lnTo>
                                    <a:pt x="401955" y="544829"/>
                                  </a:lnTo>
                                  <a:lnTo>
                                    <a:pt x="398780" y="544194"/>
                                  </a:lnTo>
                                  <a:lnTo>
                                    <a:pt x="395605" y="545464"/>
                                  </a:lnTo>
                                  <a:lnTo>
                                    <a:pt x="393065" y="552449"/>
                                  </a:lnTo>
                                  <a:lnTo>
                                    <a:pt x="394970" y="555624"/>
                                  </a:lnTo>
                                  <a:lnTo>
                                    <a:pt x="398145" y="556894"/>
                                  </a:lnTo>
                                  <a:lnTo>
                                    <a:pt x="401320" y="557529"/>
                                  </a:lnTo>
                                  <a:lnTo>
                                    <a:pt x="405130" y="556259"/>
                                  </a:lnTo>
                                  <a:lnTo>
                                    <a:pt x="406400" y="553084"/>
                                  </a:lnTo>
                                  <a:lnTo>
                                    <a:pt x="407035" y="549274"/>
                                  </a:lnTo>
                                  <a:close/>
                                  <a:moveTo>
                                    <a:pt x="407035" y="480059"/>
                                  </a:moveTo>
                                  <a:lnTo>
                                    <a:pt x="405765" y="473709"/>
                                  </a:lnTo>
                                  <a:lnTo>
                                    <a:pt x="402590" y="471169"/>
                                  </a:lnTo>
                                  <a:lnTo>
                                    <a:pt x="398780" y="472439"/>
                                  </a:lnTo>
                                  <a:lnTo>
                                    <a:pt x="398780" y="472439"/>
                                  </a:lnTo>
                                  <a:lnTo>
                                    <a:pt x="395605" y="473074"/>
                                  </a:lnTo>
                                  <a:lnTo>
                                    <a:pt x="393700" y="476884"/>
                                  </a:lnTo>
                                  <a:lnTo>
                                    <a:pt x="394970" y="483234"/>
                                  </a:lnTo>
                                  <a:lnTo>
                                    <a:pt x="398145" y="485139"/>
                                  </a:lnTo>
                                  <a:lnTo>
                                    <a:pt x="401320" y="484504"/>
                                  </a:lnTo>
                                  <a:lnTo>
                                    <a:pt x="401955" y="484504"/>
                                  </a:lnTo>
                                  <a:lnTo>
                                    <a:pt x="405130" y="483869"/>
                                  </a:lnTo>
                                  <a:lnTo>
                                    <a:pt x="407035" y="480059"/>
                                  </a:lnTo>
                                  <a:close/>
                                  <a:moveTo>
                                    <a:pt x="419100" y="511174"/>
                                  </a:moveTo>
                                  <a:lnTo>
                                    <a:pt x="416560" y="507999"/>
                                  </a:lnTo>
                                  <a:lnTo>
                                    <a:pt x="409574" y="507999"/>
                                  </a:lnTo>
                                  <a:lnTo>
                                    <a:pt x="407035" y="511174"/>
                                  </a:lnTo>
                                  <a:lnTo>
                                    <a:pt x="407035" y="518159"/>
                                  </a:lnTo>
                                  <a:lnTo>
                                    <a:pt x="409574" y="521334"/>
                                  </a:lnTo>
                                  <a:lnTo>
                                    <a:pt x="416560" y="521334"/>
                                  </a:lnTo>
                                  <a:lnTo>
                                    <a:pt x="419100" y="518159"/>
                                  </a:lnTo>
                                  <a:lnTo>
                                    <a:pt x="419100" y="511174"/>
                                  </a:lnTo>
                                  <a:close/>
                                  <a:moveTo>
                                    <a:pt x="426720" y="593089"/>
                                  </a:moveTo>
                                  <a:lnTo>
                                    <a:pt x="424815" y="589279"/>
                                  </a:lnTo>
                                  <a:lnTo>
                                    <a:pt x="421005" y="588644"/>
                                  </a:lnTo>
                                  <a:lnTo>
                                    <a:pt x="417830" y="587374"/>
                                  </a:lnTo>
                                  <a:lnTo>
                                    <a:pt x="414655" y="588644"/>
                                  </a:lnTo>
                                  <a:lnTo>
                                    <a:pt x="413385" y="592454"/>
                                  </a:lnTo>
                                  <a:lnTo>
                                    <a:pt x="412115" y="595629"/>
                                  </a:lnTo>
                                  <a:lnTo>
                                    <a:pt x="414020" y="598804"/>
                                  </a:lnTo>
                                  <a:lnTo>
                                    <a:pt x="417195" y="600074"/>
                                  </a:lnTo>
                                  <a:lnTo>
                                    <a:pt x="420370" y="601344"/>
                                  </a:lnTo>
                                  <a:lnTo>
                                    <a:pt x="424180" y="599439"/>
                                  </a:lnTo>
                                  <a:lnTo>
                                    <a:pt x="426720" y="593089"/>
                                  </a:lnTo>
                                  <a:close/>
                                  <a:moveTo>
                                    <a:pt x="426720" y="555624"/>
                                  </a:moveTo>
                                  <a:lnTo>
                                    <a:pt x="424815" y="552449"/>
                                  </a:lnTo>
                                  <a:lnTo>
                                    <a:pt x="421640" y="551179"/>
                                  </a:lnTo>
                                  <a:lnTo>
                                    <a:pt x="421005" y="551179"/>
                                  </a:lnTo>
                                  <a:lnTo>
                                    <a:pt x="417830" y="549909"/>
                                  </a:lnTo>
                                  <a:lnTo>
                                    <a:pt x="414655" y="551814"/>
                                  </a:lnTo>
                                  <a:lnTo>
                                    <a:pt x="412115" y="558164"/>
                                  </a:lnTo>
                                  <a:lnTo>
                                    <a:pt x="414655" y="561974"/>
                                  </a:lnTo>
                                  <a:lnTo>
                                    <a:pt x="417830" y="563244"/>
                                  </a:lnTo>
                                  <a:lnTo>
                                    <a:pt x="421005" y="563879"/>
                                  </a:lnTo>
                                  <a:lnTo>
                                    <a:pt x="424815" y="561974"/>
                                  </a:lnTo>
                                  <a:lnTo>
                                    <a:pt x="425450" y="558799"/>
                                  </a:lnTo>
                                  <a:lnTo>
                                    <a:pt x="426720" y="555624"/>
                                  </a:lnTo>
                                  <a:close/>
                                  <a:moveTo>
                                    <a:pt x="426720" y="475614"/>
                                  </a:moveTo>
                                  <a:lnTo>
                                    <a:pt x="426085" y="471804"/>
                                  </a:lnTo>
                                  <a:lnTo>
                                    <a:pt x="425450" y="469264"/>
                                  </a:lnTo>
                                  <a:lnTo>
                                    <a:pt x="422275" y="466724"/>
                                  </a:lnTo>
                                  <a:lnTo>
                                    <a:pt x="419100" y="467994"/>
                                  </a:lnTo>
                                  <a:lnTo>
                                    <a:pt x="418465" y="467994"/>
                                  </a:lnTo>
                                  <a:lnTo>
                                    <a:pt x="415290" y="468629"/>
                                  </a:lnTo>
                                  <a:lnTo>
                                    <a:pt x="413385" y="471804"/>
                                  </a:lnTo>
                                  <a:lnTo>
                                    <a:pt x="414020" y="475614"/>
                                  </a:lnTo>
                                  <a:lnTo>
                                    <a:pt x="414655" y="478789"/>
                                  </a:lnTo>
                                  <a:lnTo>
                                    <a:pt x="417830" y="480694"/>
                                  </a:lnTo>
                                  <a:lnTo>
                                    <a:pt x="421005" y="480059"/>
                                  </a:lnTo>
                                  <a:lnTo>
                                    <a:pt x="421640" y="480059"/>
                                  </a:lnTo>
                                  <a:lnTo>
                                    <a:pt x="424815" y="479424"/>
                                  </a:lnTo>
                                  <a:lnTo>
                                    <a:pt x="426720" y="475614"/>
                                  </a:lnTo>
                                  <a:close/>
                                  <a:moveTo>
                                    <a:pt x="439420" y="511174"/>
                                  </a:moveTo>
                                  <a:lnTo>
                                    <a:pt x="436880" y="507999"/>
                                  </a:lnTo>
                                  <a:lnTo>
                                    <a:pt x="429895" y="507999"/>
                                  </a:lnTo>
                                  <a:lnTo>
                                    <a:pt x="426720" y="511174"/>
                                  </a:lnTo>
                                  <a:lnTo>
                                    <a:pt x="426720" y="518159"/>
                                  </a:lnTo>
                                  <a:lnTo>
                                    <a:pt x="429895" y="521334"/>
                                  </a:lnTo>
                                  <a:lnTo>
                                    <a:pt x="436880" y="521334"/>
                                  </a:lnTo>
                                  <a:lnTo>
                                    <a:pt x="439420" y="518159"/>
                                  </a:lnTo>
                                  <a:lnTo>
                                    <a:pt x="439420" y="511174"/>
                                  </a:lnTo>
                                  <a:close/>
                                  <a:moveTo>
                                    <a:pt x="445770" y="599439"/>
                                  </a:moveTo>
                                  <a:lnTo>
                                    <a:pt x="443865" y="596264"/>
                                  </a:lnTo>
                                  <a:lnTo>
                                    <a:pt x="437515" y="593724"/>
                                  </a:lnTo>
                                  <a:lnTo>
                                    <a:pt x="433705" y="595629"/>
                                  </a:lnTo>
                                  <a:lnTo>
                                    <a:pt x="432435" y="598804"/>
                                  </a:lnTo>
                                  <a:lnTo>
                                    <a:pt x="431165" y="601979"/>
                                  </a:lnTo>
                                  <a:lnTo>
                                    <a:pt x="433705" y="605154"/>
                                  </a:lnTo>
                                  <a:lnTo>
                                    <a:pt x="440055" y="607694"/>
                                  </a:lnTo>
                                  <a:lnTo>
                                    <a:pt x="443230" y="606424"/>
                                  </a:lnTo>
                                  <a:lnTo>
                                    <a:pt x="444500" y="603249"/>
                                  </a:lnTo>
                                  <a:lnTo>
                                    <a:pt x="445770" y="599439"/>
                                  </a:lnTo>
                                  <a:close/>
                                  <a:moveTo>
                                    <a:pt x="445770" y="561974"/>
                                  </a:moveTo>
                                  <a:lnTo>
                                    <a:pt x="444500" y="558164"/>
                                  </a:lnTo>
                                  <a:lnTo>
                                    <a:pt x="441325" y="556894"/>
                                  </a:lnTo>
                                  <a:lnTo>
                                    <a:pt x="440690" y="556894"/>
                                  </a:lnTo>
                                  <a:lnTo>
                                    <a:pt x="437515" y="556259"/>
                                  </a:lnTo>
                                  <a:lnTo>
                                    <a:pt x="434340" y="557529"/>
                                  </a:lnTo>
                                  <a:lnTo>
                                    <a:pt x="433070" y="561339"/>
                                  </a:lnTo>
                                  <a:lnTo>
                                    <a:pt x="432435" y="564514"/>
                                  </a:lnTo>
                                  <a:lnTo>
                                    <a:pt x="433705" y="567689"/>
                                  </a:lnTo>
                                  <a:lnTo>
                                    <a:pt x="436880" y="568959"/>
                                  </a:lnTo>
                                  <a:lnTo>
                                    <a:pt x="440690" y="570229"/>
                                  </a:lnTo>
                                  <a:lnTo>
                                    <a:pt x="443865" y="568324"/>
                                  </a:lnTo>
                                  <a:lnTo>
                                    <a:pt x="445135" y="565149"/>
                                  </a:lnTo>
                                  <a:lnTo>
                                    <a:pt x="445770" y="561974"/>
                                  </a:lnTo>
                                  <a:close/>
                                  <a:moveTo>
                                    <a:pt x="446405" y="471169"/>
                                  </a:moveTo>
                                  <a:lnTo>
                                    <a:pt x="445770" y="467359"/>
                                  </a:lnTo>
                                  <a:lnTo>
                                    <a:pt x="445135" y="464184"/>
                                  </a:lnTo>
                                  <a:lnTo>
                                    <a:pt x="441960" y="462279"/>
                                  </a:lnTo>
                                  <a:lnTo>
                                    <a:pt x="438785" y="462914"/>
                                  </a:lnTo>
                                  <a:lnTo>
                                    <a:pt x="438150" y="462914"/>
                                  </a:lnTo>
                                  <a:lnTo>
                                    <a:pt x="434975" y="463549"/>
                                  </a:lnTo>
                                  <a:lnTo>
                                    <a:pt x="433070" y="467359"/>
                                  </a:lnTo>
                                  <a:lnTo>
                                    <a:pt x="434340" y="473709"/>
                                  </a:lnTo>
                                  <a:lnTo>
                                    <a:pt x="438150" y="475614"/>
                                  </a:lnTo>
                                  <a:lnTo>
                                    <a:pt x="441325" y="474979"/>
                                  </a:lnTo>
                                  <a:lnTo>
                                    <a:pt x="444500" y="474344"/>
                                  </a:lnTo>
                                  <a:lnTo>
                                    <a:pt x="446405" y="471169"/>
                                  </a:lnTo>
                                  <a:close/>
                                  <a:moveTo>
                                    <a:pt x="459740" y="511174"/>
                                  </a:moveTo>
                                  <a:lnTo>
                                    <a:pt x="457199" y="507999"/>
                                  </a:lnTo>
                                  <a:lnTo>
                                    <a:pt x="450215" y="507999"/>
                                  </a:lnTo>
                                  <a:lnTo>
                                    <a:pt x="447675" y="511174"/>
                                  </a:lnTo>
                                  <a:lnTo>
                                    <a:pt x="447675" y="518159"/>
                                  </a:lnTo>
                                  <a:lnTo>
                                    <a:pt x="450215" y="521334"/>
                                  </a:lnTo>
                                  <a:lnTo>
                                    <a:pt x="457199" y="521334"/>
                                  </a:lnTo>
                                  <a:lnTo>
                                    <a:pt x="459740" y="518159"/>
                                  </a:lnTo>
                                  <a:lnTo>
                                    <a:pt x="459740" y="511174"/>
                                  </a:lnTo>
                                  <a:close/>
                                  <a:moveTo>
                                    <a:pt x="464820" y="606424"/>
                                  </a:moveTo>
                                  <a:lnTo>
                                    <a:pt x="463550" y="602614"/>
                                  </a:lnTo>
                                  <a:lnTo>
                                    <a:pt x="459740" y="601344"/>
                                  </a:lnTo>
                                  <a:lnTo>
                                    <a:pt x="456564" y="600709"/>
                                  </a:lnTo>
                                  <a:lnTo>
                                    <a:pt x="453390" y="601979"/>
                                  </a:lnTo>
                                  <a:lnTo>
                                    <a:pt x="450850" y="608964"/>
                                  </a:lnTo>
                                  <a:lnTo>
                                    <a:pt x="452120" y="612139"/>
                                  </a:lnTo>
                                  <a:lnTo>
                                    <a:pt x="455295" y="613409"/>
                                  </a:lnTo>
                                  <a:lnTo>
                                    <a:pt x="455930" y="613409"/>
                                  </a:lnTo>
                                  <a:lnTo>
                                    <a:pt x="459104" y="614044"/>
                                  </a:lnTo>
                                  <a:lnTo>
                                    <a:pt x="462280" y="612774"/>
                                  </a:lnTo>
                                  <a:lnTo>
                                    <a:pt x="464820" y="606424"/>
                                  </a:lnTo>
                                  <a:close/>
                                  <a:moveTo>
                                    <a:pt x="465455" y="567689"/>
                                  </a:moveTo>
                                  <a:lnTo>
                                    <a:pt x="463550" y="564514"/>
                                  </a:lnTo>
                                  <a:lnTo>
                                    <a:pt x="460375" y="563244"/>
                                  </a:lnTo>
                                  <a:lnTo>
                                    <a:pt x="456564" y="561974"/>
                                  </a:lnTo>
                                  <a:lnTo>
                                    <a:pt x="453390" y="563879"/>
                                  </a:lnTo>
                                  <a:lnTo>
                                    <a:pt x="452120" y="567689"/>
                                  </a:lnTo>
                                  <a:lnTo>
                                    <a:pt x="451485" y="570864"/>
                                  </a:lnTo>
                                  <a:lnTo>
                                    <a:pt x="453390" y="574039"/>
                                  </a:lnTo>
                                  <a:lnTo>
                                    <a:pt x="456564" y="575309"/>
                                  </a:lnTo>
                                  <a:lnTo>
                                    <a:pt x="459740" y="576579"/>
                                  </a:lnTo>
                                  <a:lnTo>
                                    <a:pt x="463550" y="574674"/>
                                  </a:lnTo>
                                  <a:lnTo>
                                    <a:pt x="464185" y="570864"/>
                                  </a:lnTo>
                                  <a:lnTo>
                                    <a:pt x="465455" y="567689"/>
                                  </a:lnTo>
                                  <a:close/>
                                  <a:moveTo>
                                    <a:pt x="466725" y="466089"/>
                                  </a:moveTo>
                                  <a:lnTo>
                                    <a:pt x="464820" y="459739"/>
                                  </a:lnTo>
                                  <a:lnTo>
                                    <a:pt x="461645" y="457834"/>
                                  </a:lnTo>
                                  <a:lnTo>
                                    <a:pt x="458469" y="458469"/>
                                  </a:lnTo>
                                  <a:lnTo>
                                    <a:pt x="457834" y="458469"/>
                                  </a:lnTo>
                                  <a:lnTo>
                                    <a:pt x="454660" y="459104"/>
                                  </a:lnTo>
                                  <a:lnTo>
                                    <a:pt x="452755" y="462279"/>
                                  </a:lnTo>
                                  <a:lnTo>
                                    <a:pt x="453390" y="466089"/>
                                  </a:lnTo>
                                  <a:lnTo>
                                    <a:pt x="454660" y="469264"/>
                                  </a:lnTo>
                                  <a:lnTo>
                                    <a:pt x="457834" y="471169"/>
                                  </a:lnTo>
                                  <a:lnTo>
                                    <a:pt x="461010" y="470534"/>
                                  </a:lnTo>
                                  <a:lnTo>
                                    <a:pt x="464185" y="469899"/>
                                  </a:lnTo>
                                  <a:lnTo>
                                    <a:pt x="466725" y="466089"/>
                                  </a:lnTo>
                                  <a:close/>
                                  <a:moveTo>
                                    <a:pt x="480060" y="511174"/>
                                  </a:moveTo>
                                  <a:lnTo>
                                    <a:pt x="477520" y="507999"/>
                                  </a:lnTo>
                                  <a:lnTo>
                                    <a:pt x="470535" y="507999"/>
                                  </a:lnTo>
                                  <a:lnTo>
                                    <a:pt x="467995" y="511174"/>
                                  </a:lnTo>
                                  <a:lnTo>
                                    <a:pt x="467995" y="518159"/>
                                  </a:lnTo>
                                  <a:lnTo>
                                    <a:pt x="470535" y="521334"/>
                                  </a:lnTo>
                                  <a:lnTo>
                                    <a:pt x="477520" y="521334"/>
                                  </a:lnTo>
                                  <a:lnTo>
                                    <a:pt x="480060" y="518159"/>
                                  </a:lnTo>
                                  <a:lnTo>
                                    <a:pt x="480060" y="511174"/>
                                  </a:lnTo>
                                  <a:close/>
                                  <a:moveTo>
                                    <a:pt x="484505" y="612774"/>
                                  </a:moveTo>
                                  <a:lnTo>
                                    <a:pt x="481965" y="609599"/>
                                  </a:lnTo>
                                  <a:lnTo>
                                    <a:pt x="475615" y="607059"/>
                                  </a:lnTo>
                                  <a:lnTo>
                                    <a:pt x="472440" y="608964"/>
                                  </a:lnTo>
                                  <a:lnTo>
                                    <a:pt x="471170" y="612139"/>
                                  </a:lnTo>
                                  <a:lnTo>
                                    <a:pt x="469900" y="615314"/>
                                  </a:lnTo>
                                  <a:lnTo>
                                    <a:pt x="471805" y="618489"/>
                                  </a:lnTo>
                                  <a:lnTo>
                                    <a:pt x="478155" y="621029"/>
                                  </a:lnTo>
                                  <a:lnTo>
                                    <a:pt x="481965" y="619759"/>
                                  </a:lnTo>
                                  <a:lnTo>
                                    <a:pt x="483235" y="616584"/>
                                  </a:lnTo>
                                  <a:lnTo>
                                    <a:pt x="484505" y="612774"/>
                                  </a:lnTo>
                                  <a:close/>
                                  <a:moveTo>
                                    <a:pt x="484505" y="574039"/>
                                  </a:moveTo>
                                  <a:lnTo>
                                    <a:pt x="483235" y="570229"/>
                                  </a:lnTo>
                                  <a:lnTo>
                                    <a:pt x="480060" y="569594"/>
                                  </a:lnTo>
                                  <a:lnTo>
                                    <a:pt x="476250" y="568324"/>
                                  </a:lnTo>
                                  <a:lnTo>
                                    <a:pt x="473075" y="570229"/>
                                  </a:lnTo>
                                  <a:lnTo>
                                    <a:pt x="471805" y="573404"/>
                                  </a:lnTo>
                                  <a:lnTo>
                                    <a:pt x="471170" y="576579"/>
                                  </a:lnTo>
                                  <a:lnTo>
                                    <a:pt x="472440" y="580389"/>
                                  </a:lnTo>
                                  <a:lnTo>
                                    <a:pt x="475615" y="581024"/>
                                  </a:lnTo>
                                  <a:lnTo>
                                    <a:pt x="476250" y="581024"/>
                                  </a:lnTo>
                                  <a:lnTo>
                                    <a:pt x="479425" y="582294"/>
                                  </a:lnTo>
                                  <a:lnTo>
                                    <a:pt x="482600" y="580389"/>
                                  </a:lnTo>
                                  <a:lnTo>
                                    <a:pt x="483870" y="577214"/>
                                  </a:lnTo>
                                  <a:lnTo>
                                    <a:pt x="484505" y="574039"/>
                                  </a:lnTo>
                                  <a:close/>
                                  <a:moveTo>
                                    <a:pt x="486410" y="461644"/>
                                  </a:moveTo>
                                  <a:lnTo>
                                    <a:pt x="485140" y="457834"/>
                                  </a:lnTo>
                                  <a:lnTo>
                                    <a:pt x="484505" y="454659"/>
                                  </a:lnTo>
                                  <a:lnTo>
                                    <a:pt x="481330" y="452754"/>
                                  </a:lnTo>
                                  <a:lnTo>
                                    <a:pt x="478155" y="453389"/>
                                  </a:lnTo>
                                  <a:lnTo>
                                    <a:pt x="477520" y="453389"/>
                                  </a:lnTo>
                                  <a:lnTo>
                                    <a:pt x="474345" y="454659"/>
                                  </a:lnTo>
                                  <a:lnTo>
                                    <a:pt x="472440" y="457834"/>
                                  </a:lnTo>
                                  <a:lnTo>
                                    <a:pt x="473710" y="461644"/>
                                  </a:lnTo>
                                  <a:lnTo>
                                    <a:pt x="474345" y="464819"/>
                                  </a:lnTo>
                                  <a:lnTo>
                                    <a:pt x="477520" y="466724"/>
                                  </a:lnTo>
                                  <a:lnTo>
                                    <a:pt x="480695" y="466089"/>
                                  </a:lnTo>
                                  <a:lnTo>
                                    <a:pt x="481330" y="466089"/>
                                  </a:lnTo>
                                  <a:lnTo>
                                    <a:pt x="484505" y="464819"/>
                                  </a:lnTo>
                                  <a:lnTo>
                                    <a:pt x="486410" y="461644"/>
                                  </a:lnTo>
                                  <a:close/>
                                  <a:moveTo>
                                    <a:pt x="500380" y="511174"/>
                                  </a:moveTo>
                                  <a:lnTo>
                                    <a:pt x="497840" y="507999"/>
                                  </a:lnTo>
                                  <a:lnTo>
                                    <a:pt x="490855" y="507999"/>
                                  </a:lnTo>
                                  <a:lnTo>
                                    <a:pt x="487680" y="511174"/>
                                  </a:lnTo>
                                  <a:lnTo>
                                    <a:pt x="487680" y="518159"/>
                                  </a:lnTo>
                                  <a:lnTo>
                                    <a:pt x="490855" y="521334"/>
                                  </a:lnTo>
                                  <a:lnTo>
                                    <a:pt x="497840" y="521334"/>
                                  </a:lnTo>
                                  <a:lnTo>
                                    <a:pt x="500380" y="518159"/>
                                  </a:lnTo>
                                  <a:lnTo>
                                    <a:pt x="500380" y="511174"/>
                                  </a:lnTo>
                                  <a:close/>
                                  <a:moveTo>
                                    <a:pt x="502920" y="619759"/>
                                  </a:moveTo>
                                  <a:lnTo>
                                    <a:pt x="501650" y="615949"/>
                                  </a:lnTo>
                                  <a:lnTo>
                                    <a:pt x="495300" y="613409"/>
                                  </a:lnTo>
                                  <a:lnTo>
                                    <a:pt x="491490" y="615314"/>
                                  </a:lnTo>
                                  <a:lnTo>
                                    <a:pt x="488950" y="622299"/>
                                  </a:lnTo>
                                  <a:lnTo>
                                    <a:pt x="490855" y="625474"/>
                                  </a:lnTo>
                                  <a:lnTo>
                                    <a:pt x="494030" y="626744"/>
                                  </a:lnTo>
                                  <a:lnTo>
                                    <a:pt x="497840" y="627379"/>
                                  </a:lnTo>
                                  <a:lnTo>
                                    <a:pt x="501015" y="626109"/>
                                  </a:lnTo>
                                  <a:lnTo>
                                    <a:pt x="502285" y="622934"/>
                                  </a:lnTo>
                                  <a:lnTo>
                                    <a:pt x="502920" y="619759"/>
                                  </a:lnTo>
                                  <a:close/>
                                  <a:moveTo>
                                    <a:pt x="504190" y="579754"/>
                                  </a:moveTo>
                                  <a:lnTo>
                                    <a:pt x="502285" y="576579"/>
                                  </a:lnTo>
                                  <a:lnTo>
                                    <a:pt x="499110" y="575309"/>
                                  </a:lnTo>
                                  <a:lnTo>
                                    <a:pt x="495935" y="574674"/>
                                  </a:lnTo>
                                  <a:lnTo>
                                    <a:pt x="492125" y="576579"/>
                                  </a:lnTo>
                                  <a:lnTo>
                                    <a:pt x="490855" y="579754"/>
                                  </a:lnTo>
                                  <a:lnTo>
                                    <a:pt x="490220" y="582929"/>
                                  </a:lnTo>
                                  <a:lnTo>
                                    <a:pt x="492125" y="586739"/>
                                  </a:lnTo>
                                  <a:lnTo>
                                    <a:pt x="495300" y="587374"/>
                                  </a:lnTo>
                                  <a:lnTo>
                                    <a:pt x="495300" y="587374"/>
                                  </a:lnTo>
                                  <a:lnTo>
                                    <a:pt x="498475" y="588644"/>
                                  </a:lnTo>
                                  <a:lnTo>
                                    <a:pt x="502285" y="586739"/>
                                  </a:lnTo>
                                  <a:lnTo>
                                    <a:pt x="504190" y="579754"/>
                                  </a:lnTo>
                                  <a:close/>
                                  <a:moveTo>
                                    <a:pt x="506094" y="457199"/>
                                  </a:moveTo>
                                  <a:lnTo>
                                    <a:pt x="504190" y="450214"/>
                                  </a:lnTo>
                                  <a:lnTo>
                                    <a:pt x="501015" y="448309"/>
                                  </a:lnTo>
                                  <a:lnTo>
                                    <a:pt x="497840" y="448944"/>
                                  </a:lnTo>
                                  <a:lnTo>
                                    <a:pt x="497840" y="448944"/>
                                  </a:lnTo>
                                  <a:lnTo>
                                    <a:pt x="494030" y="450214"/>
                                  </a:lnTo>
                                  <a:lnTo>
                                    <a:pt x="492125" y="453389"/>
                                  </a:lnTo>
                                  <a:lnTo>
                                    <a:pt x="494030" y="459739"/>
                                  </a:lnTo>
                                  <a:lnTo>
                                    <a:pt x="497205" y="462279"/>
                                  </a:lnTo>
                                  <a:lnTo>
                                    <a:pt x="501015" y="461644"/>
                                  </a:lnTo>
                                  <a:lnTo>
                                    <a:pt x="501015" y="461009"/>
                                  </a:lnTo>
                                  <a:lnTo>
                                    <a:pt x="504190" y="460374"/>
                                  </a:lnTo>
                                  <a:lnTo>
                                    <a:pt x="506094" y="457199"/>
                                  </a:lnTo>
                                  <a:close/>
                                  <a:moveTo>
                                    <a:pt x="520700" y="511174"/>
                                  </a:moveTo>
                                  <a:lnTo>
                                    <a:pt x="518160" y="507999"/>
                                  </a:lnTo>
                                  <a:lnTo>
                                    <a:pt x="511175" y="507999"/>
                                  </a:lnTo>
                                  <a:lnTo>
                                    <a:pt x="508635" y="511174"/>
                                  </a:lnTo>
                                  <a:lnTo>
                                    <a:pt x="508635" y="518159"/>
                                  </a:lnTo>
                                  <a:lnTo>
                                    <a:pt x="511175" y="521334"/>
                                  </a:lnTo>
                                  <a:lnTo>
                                    <a:pt x="518160" y="521334"/>
                                  </a:lnTo>
                                  <a:lnTo>
                                    <a:pt x="520700" y="518159"/>
                                  </a:lnTo>
                                  <a:lnTo>
                                    <a:pt x="520700" y="511174"/>
                                  </a:lnTo>
                                  <a:close/>
                                  <a:moveTo>
                                    <a:pt x="522605" y="626109"/>
                                  </a:moveTo>
                                  <a:lnTo>
                                    <a:pt x="520700" y="622934"/>
                                  </a:lnTo>
                                  <a:lnTo>
                                    <a:pt x="517525" y="621664"/>
                                  </a:lnTo>
                                  <a:lnTo>
                                    <a:pt x="517525" y="621664"/>
                                  </a:lnTo>
                                  <a:lnTo>
                                    <a:pt x="514350" y="620394"/>
                                  </a:lnTo>
                                  <a:lnTo>
                                    <a:pt x="511175" y="622299"/>
                                  </a:lnTo>
                                  <a:lnTo>
                                    <a:pt x="508635" y="628649"/>
                                  </a:lnTo>
                                  <a:lnTo>
                                    <a:pt x="509905" y="631824"/>
                                  </a:lnTo>
                                  <a:lnTo>
                                    <a:pt x="513080" y="633094"/>
                                  </a:lnTo>
                                  <a:lnTo>
                                    <a:pt x="513715" y="633094"/>
                                  </a:lnTo>
                                  <a:lnTo>
                                    <a:pt x="516890" y="634364"/>
                                  </a:lnTo>
                                  <a:lnTo>
                                    <a:pt x="520065" y="632459"/>
                                  </a:lnTo>
                                  <a:lnTo>
                                    <a:pt x="522605" y="626109"/>
                                  </a:lnTo>
                                  <a:close/>
                                  <a:moveTo>
                                    <a:pt x="523875" y="586104"/>
                                  </a:moveTo>
                                  <a:lnTo>
                                    <a:pt x="521970" y="582294"/>
                                  </a:lnTo>
                                  <a:lnTo>
                                    <a:pt x="518795" y="581659"/>
                                  </a:lnTo>
                                  <a:lnTo>
                                    <a:pt x="515620" y="580389"/>
                                  </a:lnTo>
                                  <a:lnTo>
                                    <a:pt x="511810" y="582294"/>
                                  </a:lnTo>
                                  <a:lnTo>
                                    <a:pt x="510540" y="585469"/>
                                  </a:lnTo>
                                  <a:lnTo>
                                    <a:pt x="509905" y="588644"/>
                                  </a:lnTo>
                                  <a:lnTo>
                                    <a:pt x="511175" y="592454"/>
                                  </a:lnTo>
                                  <a:lnTo>
                                    <a:pt x="514350" y="593089"/>
                                  </a:lnTo>
                                  <a:lnTo>
                                    <a:pt x="514985" y="593089"/>
                                  </a:lnTo>
                                  <a:lnTo>
                                    <a:pt x="518160" y="594359"/>
                                  </a:lnTo>
                                  <a:lnTo>
                                    <a:pt x="521970" y="592454"/>
                                  </a:lnTo>
                                  <a:lnTo>
                                    <a:pt x="522605" y="589279"/>
                                  </a:lnTo>
                                  <a:lnTo>
                                    <a:pt x="523875" y="586104"/>
                                  </a:lnTo>
                                  <a:close/>
                                  <a:moveTo>
                                    <a:pt x="525780" y="452754"/>
                                  </a:moveTo>
                                  <a:lnTo>
                                    <a:pt x="525145" y="448309"/>
                                  </a:lnTo>
                                  <a:lnTo>
                                    <a:pt x="524510" y="445769"/>
                                  </a:lnTo>
                                  <a:lnTo>
                                    <a:pt x="520700" y="443864"/>
                                  </a:lnTo>
                                  <a:lnTo>
                                    <a:pt x="517525" y="444499"/>
                                  </a:lnTo>
                                  <a:lnTo>
                                    <a:pt x="514350" y="445134"/>
                                  </a:lnTo>
                                  <a:lnTo>
                                    <a:pt x="511810" y="448309"/>
                                  </a:lnTo>
                                  <a:lnTo>
                                    <a:pt x="513080" y="451484"/>
                                  </a:lnTo>
                                  <a:lnTo>
                                    <a:pt x="513715" y="455294"/>
                                  </a:lnTo>
                                  <a:lnTo>
                                    <a:pt x="516890" y="457199"/>
                                  </a:lnTo>
                                  <a:lnTo>
                                    <a:pt x="520700" y="456564"/>
                                  </a:lnTo>
                                  <a:lnTo>
                                    <a:pt x="523875" y="455929"/>
                                  </a:lnTo>
                                  <a:lnTo>
                                    <a:pt x="525780" y="452754"/>
                                  </a:lnTo>
                                  <a:close/>
                                  <a:moveTo>
                                    <a:pt x="532765" y="2294889"/>
                                  </a:moveTo>
                                  <a:lnTo>
                                    <a:pt x="524510" y="2294889"/>
                                  </a:lnTo>
                                  <a:lnTo>
                                    <a:pt x="524510" y="2341879"/>
                                  </a:lnTo>
                                  <a:lnTo>
                                    <a:pt x="532765" y="2341879"/>
                                  </a:lnTo>
                                  <a:lnTo>
                                    <a:pt x="532765" y="2294889"/>
                                  </a:lnTo>
                                  <a:close/>
                                  <a:moveTo>
                                    <a:pt x="532765" y="2232024"/>
                                  </a:moveTo>
                                  <a:lnTo>
                                    <a:pt x="524510" y="2232024"/>
                                  </a:lnTo>
                                  <a:lnTo>
                                    <a:pt x="524510" y="2279649"/>
                                  </a:lnTo>
                                  <a:lnTo>
                                    <a:pt x="532765" y="2279649"/>
                                  </a:lnTo>
                                  <a:lnTo>
                                    <a:pt x="532765" y="2232024"/>
                                  </a:lnTo>
                                  <a:close/>
                                  <a:moveTo>
                                    <a:pt x="532765" y="2169794"/>
                                  </a:moveTo>
                                  <a:lnTo>
                                    <a:pt x="524510" y="2169794"/>
                                  </a:lnTo>
                                  <a:lnTo>
                                    <a:pt x="524510" y="2216784"/>
                                  </a:lnTo>
                                  <a:lnTo>
                                    <a:pt x="532765" y="2216784"/>
                                  </a:lnTo>
                                  <a:lnTo>
                                    <a:pt x="532765" y="2169794"/>
                                  </a:lnTo>
                                  <a:close/>
                                  <a:moveTo>
                                    <a:pt x="532765" y="2107564"/>
                                  </a:moveTo>
                                  <a:lnTo>
                                    <a:pt x="524510" y="2107564"/>
                                  </a:lnTo>
                                  <a:lnTo>
                                    <a:pt x="524510" y="2154554"/>
                                  </a:lnTo>
                                  <a:lnTo>
                                    <a:pt x="532765" y="2154554"/>
                                  </a:lnTo>
                                  <a:lnTo>
                                    <a:pt x="532765" y="2107564"/>
                                  </a:lnTo>
                                  <a:close/>
                                  <a:moveTo>
                                    <a:pt x="532765" y="2045334"/>
                                  </a:moveTo>
                                  <a:lnTo>
                                    <a:pt x="524510" y="2045334"/>
                                  </a:lnTo>
                                  <a:lnTo>
                                    <a:pt x="524510" y="2092324"/>
                                  </a:lnTo>
                                  <a:lnTo>
                                    <a:pt x="532765" y="2092324"/>
                                  </a:lnTo>
                                  <a:lnTo>
                                    <a:pt x="532765" y="2045334"/>
                                  </a:lnTo>
                                  <a:close/>
                                  <a:moveTo>
                                    <a:pt x="532765" y="1983104"/>
                                  </a:moveTo>
                                  <a:lnTo>
                                    <a:pt x="524510" y="1983104"/>
                                  </a:lnTo>
                                  <a:lnTo>
                                    <a:pt x="524510" y="2030094"/>
                                  </a:lnTo>
                                  <a:lnTo>
                                    <a:pt x="532765" y="2030094"/>
                                  </a:lnTo>
                                  <a:lnTo>
                                    <a:pt x="532765" y="1983104"/>
                                  </a:lnTo>
                                  <a:close/>
                                  <a:moveTo>
                                    <a:pt x="532765" y="1920874"/>
                                  </a:moveTo>
                                  <a:lnTo>
                                    <a:pt x="524510" y="1920874"/>
                                  </a:lnTo>
                                  <a:lnTo>
                                    <a:pt x="524510" y="1967229"/>
                                  </a:lnTo>
                                  <a:lnTo>
                                    <a:pt x="532765" y="1967229"/>
                                  </a:lnTo>
                                  <a:lnTo>
                                    <a:pt x="532765" y="1920874"/>
                                  </a:lnTo>
                                  <a:close/>
                                  <a:moveTo>
                                    <a:pt x="532765" y="1858644"/>
                                  </a:moveTo>
                                  <a:lnTo>
                                    <a:pt x="524510" y="1858644"/>
                                  </a:lnTo>
                                  <a:lnTo>
                                    <a:pt x="524510" y="1904999"/>
                                  </a:lnTo>
                                  <a:lnTo>
                                    <a:pt x="532765" y="1904999"/>
                                  </a:lnTo>
                                  <a:lnTo>
                                    <a:pt x="532765" y="1858644"/>
                                  </a:lnTo>
                                  <a:close/>
                                  <a:moveTo>
                                    <a:pt x="541020" y="511174"/>
                                  </a:moveTo>
                                  <a:lnTo>
                                    <a:pt x="538480" y="507999"/>
                                  </a:lnTo>
                                  <a:lnTo>
                                    <a:pt x="531495" y="507999"/>
                                  </a:lnTo>
                                  <a:lnTo>
                                    <a:pt x="528955" y="511174"/>
                                  </a:lnTo>
                                  <a:lnTo>
                                    <a:pt x="528955" y="518159"/>
                                  </a:lnTo>
                                  <a:lnTo>
                                    <a:pt x="531495" y="521334"/>
                                  </a:lnTo>
                                  <a:lnTo>
                                    <a:pt x="538480" y="521334"/>
                                  </a:lnTo>
                                  <a:lnTo>
                                    <a:pt x="541020" y="518159"/>
                                  </a:lnTo>
                                  <a:lnTo>
                                    <a:pt x="541020" y="511174"/>
                                  </a:lnTo>
                                  <a:close/>
                                  <a:moveTo>
                                    <a:pt x="542290" y="633094"/>
                                  </a:moveTo>
                                  <a:lnTo>
                                    <a:pt x="539750" y="629284"/>
                                  </a:lnTo>
                                  <a:lnTo>
                                    <a:pt x="533400" y="626744"/>
                                  </a:lnTo>
                                  <a:lnTo>
                                    <a:pt x="529590" y="628649"/>
                                  </a:lnTo>
                                  <a:lnTo>
                                    <a:pt x="528955" y="631824"/>
                                  </a:lnTo>
                                  <a:lnTo>
                                    <a:pt x="527685" y="635634"/>
                                  </a:lnTo>
                                  <a:lnTo>
                                    <a:pt x="529590" y="638809"/>
                                  </a:lnTo>
                                  <a:lnTo>
                                    <a:pt x="535940" y="640714"/>
                                  </a:lnTo>
                                  <a:lnTo>
                                    <a:pt x="539750" y="639444"/>
                                  </a:lnTo>
                                  <a:lnTo>
                                    <a:pt x="542290" y="633094"/>
                                  </a:lnTo>
                                  <a:close/>
                                  <a:moveTo>
                                    <a:pt x="542925" y="592454"/>
                                  </a:moveTo>
                                  <a:lnTo>
                                    <a:pt x="541020" y="588644"/>
                                  </a:lnTo>
                                  <a:lnTo>
                                    <a:pt x="537845" y="588009"/>
                                  </a:lnTo>
                                  <a:lnTo>
                                    <a:pt x="534670" y="586739"/>
                                  </a:lnTo>
                                  <a:lnTo>
                                    <a:pt x="530860" y="588644"/>
                                  </a:lnTo>
                                  <a:lnTo>
                                    <a:pt x="529590" y="591819"/>
                                  </a:lnTo>
                                  <a:lnTo>
                                    <a:pt x="528955" y="594994"/>
                                  </a:lnTo>
                                  <a:lnTo>
                                    <a:pt x="530860" y="598804"/>
                                  </a:lnTo>
                                  <a:lnTo>
                                    <a:pt x="534035" y="599439"/>
                                  </a:lnTo>
                                  <a:lnTo>
                                    <a:pt x="537845" y="600709"/>
                                  </a:lnTo>
                                  <a:lnTo>
                                    <a:pt x="541020" y="598804"/>
                                  </a:lnTo>
                                  <a:lnTo>
                                    <a:pt x="542925" y="592454"/>
                                  </a:lnTo>
                                  <a:close/>
                                  <a:moveTo>
                                    <a:pt x="545465" y="447674"/>
                                  </a:moveTo>
                                  <a:lnTo>
                                    <a:pt x="544830" y="443864"/>
                                  </a:lnTo>
                                  <a:lnTo>
                                    <a:pt x="544195" y="440689"/>
                                  </a:lnTo>
                                  <a:lnTo>
                                    <a:pt x="541020" y="438784"/>
                                  </a:lnTo>
                                  <a:lnTo>
                                    <a:pt x="537845" y="439419"/>
                                  </a:lnTo>
                                  <a:lnTo>
                                    <a:pt x="534035" y="440689"/>
                                  </a:lnTo>
                                  <a:lnTo>
                                    <a:pt x="532130" y="443864"/>
                                  </a:lnTo>
                                  <a:lnTo>
                                    <a:pt x="533400" y="450214"/>
                                  </a:lnTo>
                                  <a:lnTo>
                                    <a:pt x="536575" y="452754"/>
                                  </a:lnTo>
                                  <a:lnTo>
                                    <a:pt x="540385" y="451484"/>
                                  </a:lnTo>
                                  <a:lnTo>
                                    <a:pt x="543560" y="450849"/>
                                  </a:lnTo>
                                  <a:lnTo>
                                    <a:pt x="545465" y="447674"/>
                                  </a:lnTo>
                                  <a:close/>
                                  <a:moveTo>
                                    <a:pt x="551180" y="2388234"/>
                                  </a:moveTo>
                                  <a:lnTo>
                                    <a:pt x="532765" y="2388234"/>
                                  </a:lnTo>
                                  <a:lnTo>
                                    <a:pt x="532765" y="2357119"/>
                                  </a:lnTo>
                                  <a:lnTo>
                                    <a:pt x="524510" y="2357119"/>
                                  </a:lnTo>
                                  <a:lnTo>
                                    <a:pt x="524510" y="2388234"/>
                                  </a:lnTo>
                                  <a:lnTo>
                                    <a:pt x="505459" y="2388234"/>
                                  </a:lnTo>
                                  <a:lnTo>
                                    <a:pt x="528955" y="2473324"/>
                                  </a:lnTo>
                                  <a:lnTo>
                                    <a:pt x="551180" y="2388234"/>
                                  </a:lnTo>
                                  <a:close/>
                                  <a:moveTo>
                                    <a:pt x="560705" y="639444"/>
                                  </a:moveTo>
                                  <a:lnTo>
                                    <a:pt x="559435" y="635634"/>
                                  </a:lnTo>
                                  <a:lnTo>
                                    <a:pt x="556260" y="634999"/>
                                  </a:lnTo>
                                  <a:lnTo>
                                    <a:pt x="553085" y="633729"/>
                                  </a:lnTo>
                                  <a:lnTo>
                                    <a:pt x="549275" y="635634"/>
                                  </a:lnTo>
                                  <a:lnTo>
                                    <a:pt x="546735" y="641984"/>
                                  </a:lnTo>
                                  <a:lnTo>
                                    <a:pt x="548640" y="645159"/>
                                  </a:lnTo>
                                  <a:lnTo>
                                    <a:pt x="551815" y="646429"/>
                                  </a:lnTo>
                                  <a:lnTo>
                                    <a:pt x="551815" y="646429"/>
                                  </a:lnTo>
                                  <a:lnTo>
                                    <a:pt x="554990" y="647699"/>
                                  </a:lnTo>
                                  <a:lnTo>
                                    <a:pt x="558800" y="645794"/>
                                  </a:lnTo>
                                  <a:lnTo>
                                    <a:pt x="559435" y="642619"/>
                                  </a:lnTo>
                                  <a:lnTo>
                                    <a:pt x="560705" y="639444"/>
                                  </a:lnTo>
                                  <a:close/>
                                  <a:moveTo>
                                    <a:pt x="561975" y="511174"/>
                                  </a:moveTo>
                                  <a:lnTo>
                                    <a:pt x="558800" y="507999"/>
                                  </a:lnTo>
                                  <a:lnTo>
                                    <a:pt x="551815" y="507999"/>
                                  </a:lnTo>
                                  <a:lnTo>
                                    <a:pt x="548640" y="511174"/>
                                  </a:lnTo>
                                  <a:lnTo>
                                    <a:pt x="548640" y="518159"/>
                                  </a:lnTo>
                                  <a:lnTo>
                                    <a:pt x="551815" y="521334"/>
                                  </a:lnTo>
                                  <a:lnTo>
                                    <a:pt x="558800" y="521334"/>
                                  </a:lnTo>
                                  <a:lnTo>
                                    <a:pt x="561975" y="518159"/>
                                  </a:lnTo>
                                  <a:lnTo>
                                    <a:pt x="561975" y="511174"/>
                                  </a:lnTo>
                                  <a:close/>
                                  <a:moveTo>
                                    <a:pt x="562610" y="598169"/>
                                  </a:moveTo>
                                  <a:lnTo>
                                    <a:pt x="560705" y="594359"/>
                                  </a:lnTo>
                                  <a:lnTo>
                                    <a:pt x="557530" y="593724"/>
                                  </a:lnTo>
                                  <a:lnTo>
                                    <a:pt x="554355" y="592454"/>
                                  </a:lnTo>
                                  <a:lnTo>
                                    <a:pt x="550545" y="594359"/>
                                  </a:lnTo>
                                  <a:lnTo>
                                    <a:pt x="549910" y="597534"/>
                                  </a:lnTo>
                                  <a:lnTo>
                                    <a:pt x="548640" y="601344"/>
                                  </a:lnTo>
                                  <a:lnTo>
                                    <a:pt x="549910" y="604519"/>
                                  </a:lnTo>
                                  <a:lnTo>
                                    <a:pt x="553720" y="605154"/>
                                  </a:lnTo>
                                  <a:lnTo>
                                    <a:pt x="553720" y="605789"/>
                                  </a:lnTo>
                                  <a:lnTo>
                                    <a:pt x="556895" y="606424"/>
                                  </a:lnTo>
                                  <a:lnTo>
                                    <a:pt x="560705" y="604519"/>
                                  </a:lnTo>
                                  <a:lnTo>
                                    <a:pt x="561340" y="601344"/>
                                  </a:lnTo>
                                  <a:lnTo>
                                    <a:pt x="562610" y="598169"/>
                                  </a:lnTo>
                                  <a:close/>
                                  <a:moveTo>
                                    <a:pt x="565150" y="442594"/>
                                  </a:moveTo>
                                  <a:lnTo>
                                    <a:pt x="563880" y="436244"/>
                                  </a:lnTo>
                                  <a:lnTo>
                                    <a:pt x="560705" y="434339"/>
                                  </a:lnTo>
                                  <a:lnTo>
                                    <a:pt x="557530" y="434974"/>
                                  </a:lnTo>
                                  <a:lnTo>
                                    <a:pt x="553720" y="436244"/>
                                  </a:lnTo>
                                  <a:lnTo>
                                    <a:pt x="551815" y="439419"/>
                                  </a:lnTo>
                                  <a:lnTo>
                                    <a:pt x="552450" y="442594"/>
                                  </a:lnTo>
                                  <a:lnTo>
                                    <a:pt x="553085" y="445769"/>
                                  </a:lnTo>
                                  <a:lnTo>
                                    <a:pt x="556260" y="448309"/>
                                  </a:lnTo>
                                  <a:lnTo>
                                    <a:pt x="560070" y="447039"/>
                                  </a:lnTo>
                                  <a:lnTo>
                                    <a:pt x="563245" y="446404"/>
                                  </a:lnTo>
                                  <a:lnTo>
                                    <a:pt x="565150" y="442594"/>
                                  </a:lnTo>
                                  <a:close/>
                                  <a:moveTo>
                                    <a:pt x="580390" y="646429"/>
                                  </a:moveTo>
                                  <a:lnTo>
                                    <a:pt x="578485" y="642619"/>
                                  </a:lnTo>
                                  <a:lnTo>
                                    <a:pt x="575310" y="641349"/>
                                  </a:lnTo>
                                  <a:lnTo>
                                    <a:pt x="572135" y="640079"/>
                                  </a:lnTo>
                                  <a:lnTo>
                                    <a:pt x="568325" y="641984"/>
                                  </a:lnTo>
                                  <a:lnTo>
                                    <a:pt x="567690" y="645159"/>
                                  </a:lnTo>
                                  <a:lnTo>
                                    <a:pt x="566420" y="648969"/>
                                  </a:lnTo>
                                  <a:lnTo>
                                    <a:pt x="567690" y="652144"/>
                                  </a:lnTo>
                                  <a:lnTo>
                                    <a:pt x="574040" y="654049"/>
                                  </a:lnTo>
                                  <a:lnTo>
                                    <a:pt x="577850" y="652779"/>
                                  </a:lnTo>
                                  <a:lnTo>
                                    <a:pt x="580390" y="646429"/>
                                  </a:lnTo>
                                  <a:close/>
                                  <a:moveTo>
                                    <a:pt x="581660" y="604519"/>
                                  </a:moveTo>
                                  <a:lnTo>
                                    <a:pt x="579755" y="601344"/>
                                  </a:lnTo>
                                  <a:lnTo>
                                    <a:pt x="576580" y="600074"/>
                                  </a:lnTo>
                                  <a:lnTo>
                                    <a:pt x="573405" y="598804"/>
                                  </a:lnTo>
                                  <a:lnTo>
                                    <a:pt x="569595" y="600709"/>
                                  </a:lnTo>
                                  <a:lnTo>
                                    <a:pt x="568960" y="603884"/>
                                  </a:lnTo>
                                  <a:lnTo>
                                    <a:pt x="567690" y="607059"/>
                                  </a:lnTo>
                                  <a:lnTo>
                                    <a:pt x="569595" y="610869"/>
                                  </a:lnTo>
                                  <a:lnTo>
                                    <a:pt x="572770" y="612139"/>
                                  </a:lnTo>
                                  <a:lnTo>
                                    <a:pt x="576580" y="612774"/>
                                  </a:lnTo>
                                  <a:lnTo>
                                    <a:pt x="579755" y="610869"/>
                                  </a:lnTo>
                                  <a:lnTo>
                                    <a:pt x="581025" y="607694"/>
                                  </a:lnTo>
                                  <a:lnTo>
                                    <a:pt x="581660" y="604519"/>
                                  </a:lnTo>
                                  <a:close/>
                                  <a:moveTo>
                                    <a:pt x="581660" y="511174"/>
                                  </a:moveTo>
                                  <a:lnTo>
                                    <a:pt x="579120" y="507999"/>
                                  </a:lnTo>
                                  <a:lnTo>
                                    <a:pt x="572135" y="507999"/>
                                  </a:lnTo>
                                  <a:lnTo>
                                    <a:pt x="569595" y="511174"/>
                                  </a:lnTo>
                                  <a:lnTo>
                                    <a:pt x="569595" y="518159"/>
                                  </a:lnTo>
                                  <a:lnTo>
                                    <a:pt x="572135" y="521334"/>
                                  </a:lnTo>
                                  <a:lnTo>
                                    <a:pt x="579120" y="521334"/>
                                  </a:lnTo>
                                  <a:lnTo>
                                    <a:pt x="581660" y="518159"/>
                                  </a:lnTo>
                                  <a:lnTo>
                                    <a:pt x="581660" y="511174"/>
                                  </a:lnTo>
                                  <a:close/>
                                  <a:moveTo>
                                    <a:pt x="585470" y="438149"/>
                                  </a:moveTo>
                                  <a:lnTo>
                                    <a:pt x="584200" y="434974"/>
                                  </a:lnTo>
                                  <a:lnTo>
                                    <a:pt x="583565" y="431799"/>
                                  </a:lnTo>
                                  <a:lnTo>
                                    <a:pt x="580390" y="429259"/>
                                  </a:lnTo>
                                  <a:lnTo>
                                    <a:pt x="577215" y="430529"/>
                                  </a:lnTo>
                                  <a:lnTo>
                                    <a:pt x="573405" y="431164"/>
                                  </a:lnTo>
                                  <a:lnTo>
                                    <a:pt x="571500" y="434339"/>
                                  </a:lnTo>
                                  <a:lnTo>
                                    <a:pt x="572135" y="438149"/>
                                  </a:lnTo>
                                  <a:lnTo>
                                    <a:pt x="572770" y="441324"/>
                                  </a:lnTo>
                                  <a:lnTo>
                                    <a:pt x="576580" y="443229"/>
                                  </a:lnTo>
                                  <a:lnTo>
                                    <a:pt x="579755" y="442594"/>
                                  </a:lnTo>
                                  <a:lnTo>
                                    <a:pt x="582930" y="441324"/>
                                  </a:lnTo>
                                  <a:lnTo>
                                    <a:pt x="585470" y="438149"/>
                                  </a:lnTo>
                                  <a:close/>
                                  <a:moveTo>
                                    <a:pt x="599440" y="652779"/>
                                  </a:moveTo>
                                  <a:lnTo>
                                    <a:pt x="597535" y="648969"/>
                                  </a:lnTo>
                                  <a:lnTo>
                                    <a:pt x="594360" y="647699"/>
                                  </a:lnTo>
                                  <a:lnTo>
                                    <a:pt x="591185" y="647064"/>
                                  </a:lnTo>
                                  <a:lnTo>
                                    <a:pt x="587375" y="648969"/>
                                  </a:lnTo>
                                  <a:lnTo>
                                    <a:pt x="585470" y="655319"/>
                                  </a:lnTo>
                                  <a:lnTo>
                                    <a:pt x="587375" y="658494"/>
                                  </a:lnTo>
                                  <a:lnTo>
                                    <a:pt x="590550" y="659764"/>
                                  </a:lnTo>
                                  <a:lnTo>
                                    <a:pt x="593725" y="661034"/>
                                  </a:lnTo>
                                  <a:lnTo>
                                    <a:pt x="597535" y="659129"/>
                                  </a:lnTo>
                                  <a:lnTo>
                                    <a:pt x="598170" y="655954"/>
                                  </a:lnTo>
                                  <a:lnTo>
                                    <a:pt x="599440" y="652779"/>
                                  </a:lnTo>
                                  <a:close/>
                                  <a:moveTo>
                                    <a:pt x="601345" y="610234"/>
                                  </a:moveTo>
                                  <a:lnTo>
                                    <a:pt x="599440" y="607059"/>
                                  </a:lnTo>
                                  <a:lnTo>
                                    <a:pt x="596265" y="605789"/>
                                  </a:lnTo>
                                  <a:lnTo>
                                    <a:pt x="593090" y="605154"/>
                                  </a:lnTo>
                                  <a:lnTo>
                                    <a:pt x="589280" y="606424"/>
                                  </a:lnTo>
                                  <a:lnTo>
                                    <a:pt x="588645" y="609599"/>
                                  </a:lnTo>
                                  <a:lnTo>
                                    <a:pt x="587375" y="613409"/>
                                  </a:lnTo>
                                  <a:lnTo>
                                    <a:pt x="589280" y="616584"/>
                                  </a:lnTo>
                                  <a:lnTo>
                                    <a:pt x="592455" y="617854"/>
                                  </a:lnTo>
                                  <a:lnTo>
                                    <a:pt x="595630" y="618489"/>
                                  </a:lnTo>
                                  <a:lnTo>
                                    <a:pt x="599440" y="617219"/>
                                  </a:lnTo>
                                  <a:lnTo>
                                    <a:pt x="600075" y="613409"/>
                                  </a:lnTo>
                                  <a:lnTo>
                                    <a:pt x="601345" y="610234"/>
                                  </a:lnTo>
                                  <a:close/>
                                  <a:moveTo>
                                    <a:pt x="601980" y="511174"/>
                                  </a:moveTo>
                                  <a:lnTo>
                                    <a:pt x="599440" y="507999"/>
                                  </a:lnTo>
                                  <a:lnTo>
                                    <a:pt x="592455" y="507999"/>
                                  </a:lnTo>
                                  <a:lnTo>
                                    <a:pt x="589915" y="511174"/>
                                  </a:lnTo>
                                  <a:lnTo>
                                    <a:pt x="589915" y="518159"/>
                                  </a:lnTo>
                                  <a:lnTo>
                                    <a:pt x="592455" y="521334"/>
                                  </a:lnTo>
                                  <a:lnTo>
                                    <a:pt x="599440" y="521334"/>
                                  </a:lnTo>
                                  <a:lnTo>
                                    <a:pt x="601980" y="518159"/>
                                  </a:lnTo>
                                  <a:lnTo>
                                    <a:pt x="601980" y="511174"/>
                                  </a:lnTo>
                                  <a:close/>
                                  <a:moveTo>
                                    <a:pt x="605155" y="433704"/>
                                  </a:moveTo>
                                  <a:lnTo>
                                    <a:pt x="603885" y="430529"/>
                                  </a:lnTo>
                                  <a:lnTo>
                                    <a:pt x="603885" y="427354"/>
                                  </a:lnTo>
                                  <a:lnTo>
                                    <a:pt x="600075" y="424814"/>
                                  </a:lnTo>
                                  <a:lnTo>
                                    <a:pt x="596900" y="426084"/>
                                  </a:lnTo>
                                  <a:lnTo>
                                    <a:pt x="593090" y="426719"/>
                                  </a:lnTo>
                                  <a:lnTo>
                                    <a:pt x="591185" y="429894"/>
                                  </a:lnTo>
                                  <a:lnTo>
                                    <a:pt x="593090" y="436244"/>
                                  </a:lnTo>
                                  <a:lnTo>
                                    <a:pt x="596265" y="438784"/>
                                  </a:lnTo>
                                  <a:lnTo>
                                    <a:pt x="599440" y="438149"/>
                                  </a:lnTo>
                                  <a:lnTo>
                                    <a:pt x="602615" y="436879"/>
                                  </a:lnTo>
                                  <a:lnTo>
                                    <a:pt x="605155" y="433704"/>
                                  </a:lnTo>
                                  <a:close/>
                                  <a:moveTo>
                                    <a:pt x="618490" y="659129"/>
                                  </a:moveTo>
                                  <a:lnTo>
                                    <a:pt x="617220" y="655954"/>
                                  </a:lnTo>
                                  <a:lnTo>
                                    <a:pt x="614045" y="654684"/>
                                  </a:lnTo>
                                  <a:lnTo>
                                    <a:pt x="613410" y="654684"/>
                                  </a:lnTo>
                                  <a:lnTo>
                                    <a:pt x="610235" y="653414"/>
                                  </a:lnTo>
                                  <a:lnTo>
                                    <a:pt x="607060" y="655319"/>
                                  </a:lnTo>
                                  <a:lnTo>
                                    <a:pt x="605790" y="658494"/>
                                  </a:lnTo>
                                  <a:lnTo>
                                    <a:pt x="604520" y="661669"/>
                                  </a:lnTo>
                                  <a:lnTo>
                                    <a:pt x="606425" y="665479"/>
                                  </a:lnTo>
                                  <a:lnTo>
                                    <a:pt x="609600" y="666114"/>
                                  </a:lnTo>
                                  <a:lnTo>
                                    <a:pt x="609600" y="666114"/>
                                  </a:lnTo>
                                  <a:lnTo>
                                    <a:pt x="612775" y="667384"/>
                                  </a:lnTo>
                                  <a:lnTo>
                                    <a:pt x="615950" y="666114"/>
                                  </a:lnTo>
                                  <a:lnTo>
                                    <a:pt x="617220" y="662939"/>
                                  </a:lnTo>
                                  <a:lnTo>
                                    <a:pt x="618490" y="659129"/>
                                  </a:lnTo>
                                  <a:close/>
                                  <a:moveTo>
                                    <a:pt x="620395" y="616584"/>
                                  </a:moveTo>
                                  <a:lnTo>
                                    <a:pt x="618490" y="613409"/>
                                  </a:lnTo>
                                  <a:lnTo>
                                    <a:pt x="615315" y="612139"/>
                                  </a:lnTo>
                                  <a:lnTo>
                                    <a:pt x="612140" y="610869"/>
                                  </a:lnTo>
                                  <a:lnTo>
                                    <a:pt x="608330" y="612774"/>
                                  </a:lnTo>
                                  <a:lnTo>
                                    <a:pt x="607695" y="615949"/>
                                  </a:lnTo>
                                  <a:lnTo>
                                    <a:pt x="606425" y="619124"/>
                                  </a:lnTo>
                                  <a:lnTo>
                                    <a:pt x="608330" y="622934"/>
                                  </a:lnTo>
                                  <a:lnTo>
                                    <a:pt x="611505" y="624204"/>
                                  </a:lnTo>
                                  <a:lnTo>
                                    <a:pt x="615315" y="624839"/>
                                  </a:lnTo>
                                  <a:lnTo>
                                    <a:pt x="618490" y="622934"/>
                                  </a:lnTo>
                                  <a:lnTo>
                                    <a:pt x="619760" y="619759"/>
                                  </a:lnTo>
                                  <a:lnTo>
                                    <a:pt x="620395" y="616584"/>
                                  </a:lnTo>
                                  <a:close/>
                                  <a:moveTo>
                                    <a:pt x="622934" y="511174"/>
                                  </a:moveTo>
                                  <a:lnTo>
                                    <a:pt x="619760" y="507999"/>
                                  </a:lnTo>
                                  <a:lnTo>
                                    <a:pt x="612775" y="507999"/>
                                  </a:lnTo>
                                  <a:lnTo>
                                    <a:pt x="610235" y="511174"/>
                                  </a:lnTo>
                                  <a:lnTo>
                                    <a:pt x="610235" y="518159"/>
                                  </a:lnTo>
                                  <a:lnTo>
                                    <a:pt x="612775" y="521334"/>
                                  </a:lnTo>
                                  <a:lnTo>
                                    <a:pt x="619760" y="521334"/>
                                  </a:lnTo>
                                  <a:lnTo>
                                    <a:pt x="622934" y="518159"/>
                                  </a:lnTo>
                                  <a:lnTo>
                                    <a:pt x="622934" y="511174"/>
                                  </a:lnTo>
                                  <a:close/>
                                  <a:moveTo>
                                    <a:pt x="624839" y="429259"/>
                                  </a:moveTo>
                                  <a:lnTo>
                                    <a:pt x="623569" y="424814"/>
                                  </a:lnTo>
                                  <a:lnTo>
                                    <a:pt x="622934" y="422274"/>
                                  </a:lnTo>
                                  <a:lnTo>
                                    <a:pt x="619760" y="420369"/>
                                  </a:lnTo>
                                  <a:lnTo>
                                    <a:pt x="616585" y="421004"/>
                                  </a:lnTo>
                                  <a:lnTo>
                                    <a:pt x="612775" y="421639"/>
                                  </a:lnTo>
                                  <a:lnTo>
                                    <a:pt x="610870" y="424814"/>
                                  </a:lnTo>
                                  <a:lnTo>
                                    <a:pt x="612140" y="429259"/>
                                  </a:lnTo>
                                  <a:lnTo>
                                    <a:pt x="612775" y="431799"/>
                                  </a:lnTo>
                                  <a:lnTo>
                                    <a:pt x="615950" y="433704"/>
                                  </a:lnTo>
                                  <a:lnTo>
                                    <a:pt x="619760" y="433069"/>
                                  </a:lnTo>
                                  <a:lnTo>
                                    <a:pt x="622934" y="432434"/>
                                  </a:lnTo>
                                  <a:lnTo>
                                    <a:pt x="624839" y="429259"/>
                                  </a:lnTo>
                                  <a:close/>
                                  <a:moveTo>
                                    <a:pt x="638175" y="666114"/>
                                  </a:moveTo>
                                  <a:lnTo>
                                    <a:pt x="636270" y="662304"/>
                                  </a:lnTo>
                                  <a:lnTo>
                                    <a:pt x="633095" y="661034"/>
                                  </a:lnTo>
                                  <a:lnTo>
                                    <a:pt x="629285" y="660399"/>
                                  </a:lnTo>
                                  <a:lnTo>
                                    <a:pt x="626109" y="661669"/>
                                  </a:lnTo>
                                  <a:lnTo>
                                    <a:pt x="624839" y="665479"/>
                                  </a:lnTo>
                                  <a:lnTo>
                                    <a:pt x="624204" y="668654"/>
                                  </a:lnTo>
                                  <a:lnTo>
                                    <a:pt x="625474" y="671829"/>
                                  </a:lnTo>
                                  <a:lnTo>
                                    <a:pt x="628649" y="673099"/>
                                  </a:lnTo>
                                  <a:lnTo>
                                    <a:pt x="631825" y="674369"/>
                                  </a:lnTo>
                                  <a:lnTo>
                                    <a:pt x="635635" y="672464"/>
                                  </a:lnTo>
                                  <a:lnTo>
                                    <a:pt x="638175" y="666114"/>
                                  </a:lnTo>
                                  <a:close/>
                                  <a:moveTo>
                                    <a:pt x="640080" y="622934"/>
                                  </a:moveTo>
                                  <a:lnTo>
                                    <a:pt x="638175" y="619124"/>
                                  </a:lnTo>
                                  <a:lnTo>
                                    <a:pt x="635000" y="617854"/>
                                  </a:lnTo>
                                  <a:lnTo>
                                    <a:pt x="631825" y="617219"/>
                                  </a:lnTo>
                                  <a:lnTo>
                                    <a:pt x="628014" y="618489"/>
                                  </a:lnTo>
                                  <a:lnTo>
                                    <a:pt x="627379" y="622299"/>
                                  </a:lnTo>
                                  <a:lnTo>
                                    <a:pt x="626109" y="625474"/>
                                  </a:lnTo>
                                  <a:lnTo>
                                    <a:pt x="628014" y="628649"/>
                                  </a:lnTo>
                                  <a:lnTo>
                                    <a:pt x="631190" y="629919"/>
                                  </a:lnTo>
                                  <a:lnTo>
                                    <a:pt x="634365" y="631189"/>
                                  </a:lnTo>
                                  <a:lnTo>
                                    <a:pt x="638175" y="629284"/>
                                  </a:lnTo>
                                  <a:lnTo>
                                    <a:pt x="638810" y="626109"/>
                                  </a:lnTo>
                                  <a:lnTo>
                                    <a:pt x="640080" y="622934"/>
                                  </a:lnTo>
                                  <a:close/>
                                  <a:moveTo>
                                    <a:pt x="642620" y="511174"/>
                                  </a:moveTo>
                                  <a:lnTo>
                                    <a:pt x="640080" y="507999"/>
                                  </a:lnTo>
                                  <a:lnTo>
                                    <a:pt x="633095" y="507999"/>
                                  </a:lnTo>
                                  <a:lnTo>
                                    <a:pt x="630555" y="511174"/>
                                  </a:lnTo>
                                  <a:lnTo>
                                    <a:pt x="630555" y="518159"/>
                                  </a:lnTo>
                                  <a:lnTo>
                                    <a:pt x="633095" y="521334"/>
                                  </a:lnTo>
                                  <a:lnTo>
                                    <a:pt x="640080" y="521334"/>
                                  </a:lnTo>
                                  <a:lnTo>
                                    <a:pt x="642620" y="518159"/>
                                  </a:lnTo>
                                  <a:lnTo>
                                    <a:pt x="642620" y="511174"/>
                                  </a:lnTo>
                                  <a:close/>
                                  <a:moveTo>
                                    <a:pt x="644525" y="424179"/>
                                  </a:moveTo>
                                  <a:lnTo>
                                    <a:pt x="642620" y="417829"/>
                                  </a:lnTo>
                                  <a:lnTo>
                                    <a:pt x="639445" y="415289"/>
                                  </a:lnTo>
                                  <a:lnTo>
                                    <a:pt x="636270" y="415924"/>
                                  </a:lnTo>
                                  <a:lnTo>
                                    <a:pt x="633095" y="417194"/>
                                  </a:lnTo>
                                  <a:lnTo>
                                    <a:pt x="630555" y="420369"/>
                                  </a:lnTo>
                                  <a:lnTo>
                                    <a:pt x="632460" y="427354"/>
                                  </a:lnTo>
                                  <a:lnTo>
                                    <a:pt x="635635" y="429259"/>
                                  </a:lnTo>
                                  <a:lnTo>
                                    <a:pt x="639445" y="427989"/>
                                  </a:lnTo>
                                  <a:lnTo>
                                    <a:pt x="642620" y="427989"/>
                                  </a:lnTo>
                                  <a:lnTo>
                                    <a:pt x="644525" y="424179"/>
                                  </a:lnTo>
                                  <a:close/>
                                  <a:moveTo>
                                    <a:pt x="657225" y="672464"/>
                                  </a:moveTo>
                                  <a:lnTo>
                                    <a:pt x="655320" y="669289"/>
                                  </a:lnTo>
                                  <a:lnTo>
                                    <a:pt x="648970" y="666749"/>
                                  </a:lnTo>
                                  <a:lnTo>
                                    <a:pt x="645160" y="668654"/>
                                  </a:lnTo>
                                  <a:lnTo>
                                    <a:pt x="642620" y="675004"/>
                                  </a:lnTo>
                                  <a:lnTo>
                                    <a:pt x="645160" y="678814"/>
                                  </a:lnTo>
                                  <a:lnTo>
                                    <a:pt x="651510" y="680719"/>
                                  </a:lnTo>
                                  <a:lnTo>
                                    <a:pt x="654685" y="679449"/>
                                  </a:lnTo>
                                  <a:lnTo>
                                    <a:pt x="655955" y="676274"/>
                                  </a:lnTo>
                                  <a:lnTo>
                                    <a:pt x="657225" y="672464"/>
                                  </a:lnTo>
                                  <a:close/>
                                  <a:moveTo>
                                    <a:pt x="659130" y="628649"/>
                                  </a:moveTo>
                                  <a:lnTo>
                                    <a:pt x="657225" y="625474"/>
                                  </a:lnTo>
                                  <a:lnTo>
                                    <a:pt x="654050" y="624204"/>
                                  </a:lnTo>
                                  <a:lnTo>
                                    <a:pt x="650875" y="622934"/>
                                  </a:lnTo>
                                  <a:lnTo>
                                    <a:pt x="647065" y="624839"/>
                                  </a:lnTo>
                                  <a:lnTo>
                                    <a:pt x="646430" y="628014"/>
                                  </a:lnTo>
                                  <a:lnTo>
                                    <a:pt x="645160" y="631824"/>
                                  </a:lnTo>
                                  <a:lnTo>
                                    <a:pt x="647065" y="634999"/>
                                  </a:lnTo>
                                  <a:lnTo>
                                    <a:pt x="654050" y="637539"/>
                                  </a:lnTo>
                                  <a:lnTo>
                                    <a:pt x="657225" y="635634"/>
                                  </a:lnTo>
                                  <a:lnTo>
                                    <a:pt x="658495" y="631824"/>
                                  </a:lnTo>
                                  <a:lnTo>
                                    <a:pt x="659130" y="628649"/>
                                  </a:lnTo>
                                  <a:close/>
                                  <a:moveTo>
                                    <a:pt x="663575" y="511174"/>
                                  </a:moveTo>
                                  <a:lnTo>
                                    <a:pt x="660400" y="507999"/>
                                  </a:lnTo>
                                  <a:lnTo>
                                    <a:pt x="653415" y="507999"/>
                                  </a:lnTo>
                                  <a:lnTo>
                                    <a:pt x="650240" y="511174"/>
                                  </a:lnTo>
                                  <a:lnTo>
                                    <a:pt x="650240" y="518159"/>
                                  </a:lnTo>
                                  <a:lnTo>
                                    <a:pt x="653415" y="521334"/>
                                  </a:lnTo>
                                  <a:lnTo>
                                    <a:pt x="660400" y="521334"/>
                                  </a:lnTo>
                                  <a:lnTo>
                                    <a:pt x="663575" y="518159"/>
                                  </a:lnTo>
                                  <a:lnTo>
                                    <a:pt x="663575" y="511174"/>
                                  </a:lnTo>
                                  <a:close/>
                                  <a:moveTo>
                                    <a:pt x="664845" y="419734"/>
                                  </a:moveTo>
                                  <a:lnTo>
                                    <a:pt x="663575" y="415924"/>
                                  </a:lnTo>
                                  <a:lnTo>
                                    <a:pt x="662940" y="412749"/>
                                  </a:lnTo>
                                  <a:lnTo>
                                    <a:pt x="659130" y="410844"/>
                                  </a:lnTo>
                                  <a:lnTo>
                                    <a:pt x="655955" y="411479"/>
                                  </a:lnTo>
                                  <a:lnTo>
                                    <a:pt x="652780" y="412749"/>
                                  </a:lnTo>
                                  <a:lnTo>
                                    <a:pt x="650240" y="415924"/>
                                  </a:lnTo>
                                  <a:lnTo>
                                    <a:pt x="651510" y="419099"/>
                                  </a:lnTo>
                                  <a:lnTo>
                                    <a:pt x="652145" y="422909"/>
                                  </a:lnTo>
                                  <a:lnTo>
                                    <a:pt x="655320" y="424814"/>
                                  </a:lnTo>
                                  <a:lnTo>
                                    <a:pt x="659130" y="423544"/>
                                  </a:lnTo>
                                  <a:lnTo>
                                    <a:pt x="662305" y="422909"/>
                                  </a:lnTo>
                                  <a:lnTo>
                                    <a:pt x="664845" y="419734"/>
                                  </a:lnTo>
                                  <a:close/>
                                  <a:moveTo>
                                    <a:pt x="676275" y="679449"/>
                                  </a:moveTo>
                                  <a:lnTo>
                                    <a:pt x="674370" y="675639"/>
                                  </a:lnTo>
                                  <a:lnTo>
                                    <a:pt x="671195" y="674369"/>
                                  </a:lnTo>
                                  <a:lnTo>
                                    <a:pt x="668020" y="673734"/>
                                  </a:lnTo>
                                  <a:lnTo>
                                    <a:pt x="664210" y="675004"/>
                                  </a:lnTo>
                                  <a:lnTo>
                                    <a:pt x="663575" y="678814"/>
                                  </a:lnTo>
                                  <a:lnTo>
                                    <a:pt x="662305" y="681989"/>
                                  </a:lnTo>
                                  <a:lnTo>
                                    <a:pt x="663575" y="685164"/>
                                  </a:lnTo>
                                  <a:lnTo>
                                    <a:pt x="667385" y="686434"/>
                                  </a:lnTo>
                                  <a:lnTo>
                                    <a:pt x="670560" y="687704"/>
                                  </a:lnTo>
                                  <a:lnTo>
                                    <a:pt x="673735" y="685799"/>
                                  </a:lnTo>
                                  <a:lnTo>
                                    <a:pt x="676275" y="679449"/>
                                  </a:lnTo>
                                  <a:close/>
                                  <a:moveTo>
                                    <a:pt x="678815" y="634999"/>
                                  </a:moveTo>
                                  <a:lnTo>
                                    <a:pt x="676910" y="631189"/>
                                  </a:lnTo>
                                  <a:lnTo>
                                    <a:pt x="673735" y="630554"/>
                                  </a:lnTo>
                                  <a:lnTo>
                                    <a:pt x="670560" y="629284"/>
                                  </a:lnTo>
                                  <a:lnTo>
                                    <a:pt x="666750" y="631189"/>
                                  </a:lnTo>
                                  <a:lnTo>
                                    <a:pt x="666115" y="634364"/>
                                  </a:lnTo>
                                  <a:lnTo>
                                    <a:pt x="664845" y="637539"/>
                                  </a:lnTo>
                                  <a:lnTo>
                                    <a:pt x="666750" y="640714"/>
                                  </a:lnTo>
                                  <a:lnTo>
                                    <a:pt x="673100" y="643254"/>
                                  </a:lnTo>
                                  <a:lnTo>
                                    <a:pt x="676910" y="641349"/>
                                  </a:lnTo>
                                  <a:lnTo>
                                    <a:pt x="678180" y="638174"/>
                                  </a:lnTo>
                                  <a:lnTo>
                                    <a:pt x="678815" y="634999"/>
                                  </a:lnTo>
                                  <a:close/>
                                  <a:moveTo>
                                    <a:pt x="683895" y="511174"/>
                                  </a:moveTo>
                                  <a:lnTo>
                                    <a:pt x="680720" y="507999"/>
                                  </a:lnTo>
                                  <a:lnTo>
                                    <a:pt x="673735" y="507999"/>
                                  </a:lnTo>
                                  <a:lnTo>
                                    <a:pt x="671195" y="511174"/>
                                  </a:lnTo>
                                  <a:lnTo>
                                    <a:pt x="671195" y="518159"/>
                                  </a:lnTo>
                                  <a:lnTo>
                                    <a:pt x="673735" y="521334"/>
                                  </a:lnTo>
                                  <a:lnTo>
                                    <a:pt x="680720" y="521334"/>
                                  </a:lnTo>
                                  <a:lnTo>
                                    <a:pt x="683895" y="518159"/>
                                  </a:lnTo>
                                  <a:lnTo>
                                    <a:pt x="683895" y="511174"/>
                                  </a:lnTo>
                                  <a:close/>
                                  <a:moveTo>
                                    <a:pt x="683895" y="414654"/>
                                  </a:moveTo>
                                  <a:lnTo>
                                    <a:pt x="683895" y="411479"/>
                                  </a:lnTo>
                                  <a:lnTo>
                                    <a:pt x="682625" y="408304"/>
                                  </a:lnTo>
                                  <a:lnTo>
                                    <a:pt x="679450" y="405764"/>
                                  </a:lnTo>
                                  <a:lnTo>
                                    <a:pt x="672465" y="407669"/>
                                  </a:lnTo>
                                  <a:lnTo>
                                    <a:pt x="670560" y="411479"/>
                                  </a:lnTo>
                                  <a:lnTo>
                                    <a:pt x="671830" y="417829"/>
                                  </a:lnTo>
                                  <a:lnTo>
                                    <a:pt x="675640" y="419734"/>
                                  </a:lnTo>
                                  <a:lnTo>
                                    <a:pt x="681990" y="418464"/>
                                  </a:lnTo>
                                  <a:lnTo>
                                    <a:pt x="683895" y="414654"/>
                                  </a:lnTo>
                                  <a:close/>
                                  <a:moveTo>
                                    <a:pt x="695325" y="685799"/>
                                  </a:moveTo>
                                  <a:lnTo>
                                    <a:pt x="694055" y="682624"/>
                                  </a:lnTo>
                                  <a:lnTo>
                                    <a:pt x="687070" y="680084"/>
                                  </a:lnTo>
                                  <a:lnTo>
                                    <a:pt x="683895" y="681989"/>
                                  </a:lnTo>
                                  <a:lnTo>
                                    <a:pt x="682625" y="685164"/>
                                  </a:lnTo>
                                  <a:lnTo>
                                    <a:pt x="681355" y="688339"/>
                                  </a:lnTo>
                                  <a:lnTo>
                                    <a:pt x="683260" y="692149"/>
                                  </a:lnTo>
                                  <a:lnTo>
                                    <a:pt x="689610" y="694054"/>
                                  </a:lnTo>
                                  <a:lnTo>
                                    <a:pt x="693420" y="692149"/>
                                  </a:lnTo>
                                  <a:lnTo>
                                    <a:pt x="694690" y="688974"/>
                                  </a:lnTo>
                                  <a:lnTo>
                                    <a:pt x="695325" y="685799"/>
                                  </a:lnTo>
                                  <a:close/>
                                  <a:moveTo>
                                    <a:pt x="698500" y="640714"/>
                                  </a:moveTo>
                                  <a:lnTo>
                                    <a:pt x="696595" y="637539"/>
                                  </a:lnTo>
                                  <a:lnTo>
                                    <a:pt x="693420" y="636269"/>
                                  </a:lnTo>
                                  <a:lnTo>
                                    <a:pt x="692785" y="636269"/>
                                  </a:lnTo>
                                  <a:lnTo>
                                    <a:pt x="689610" y="635634"/>
                                  </a:lnTo>
                                  <a:lnTo>
                                    <a:pt x="686435" y="637539"/>
                                  </a:lnTo>
                                  <a:lnTo>
                                    <a:pt x="683895" y="643889"/>
                                  </a:lnTo>
                                  <a:lnTo>
                                    <a:pt x="685800" y="647064"/>
                                  </a:lnTo>
                                  <a:lnTo>
                                    <a:pt x="692785" y="649604"/>
                                  </a:lnTo>
                                  <a:lnTo>
                                    <a:pt x="695960" y="647699"/>
                                  </a:lnTo>
                                  <a:lnTo>
                                    <a:pt x="697230" y="644524"/>
                                  </a:lnTo>
                                  <a:lnTo>
                                    <a:pt x="698500" y="640714"/>
                                  </a:lnTo>
                                  <a:close/>
                                  <a:moveTo>
                                    <a:pt x="703580" y="511174"/>
                                  </a:moveTo>
                                  <a:lnTo>
                                    <a:pt x="701040" y="507999"/>
                                  </a:lnTo>
                                  <a:lnTo>
                                    <a:pt x="694055" y="507999"/>
                                  </a:lnTo>
                                  <a:lnTo>
                                    <a:pt x="691515" y="511174"/>
                                  </a:lnTo>
                                  <a:lnTo>
                                    <a:pt x="691515" y="518159"/>
                                  </a:lnTo>
                                  <a:lnTo>
                                    <a:pt x="694055" y="521334"/>
                                  </a:lnTo>
                                  <a:lnTo>
                                    <a:pt x="701040" y="521334"/>
                                  </a:lnTo>
                                  <a:lnTo>
                                    <a:pt x="703580" y="518159"/>
                                  </a:lnTo>
                                  <a:lnTo>
                                    <a:pt x="703580" y="511174"/>
                                  </a:lnTo>
                                  <a:close/>
                                  <a:moveTo>
                                    <a:pt x="704215" y="410209"/>
                                  </a:moveTo>
                                  <a:lnTo>
                                    <a:pt x="702945" y="403859"/>
                                  </a:lnTo>
                                  <a:lnTo>
                                    <a:pt x="699135" y="401319"/>
                                  </a:lnTo>
                                  <a:lnTo>
                                    <a:pt x="695960" y="402589"/>
                                  </a:lnTo>
                                  <a:lnTo>
                                    <a:pt x="692150" y="403224"/>
                                  </a:lnTo>
                                  <a:lnTo>
                                    <a:pt x="690245" y="406399"/>
                                  </a:lnTo>
                                  <a:lnTo>
                                    <a:pt x="690880" y="410209"/>
                                  </a:lnTo>
                                  <a:lnTo>
                                    <a:pt x="691515" y="413384"/>
                                  </a:lnTo>
                                  <a:lnTo>
                                    <a:pt x="695325" y="415289"/>
                                  </a:lnTo>
                                  <a:lnTo>
                                    <a:pt x="701675" y="414019"/>
                                  </a:lnTo>
                                  <a:lnTo>
                                    <a:pt x="704215" y="410209"/>
                                  </a:lnTo>
                                  <a:close/>
                                  <a:moveTo>
                                    <a:pt x="715010" y="692784"/>
                                  </a:moveTo>
                                  <a:lnTo>
                                    <a:pt x="713105" y="688974"/>
                                  </a:lnTo>
                                  <a:lnTo>
                                    <a:pt x="709930" y="687704"/>
                                  </a:lnTo>
                                  <a:lnTo>
                                    <a:pt x="706120" y="686434"/>
                                  </a:lnTo>
                                  <a:lnTo>
                                    <a:pt x="702945" y="688339"/>
                                  </a:lnTo>
                                  <a:lnTo>
                                    <a:pt x="700405" y="695324"/>
                                  </a:lnTo>
                                  <a:lnTo>
                                    <a:pt x="702310" y="698499"/>
                                  </a:lnTo>
                                  <a:lnTo>
                                    <a:pt x="705485" y="699769"/>
                                  </a:lnTo>
                                  <a:lnTo>
                                    <a:pt x="706120" y="699769"/>
                                  </a:lnTo>
                                  <a:lnTo>
                                    <a:pt x="709295" y="701039"/>
                                  </a:lnTo>
                                  <a:lnTo>
                                    <a:pt x="712470" y="699134"/>
                                  </a:lnTo>
                                  <a:lnTo>
                                    <a:pt x="715010" y="692784"/>
                                  </a:lnTo>
                                  <a:close/>
                                  <a:moveTo>
                                    <a:pt x="717550" y="647064"/>
                                  </a:moveTo>
                                  <a:lnTo>
                                    <a:pt x="715645" y="643254"/>
                                  </a:lnTo>
                                  <a:lnTo>
                                    <a:pt x="712470" y="642619"/>
                                  </a:lnTo>
                                  <a:lnTo>
                                    <a:pt x="712470" y="642619"/>
                                  </a:lnTo>
                                  <a:lnTo>
                                    <a:pt x="709295" y="641349"/>
                                  </a:lnTo>
                                  <a:lnTo>
                                    <a:pt x="705485" y="643254"/>
                                  </a:lnTo>
                                  <a:lnTo>
                                    <a:pt x="703580" y="649604"/>
                                  </a:lnTo>
                                  <a:lnTo>
                                    <a:pt x="705485" y="653414"/>
                                  </a:lnTo>
                                  <a:lnTo>
                                    <a:pt x="708660" y="654049"/>
                                  </a:lnTo>
                                  <a:lnTo>
                                    <a:pt x="712470" y="655319"/>
                                  </a:lnTo>
                                  <a:lnTo>
                                    <a:pt x="715645" y="653414"/>
                                  </a:lnTo>
                                  <a:lnTo>
                                    <a:pt x="716915" y="650239"/>
                                  </a:lnTo>
                                  <a:lnTo>
                                    <a:pt x="717550" y="647064"/>
                                  </a:lnTo>
                                  <a:close/>
                                  <a:moveTo>
                                    <a:pt x="723899" y="405764"/>
                                  </a:moveTo>
                                  <a:lnTo>
                                    <a:pt x="723264" y="402589"/>
                                  </a:lnTo>
                                  <a:lnTo>
                                    <a:pt x="722629" y="398779"/>
                                  </a:lnTo>
                                  <a:lnTo>
                                    <a:pt x="718820" y="396874"/>
                                  </a:lnTo>
                                  <a:lnTo>
                                    <a:pt x="712470" y="398144"/>
                                  </a:lnTo>
                                  <a:lnTo>
                                    <a:pt x="709930" y="401319"/>
                                  </a:lnTo>
                                  <a:lnTo>
                                    <a:pt x="710565" y="405764"/>
                                  </a:lnTo>
                                  <a:lnTo>
                                    <a:pt x="711200" y="408304"/>
                                  </a:lnTo>
                                  <a:lnTo>
                                    <a:pt x="715010" y="410209"/>
                                  </a:lnTo>
                                  <a:lnTo>
                                    <a:pt x="721359" y="408939"/>
                                  </a:lnTo>
                                  <a:lnTo>
                                    <a:pt x="723899" y="405764"/>
                                  </a:lnTo>
                                  <a:close/>
                                  <a:moveTo>
                                    <a:pt x="724534" y="511174"/>
                                  </a:moveTo>
                                  <a:lnTo>
                                    <a:pt x="721359" y="507999"/>
                                  </a:lnTo>
                                  <a:lnTo>
                                    <a:pt x="714375" y="507999"/>
                                  </a:lnTo>
                                  <a:lnTo>
                                    <a:pt x="711835" y="511174"/>
                                  </a:lnTo>
                                  <a:lnTo>
                                    <a:pt x="711835" y="518159"/>
                                  </a:lnTo>
                                  <a:lnTo>
                                    <a:pt x="714375" y="521334"/>
                                  </a:lnTo>
                                  <a:lnTo>
                                    <a:pt x="721359" y="521334"/>
                                  </a:lnTo>
                                  <a:lnTo>
                                    <a:pt x="724534" y="518159"/>
                                  </a:lnTo>
                                  <a:lnTo>
                                    <a:pt x="724534" y="511174"/>
                                  </a:lnTo>
                                  <a:close/>
                                  <a:moveTo>
                                    <a:pt x="734060" y="699134"/>
                                  </a:moveTo>
                                  <a:lnTo>
                                    <a:pt x="732155" y="695324"/>
                                  </a:lnTo>
                                  <a:lnTo>
                                    <a:pt x="728980" y="694689"/>
                                  </a:lnTo>
                                  <a:lnTo>
                                    <a:pt x="725805" y="693419"/>
                                  </a:lnTo>
                                  <a:lnTo>
                                    <a:pt x="721994" y="695324"/>
                                  </a:lnTo>
                                  <a:lnTo>
                                    <a:pt x="721359" y="698499"/>
                                  </a:lnTo>
                                  <a:lnTo>
                                    <a:pt x="720089" y="701674"/>
                                  </a:lnTo>
                                  <a:lnTo>
                                    <a:pt x="721359" y="705484"/>
                                  </a:lnTo>
                                  <a:lnTo>
                                    <a:pt x="728345" y="707389"/>
                                  </a:lnTo>
                                  <a:lnTo>
                                    <a:pt x="731520" y="705484"/>
                                  </a:lnTo>
                                  <a:lnTo>
                                    <a:pt x="734060" y="699134"/>
                                  </a:lnTo>
                                  <a:close/>
                                  <a:moveTo>
                                    <a:pt x="737235" y="652779"/>
                                  </a:moveTo>
                                  <a:lnTo>
                                    <a:pt x="735330" y="649604"/>
                                  </a:lnTo>
                                  <a:lnTo>
                                    <a:pt x="732155" y="648969"/>
                                  </a:lnTo>
                                  <a:lnTo>
                                    <a:pt x="731520" y="648969"/>
                                  </a:lnTo>
                                  <a:lnTo>
                                    <a:pt x="728345" y="647699"/>
                                  </a:lnTo>
                                  <a:lnTo>
                                    <a:pt x="725169" y="649604"/>
                                  </a:lnTo>
                                  <a:lnTo>
                                    <a:pt x="723899" y="652779"/>
                                  </a:lnTo>
                                  <a:lnTo>
                                    <a:pt x="723264" y="655954"/>
                                  </a:lnTo>
                                  <a:lnTo>
                                    <a:pt x="724534" y="659764"/>
                                  </a:lnTo>
                                  <a:lnTo>
                                    <a:pt x="728345" y="660399"/>
                                  </a:lnTo>
                                  <a:lnTo>
                                    <a:pt x="731520" y="661669"/>
                                  </a:lnTo>
                                  <a:lnTo>
                                    <a:pt x="734695" y="659764"/>
                                  </a:lnTo>
                                  <a:lnTo>
                                    <a:pt x="735965" y="656589"/>
                                  </a:lnTo>
                                  <a:lnTo>
                                    <a:pt x="737235" y="652779"/>
                                  </a:lnTo>
                                  <a:close/>
                                  <a:moveTo>
                                    <a:pt x="743585" y="400684"/>
                                  </a:moveTo>
                                  <a:lnTo>
                                    <a:pt x="742315" y="394334"/>
                                  </a:lnTo>
                                  <a:lnTo>
                                    <a:pt x="738505" y="391794"/>
                                  </a:lnTo>
                                  <a:lnTo>
                                    <a:pt x="735330" y="393064"/>
                                  </a:lnTo>
                                  <a:lnTo>
                                    <a:pt x="735330" y="393064"/>
                                  </a:lnTo>
                                  <a:lnTo>
                                    <a:pt x="732155" y="393699"/>
                                  </a:lnTo>
                                  <a:lnTo>
                                    <a:pt x="729615" y="396874"/>
                                  </a:lnTo>
                                  <a:lnTo>
                                    <a:pt x="731520" y="403859"/>
                                  </a:lnTo>
                                  <a:lnTo>
                                    <a:pt x="734695" y="405764"/>
                                  </a:lnTo>
                                  <a:lnTo>
                                    <a:pt x="737870" y="405129"/>
                                  </a:lnTo>
                                  <a:lnTo>
                                    <a:pt x="741680" y="404494"/>
                                  </a:lnTo>
                                  <a:lnTo>
                                    <a:pt x="743585" y="400684"/>
                                  </a:lnTo>
                                  <a:close/>
                                  <a:moveTo>
                                    <a:pt x="744855" y="511174"/>
                                  </a:moveTo>
                                  <a:lnTo>
                                    <a:pt x="741680" y="507999"/>
                                  </a:lnTo>
                                  <a:lnTo>
                                    <a:pt x="734695" y="507999"/>
                                  </a:lnTo>
                                  <a:lnTo>
                                    <a:pt x="732155" y="511174"/>
                                  </a:lnTo>
                                  <a:lnTo>
                                    <a:pt x="732155" y="518159"/>
                                  </a:lnTo>
                                  <a:lnTo>
                                    <a:pt x="734695" y="521334"/>
                                  </a:lnTo>
                                  <a:lnTo>
                                    <a:pt x="741680" y="521334"/>
                                  </a:lnTo>
                                  <a:lnTo>
                                    <a:pt x="744855" y="518159"/>
                                  </a:lnTo>
                                  <a:lnTo>
                                    <a:pt x="744855" y="511174"/>
                                  </a:lnTo>
                                  <a:close/>
                                  <a:moveTo>
                                    <a:pt x="753110" y="706119"/>
                                  </a:moveTo>
                                  <a:lnTo>
                                    <a:pt x="751205" y="702309"/>
                                  </a:lnTo>
                                  <a:lnTo>
                                    <a:pt x="744855" y="699769"/>
                                  </a:lnTo>
                                  <a:lnTo>
                                    <a:pt x="741680" y="701674"/>
                                  </a:lnTo>
                                  <a:lnTo>
                                    <a:pt x="740410" y="705484"/>
                                  </a:lnTo>
                                  <a:lnTo>
                                    <a:pt x="739140" y="708659"/>
                                  </a:lnTo>
                                  <a:lnTo>
                                    <a:pt x="741045" y="711834"/>
                                  </a:lnTo>
                                  <a:lnTo>
                                    <a:pt x="747395" y="713739"/>
                                  </a:lnTo>
                                  <a:lnTo>
                                    <a:pt x="751205" y="712469"/>
                                  </a:lnTo>
                                  <a:lnTo>
                                    <a:pt x="752475" y="709294"/>
                                  </a:lnTo>
                                  <a:lnTo>
                                    <a:pt x="753110" y="706119"/>
                                  </a:lnTo>
                                  <a:close/>
                                  <a:moveTo>
                                    <a:pt x="756285" y="659129"/>
                                  </a:moveTo>
                                  <a:lnTo>
                                    <a:pt x="755015" y="655954"/>
                                  </a:lnTo>
                                  <a:lnTo>
                                    <a:pt x="751205" y="654684"/>
                                  </a:lnTo>
                                  <a:lnTo>
                                    <a:pt x="748030" y="653414"/>
                                  </a:lnTo>
                                  <a:lnTo>
                                    <a:pt x="744855" y="655319"/>
                                  </a:lnTo>
                                  <a:lnTo>
                                    <a:pt x="743585" y="658494"/>
                                  </a:lnTo>
                                  <a:lnTo>
                                    <a:pt x="742315" y="661669"/>
                                  </a:lnTo>
                                  <a:lnTo>
                                    <a:pt x="744220" y="665479"/>
                                  </a:lnTo>
                                  <a:lnTo>
                                    <a:pt x="747395" y="666114"/>
                                  </a:lnTo>
                                  <a:lnTo>
                                    <a:pt x="751205" y="667384"/>
                                  </a:lnTo>
                                  <a:lnTo>
                                    <a:pt x="754380" y="665479"/>
                                  </a:lnTo>
                                  <a:lnTo>
                                    <a:pt x="755650" y="662304"/>
                                  </a:lnTo>
                                  <a:lnTo>
                                    <a:pt x="756285" y="659129"/>
                                  </a:lnTo>
                                  <a:close/>
                                  <a:moveTo>
                                    <a:pt x="763270" y="396239"/>
                                  </a:moveTo>
                                  <a:lnTo>
                                    <a:pt x="762635" y="392429"/>
                                  </a:lnTo>
                                  <a:lnTo>
                                    <a:pt x="762000" y="389254"/>
                                  </a:lnTo>
                                  <a:lnTo>
                                    <a:pt x="758190" y="387349"/>
                                  </a:lnTo>
                                  <a:lnTo>
                                    <a:pt x="751840" y="389254"/>
                                  </a:lnTo>
                                  <a:lnTo>
                                    <a:pt x="749300" y="392429"/>
                                  </a:lnTo>
                                  <a:lnTo>
                                    <a:pt x="750570" y="395604"/>
                                  </a:lnTo>
                                  <a:lnTo>
                                    <a:pt x="751205" y="399414"/>
                                  </a:lnTo>
                                  <a:lnTo>
                                    <a:pt x="755015" y="401319"/>
                                  </a:lnTo>
                                  <a:lnTo>
                                    <a:pt x="761365" y="399414"/>
                                  </a:lnTo>
                                  <a:lnTo>
                                    <a:pt x="763270" y="396239"/>
                                  </a:lnTo>
                                  <a:close/>
                                  <a:moveTo>
                                    <a:pt x="764540" y="511174"/>
                                  </a:moveTo>
                                  <a:lnTo>
                                    <a:pt x="762635" y="507999"/>
                                  </a:lnTo>
                                  <a:lnTo>
                                    <a:pt x="755015" y="507999"/>
                                  </a:lnTo>
                                  <a:lnTo>
                                    <a:pt x="752475" y="511174"/>
                                  </a:lnTo>
                                  <a:lnTo>
                                    <a:pt x="752475" y="518159"/>
                                  </a:lnTo>
                                  <a:lnTo>
                                    <a:pt x="755015" y="521334"/>
                                  </a:lnTo>
                                  <a:lnTo>
                                    <a:pt x="762635" y="521334"/>
                                  </a:lnTo>
                                  <a:lnTo>
                                    <a:pt x="764540" y="518159"/>
                                  </a:lnTo>
                                  <a:lnTo>
                                    <a:pt x="764540" y="511174"/>
                                  </a:lnTo>
                                  <a:close/>
                                  <a:moveTo>
                                    <a:pt x="772160" y="712469"/>
                                  </a:moveTo>
                                  <a:lnTo>
                                    <a:pt x="770890" y="708659"/>
                                  </a:lnTo>
                                  <a:lnTo>
                                    <a:pt x="767715" y="708024"/>
                                  </a:lnTo>
                                  <a:lnTo>
                                    <a:pt x="767080" y="708024"/>
                                  </a:lnTo>
                                  <a:lnTo>
                                    <a:pt x="763905" y="706754"/>
                                  </a:lnTo>
                                  <a:lnTo>
                                    <a:pt x="760730" y="708659"/>
                                  </a:lnTo>
                                  <a:lnTo>
                                    <a:pt x="758190" y="715009"/>
                                  </a:lnTo>
                                  <a:lnTo>
                                    <a:pt x="760095" y="718184"/>
                                  </a:lnTo>
                                  <a:lnTo>
                                    <a:pt x="763270" y="719454"/>
                                  </a:lnTo>
                                  <a:lnTo>
                                    <a:pt x="763270" y="719454"/>
                                  </a:lnTo>
                                  <a:lnTo>
                                    <a:pt x="767080" y="720724"/>
                                  </a:lnTo>
                                  <a:lnTo>
                                    <a:pt x="770255" y="718819"/>
                                  </a:lnTo>
                                  <a:lnTo>
                                    <a:pt x="772160" y="712469"/>
                                  </a:lnTo>
                                  <a:close/>
                                  <a:moveTo>
                                    <a:pt x="775970" y="665479"/>
                                  </a:moveTo>
                                  <a:lnTo>
                                    <a:pt x="774065" y="661669"/>
                                  </a:lnTo>
                                  <a:lnTo>
                                    <a:pt x="770890" y="661034"/>
                                  </a:lnTo>
                                  <a:lnTo>
                                    <a:pt x="767080" y="659764"/>
                                  </a:lnTo>
                                  <a:lnTo>
                                    <a:pt x="763905" y="661669"/>
                                  </a:lnTo>
                                  <a:lnTo>
                                    <a:pt x="762635" y="664844"/>
                                  </a:lnTo>
                                  <a:lnTo>
                                    <a:pt x="762000" y="668019"/>
                                  </a:lnTo>
                                  <a:lnTo>
                                    <a:pt x="763270" y="671829"/>
                                  </a:lnTo>
                                  <a:lnTo>
                                    <a:pt x="767080" y="672464"/>
                                  </a:lnTo>
                                  <a:lnTo>
                                    <a:pt x="767080" y="672464"/>
                                  </a:lnTo>
                                  <a:lnTo>
                                    <a:pt x="770255" y="673734"/>
                                  </a:lnTo>
                                  <a:lnTo>
                                    <a:pt x="773430" y="671829"/>
                                  </a:lnTo>
                                  <a:lnTo>
                                    <a:pt x="774700" y="668654"/>
                                  </a:lnTo>
                                  <a:lnTo>
                                    <a:pt x="775970" y="665479"/>
                                  </a:lnTo>
                                  <a:close/>
                                  <a:moveTo>
                                    <a:pt x="783590" y="391794"/>
                                  </a:moveTo>
                                  <a:lnTo>
                                    <a:pt x="782320" y="387984"/>
                                  </a:lnTo>
                                  <a:lnTo>
                                    <a:pt x="781685" y="384809"/>
                                  </a:lnTo>
                                  <a:lnTo>
                                    <a:pt x="777875" y="382904"/>
                                  </a:lnTo>
                                  <a:lnTo>
                                    <a:pt x="771525" y="384174"/>
                                  </a:lnTo>
                                  <a:lnTo>
                                    <a:pt x="768985" y="387984"/>
                                  </a:lnTo>
                                  <a:lnTo>
                                    <a:pt x="770890" y="394334"/>
                                  </a:lnTo>
                                  <a:lnTo>
                                    <a:pt x="774700" y="396239"/>
                                  </a:lnTo>
                                  <a:lnTo>
                                    <a:pt x="777875" y="395604"/>
                                  </a:lnTo>
                                  <a:lnTo>
                                    <a:pt x="781050" y="394969"/>
                                  </a:lnTo>
                                  <a:lnTo>
                                    <a:pt x="783590" y="391794"/>
                                  </a:lnTo>
                                  <a:close/>
                                  <a:moveTo>
                                    <a:pt x="785495" y="511174"/>
                                  </a:moveTo>
                                  <a:lnTo>
                                    <a:pt x="782320" y="507999"/>
                                  </a:lnTo>
                                  <a:lnTo>
                                    <a:pt x="775970" y="507999"/>
                                  </a:lnTo>
                                  <a:lnTo>
                                    <a:pt x="772795" y="511174"/>
                                  </a:lnTo>
                                  <a:lnTo>
                                    <a:pt x="772795" y="518159"/>
                                  </a:lnTo>
                                  <a:lnTo>
                                    <a:pt x="775970" y="521334"/>
                                  </a:lnTo>
                                  <a:lnTo>
                                    <a:pt x="782320" y="521334"/>
                                  </a:lnTo>
                                  <a:lnTo>
                                    <a:pt x="785495" y="518159"/>
                                  </a:lnTo>
                                  <a:lnTo>
                                    <a:pt x="785495" y="511174"/>
                                  </a:lnTo>
                                  <a:close/>
                                  <a:moveTo>
                                    <a:pt x="791845" y="719454"/>
                                  </a:moveTo>
                                  <a:lnTo>
                                    <a:pt x="789940" y="715644"/>
                                  </a:lnTo>
                                  <a:lnTo>
                                    <a:pt x="783590" y="713104"/>
                                  </a:lnTo>
                                  <a:lnTo>
                                    <a:pt x="779780" y="715009"/>
                                  </a:lnTo>
                                  <a:lnTo>
                                    <a:pt x="778510" y="718184"/>
                                  </a:lnTo>
                                  <a:lnTo>
                                    <a:pt x="777875" y="721994"/>
                                  </a:lnTo>
                                  <a:lnTo>
                                    <a:pt x="779145" y="725169"/>
                                  </a:lnTo>
                                  <a:lnTo>
                                    <a:pt x="785495" y="727074"/>
                                  </a:lnTo>
                                  <a:lnTo>
                                    <a:pt x="789305" y="725804"/>
                                  </a:lnTo>
                                  <a:lnTo>
                                    <a:pt x="791845" y="719454"/>
                                  </a:lnTo>
                                  <a:close/>
                                  <a:moveTo>
                                    <a:pt x="795655" y="671194"/>
                                  </a:moveTo>
                                  <a:lnTo>
                                    <a:pt x="793750" y="668019"/>
                                  </a:lnTo>
                                  <a:lnTo>
                                    <a:pt x="786765" y="665479"/>
                                  </a:lnTo>
                                  <a:lnTo>
                                    <a:pt x="783590" y="667384"/>
                                  </a:lnTo>
                                  <a:lnTo>
                                    <a:pt x="782320" y="670559"/>
                                  </a:lnTo>
                                  <a:lnTo>
                                    <a:pt x="781050" y="674369"/>
                                  </a:lnTo>
                                  <a:lnTo>
                                    <a:pt x="782955" y="677544"/>
                                  </a:lnTo>
                                  <a:lnTo>
                                    <a:pt x="786130" y="678814"/>
                                  </a:lnTo>
                                  <a:lnTo>
                                    <a:pt x="786765" y="678814"/>
                                  </a:lnTo>
                                  <a:lnTo>
                                    <a:pt x="789940" y="679449"/>
                                  </a:lnTo>
                                  <a:lnTo>
                                    <a:pt x="793115" y="678179"/>
                                  </a:lnTo>
                                  <a:lnTo>
                                    <a:pt x="794385" y="674369"/>
                                  </a:lnTo>
                                  <a:lnTo>
                                    <a:pt x="795655" y="671194"/>
                                  </a:lnTo>
                                  <a:close/>
                                  <a:moveTo>
                                    <a:pt x="803275" y="387349"/>
                                  </a:moveTo>
                                  <a:lnTo>
                                    <a:pt x="802005" y="382904"/>
                                  </a:lnTo>
                                  <a:lnTo>
                                    <a:pt x="801370" y="380364"/>
                                  </a:lnTo>
                                  <a:lnTo>
                                    <a:pt x="798195" y="378459"/>
                                  </a:lnTo>
                                  <a:lnTo>
                                    <a:pt x="791210" y="379729"/>
                                  </a:lnTo>
                                  <a:lnTo>
                                    <a:pt x="789305" y="382904"/>
                                  </a:lnTo>
                                  <a:lnTo>
                                    <a:pt x="789940" y="386079"/>
                                  </a:lnTo>
                                  <a:lnTo>
                                    <a:pt x="790575" y="389889"/>
                                  </a:lnTo>
                                  <a:lnTo>
                                    <a:pt x="794385" y="391794"/>
                                  </a:lnTo>
                                  <a:lnTo>
                                    <a:pt x="797560" y="391159"/>
                                  </a:lnTo>
                                  <a:lnTo>
                                    <a:pt x="801370" y="390524"/>
                                  </a:lnTo>
                                  <a:lnTo>
                                    <a:pt x="803275" y="387349"/>
                                  </a:lnTo>
                                  <a:close/>
                                  <a:moveTo>
                                    <a:pt x="805815" y="511174"/>
                                  </a:moveTo>
                                  <a:lnTo>
                                    <a:pt x="802640" y="507999"/>
                                  </a:lnTo>
                                  <a:lnTo>
                                    <a:pt x="795655" y="507999"/>
                                  </a:lnTo>
                                  <a:lnTo>
                                    <a:pt x="793115" y="511174"/>
                                  </a:lnTo>
                                  <a:lnTo>
                                    <a:pt x="793115" y="518159"/>
                                  </a:lnTo>
                                  <a:lnTo>
                                    <a:pt x="795655" y="521334"/>
                                  </a:lnTo>
                                  <a:lnTo>
                                    <a:pt x="802640" y="521334"/>
                                  </a:lnTo>
                                  <a:lnTo>
                                    <a:pt x="805815" y="518159"/>
                                  </a:lnTo>
                                  <a:lnTo>
                                    <a:pt x="805815" y="511174"/>
                                  </a:lnTo>
                                  <a:close/>
                                  <a:moveTo>
                                    <a:pt x="810895" y="725804"/>
                                  </a:moveTo>
                                  <a:lnTo>
                                    <a:pt x="808990" y="721994"/>
                                  </a:lnTo>
                                  <a:lnTo>
                                    <a:pt x="805815" y="720724"/>
                                  </a:lnTo>
                                  <a:lnTo>
                                    <a:pt x="802640" y="720089"/>
                                  </a:lnTo>
                                  <a:lnTo>
                                    <a:pt x="798830" y="721994"/>
                                  </a:lnTo>
                                  <a:lnTo>
                                    <a:pt x="796925" y="728344"/>
                                  </a:lnTo>
                                  <a:lnTo>
                                    <a:pt x="798830" y="731519"/>
                                  </a:lnTo>
                                  <a:lnTo>
                                    <a:pt x="802005" y="732789"/>
                                  </a:lnTo>
                                  <a:lnTo>
                                    <a:pt x="805180" y="734059"/>
                                  </a:lnTo>
                                  <a:lnTo>
                                    <a:pt x="808990" y="732154"/>
                                  </a:lnTo>
                                  <a:lnTo>
                                    <a:pt x="809625" y="728979"/>
                                  </a:lnTo>
                                  <a:lnTo>
                                    <a:pt x="810895" y="725804"/>
                                  </a:lnTo>
                                  <a:close/>
                                  <a:moveTo>
                                    <a:pt x="814705" y="677544"/>
                                  </a:moveTo>
                                  <a:lnTo>
                                    <a:pt x="812800" y="674369"/>
                                  </a:lnTo>
                                  <a:lnTo>
                                    <a:pt x="809625" y="673099"/>
                                  </a:lnTo>
                                  <a:lnTo>
                                    <a:pt x="806450" y="671829"/>
                                  </a:lnTo>
                                  <a:lnTo>
                                    <a:pt x="802640" y="673734"/>
                                  </a:lnTo>
                                  <a:lnTo>
                                    <a:pt x="801370" y="676909"/>
                                  </a:lnTo>
                                  <a:lnTo>
                                    <a:pt x="800735" y="680084"/>
                                  </a:lnTo>
                                  <a:lnTo>
                                    <a:pt x="802005" y="683894"/>
                                  </a:lnTo>
                                  <a:lnTo>
                                    <a:pt x="805815" y="685164"/>
                                  </a:lnTo>
                                  <a:lnTo>
                                    <a:pt x="805815" y="685164"/>
                                  </a:lnTo>
                                  <a:lnTo>
                                    <a:pt x="808990" y="685799"/>
                                  </a:lnTo>
                                  <a:lnTo>
                                    <a:pt x="812165" y="683894"/>
                                  </a:lnTo>
                                  <a:lnTo>
                                    <a:pt x="813435" y="680719"/>
                                  </a:lnTo>
                                  <a:lnTo>
                                    <a:pt x="814705" y="677544"/>
                                  </a:lnTo>
                                  <a:close/>
                                  <a:moveTo>
                                    <a:pt x="822960" y="382269"/>
                                  </a:moveTo>
                                  <a:lnTo>
                                    <a:pt x="822324" y="379094"/>
                                  </a:lnTo>
                                  <a:lnTo>
                                    <a:pt x="821054" y="375284"/>
                                  </a:lnTo>
                                  <a:lnTo>
                                    <a:pt x="817879" y="373379"/>
                                  </a:lnTo>
                                  <a:lnTo>
                                    <a:pt x="810895" y="375284"/>
                                  </a:lnTo>
                                  <a:lnTo>
                                    <a:pt x="808990" y="378459"/>
                                  </a:lnTo>
                                  <a:lnTo>
                                    <a:pt x="809625" y="381634"/>
                                  </a:lnTo>
                                  <a:lnTo>
                                    <a:pt x="810260" y="384809"/>
                                  </a:lnTo>
                                  <a:lnTo>
                                    <a:pt x="814070" y="387349"/>
                                  </a:lnTo>
                                  <a:lnTo>
                                    <a:pt x="817244" y="386079"/>
                                  </a:lnTo>
                                  <a:lnTo>
                                    <a:pt x="821054" y="385444"/>
                                  </a:lnTo>
                                  <a:lnTo>
                                    <a:pt x="822960" y="382269"/>
                                  </a:lnTo>
                                  <a:close/>
                                  <a:moveTo>
                                    <a:pt x="826135" y="511174"/>
                                  </a:moveTo>
                                  <a:lnTo>
                                    <a:pt x="823595" y="507999"/>
                                  </a:lnTo>
                                  <a:lnTo>
                                    <a:pt x="815974" y="507999"/>
                                  </a:lnTo>
                                  <a:lnTo>
                                    <a:pt x="813435" y="511174"/>
                                  </a:lnTo>
                                  <a:lnTo>
                                    <a:pt x="813435" y="518159"/>
                                  </a:lnTo>
                                  <a:lnTo>
                                    <a:pt x="815974" y="521334"/>
                                  </a:lnTo>
                                  <a:lnTo>
                                    <a:pt x="823595" y="521334"/>
                                  </a:lnTo>
                                  <a:lnTo>
                                    <a:pt x="826135" y="518159"/>
                                  </a:lnTo>
                                  <a:lnTo>
                                    <a:pt x="826135" y="511174"/>
                                  </a:lnTo>
                                  <a:close/>
                                  <a:moveTo>
                                    <a:pt x="829945" y="732154"/>
                                  </a:moveTo>
                                  <a:lnTo>
                                    <a:pt x="828675" y="728979"/>
                                  </a:lnTo>
                                  <a:lnTo>
                                    <a:pt x="824865" y="727709"/>
                                  </a:lnTo>
                                  <a:lnTo>
                                    <a:pt x="821689" y="726439"/>
                                  </a:lnTo>
                                  <a:lnTo>
                                    <a:pt x="817879" y="728344"/>
                                  </a:lnTo>
                                  <a:lnTo>
                                    <a:pt x="817244" y="731519"/>
                                  </a:lnTo>
                                  <a:lnTo>
                                    <a:pt x="815974" y="734694"/>
                                  </a:lnTo>
                                  <a:lnTo>
                                    <a:pt x="817879" y="738504"/>
                                  </a:lnTo>
                                  <a:lnTo>
                                    <a:pt x="824230" y="740409"/>
                                  </a:lnTo>
                                  <a:lnTo>
                                    <a:pt x="828040" y="739139"/>
                                  </a:lnTo>
                                  <a:lnTo>
                                    <a:pt x="828675" y="735964"/>
                                  </a:lnTo>
                                  <a:lnTo>
                                    <a:pt x="829945" y="732154"/>
                                  </a:lnTo>
                                  <a:close/>
                                  <a:moveTo>
                                    <a:pt x="834390" y="683259"/>
                                  </a:moveTo>
                                  <a:lnTo>
                                    <a:pt x="832485" y="680084"/>
                                  </a:lnTo>
                                  <a:lnTo>
                                    <a:pt x="828675" y="678814"/>
                                  </a:lnTo>
                                  <a:lnTo>
                                    <a:pt x="825500" y="678179"/>
                                  </a:lnTo>
                                  <a:lnTo>
                                    <a:pt x="822324" y="679449"/>
                                  </a:lnTo>
                                  <a:lnTo>
                                    <a:pt x="821054" y="683259"/>
                                  </a:lnTo>
                                  <a:lnTo>
                                    <a:pt x="819784" y="686434"/>
                                  </a:lnTo>
                                  <a:lnTo>
                                    <a:pt x="821689" y="689609"/>
                                  </a:lnTo>
                                  <a:lnTo>
                                    <a:pt x="825500" y="690879"/>
                                  </a:lnTo>
                                  <a:lnTo>
                                    <a:pt x="828675" y="692149"/>
                                  </a:lnTo>
                                  <a:lnTo>
                                    <a:pt x="831850" y="690244"/>
                                  </a:lnTo>
                                  <a:lnTo>
                                    <a:pt x="833120" y="687069"/>
                                  </a:lnTo>
                                  <a:lnTo>
                                    <a:pt x="834390" y="683259"/>
                                  </a:lnTo>
                                  <a:close/>
                                  <a:moveTo>
                                    <a:pt x="842645" y="377189"/>
                                  </a:moveTo>
                                  <a:lnTo>
                                    <a:pt x="841375" y="370839"/>
                                  </a:lnTo>
                                  <a:lnTo>
                                    <a:pt x="837565" y="368934"/>
                                  </a:lnTo>
                                  <a:lnTo>
                                    <a:pt x="834390" y="369569"/>
                                  </a:lnTo>
                                  <a:lnTo>
                                    <a:pt x="831215" y="370204"/>
                                  </a:lnTo>
                                  <a:lnTo>
                                    <a:pt x="828675" y="374014"/>
                                  </a:lnTo>
                                  <a:lnTo>
                                    <a:pt x="829945" y="377189"/>
                                  </a:lnTo>
                                  <a:lnTo>
                                    <a:pt x="829945" y="380364"/>
                                  </a:lnTo>
                                  <a:lnTo>
                                    <a:pt x="833755" y="382269"/>
                                  </a:lnTo>
                                  <a:lnTo>
                                    <a:pt x="836930" y="381634"/>
                                  </a:lnTo>
                                  <a:lnTo>
                                    <a:pt x="840740" y="380999"/>
                                  </a:lnTo>
                                  <a:lnTo>
                                    <a:pt x="842645" y="377189"/>
                                  </a:lnTo>
                                  <a:close/>
                                  <a:moveTo>
                                    <a:pt x="846455" y="511174"/>
                                  </a:moveTo>
                                  <a:lnTo>
                                    <a:pt x="843280" y="507999"/>
                                  </a:lnTo>
                                  <a:lnTo>
                                    <a:pt x="836930" y="507999"/>
                                  </a:lnTo>
                                  <a:lnTo>
                                    <a:pt x="833755" y="511174"/>
                                  </a:lnTo>
                                  <a:lnTo>
                                    <a:pt x="833755" y="518159"/>
                                  </a:lnTo>
                                  <a:lnTo>
                                    <a:pt x="836930" y="521334"/>
                                  </a:lnTo>
                                  <a:lnTo>
                                    <a:pt x="843280" y="521334"/>
                                  </a:lnTo>
                                  <a:lnTo>
                                    <a:pt x="846455" y="518159"/>
                                  </a:lnTo>
                                  <a:lnTo>
                                    <a:pt x="846455" y="511174"/>
                                  </a:lnTo>
                                  <a:close/>
                                  <a:moveTo>
                                    <a:pt x="848995" y="739139"/>
                                  </a:moveTo>
                                  <a:lnTo>
                                    <a:pt x="847725" y="735329"/>
                                  </a:lnTo>
                                  <a:lnTo>
                                    <a:pt x="841375" y="732789"/>
                                  </a:lnTo>
                                  <a:lnTo>
                                    <a:pt x="837565" y="735329"/>
                                  </a:lnTo>
                                  <a:lnTo>
                                    <a:pt x="835025" y="741679"/>
                                  </a:lnTo>
                                  <a:lnTo>
                                    <a:pt x="836930" y="744854"/>
                                  </a:lnTo>
                                  <a:lnTo>
                                    <a:pt x="840105" y="746124"/>
                                  </a:lnTo>
                                  <a:lnTo>
                                    <a:pt x="840105" y="746124"/>
                                  </a:lnTo>
                                  <a:lnTo>
                                    <a:pt x="843280" y="747394"/>
                                  </a:lnTo>
                                  <a:lnTo>
                                    <a:pt x="847090" y="745489"/>
                                  </a:lnTo>
                                  <a:lnTo>
                                    <a:pt x="848360" y="742314"/>
                                  </a:lnTo>
                                  <a:lnTo>
                                    <a:pt x="848995" y="739139"/>
                                  </a:lnTo>
                                  <a:close/>
                                  <a:moveTo>
                                    <a:pt x="853440" y="689609"/>
                                  </a:moveTo>
                                  <a:lnTo>
                                    <a:pt x="851535" y="686434"/>
                                  </a:lnTo>
                                  <a:lnTo>
                                    <a:pt x="848360" y="685164"/>
                                  </a:lnTo>
                                  <a:lnTo>
                                    <a:pt x="845185" y="683894"/>
                                  </a:lnTo>
                                  <a:lnTo>
                                    <a:pt x="841375" y="685799"/>
                                  </a:lnTo>
                                  <a:lnTo>
                                    <a:pt x="840105" y="688974"/>
                                  </a:lnTo>
                                  <a:lnTo>
                                    <a:pt x="839470" y="692149"/>
                                  </a:lnTo>
                                  <a:lnTo>
                                    <a:pt x="841375" y="695959"/>
                                  </a:lnTo>
                                  <a:lnTo>
                                    <a:pt x="844550" y="697229"/>
                                  </a:lnTo>
                                  <a:lnTo>
                                    <a:pt x="847725" y="697864"/>
                                  </a:lnTo>
                                  <a:lnTo>
                                    <a:pt x="851535" y="696594"/>
                                  </a:lnTo>
                                  <a:lnTo>
                                    <a:pt x="852170" y="692784"/>
                                  </a:lnTo>
                                  <a:lnTo>
                                    <a:pt x="853440" y="689609"/>
                                  </a:lnTo>
                                  <a:close/>
                                  <a:moveTo>
                                    <a:pt x="862330" y="372744"/>
                                  </a:moveTo>
                                  <a:lnTo>
                                    <a:pt x="861695" y="368934"/>
                                  </a:lnTo>
                                  <a:lnTo>
                                    <a:pt x="861060" y="366394"/>
                                  </a:lnTo>
                                  <a:lnTo>
                                    <a:pt x="857250" y="363854"/>
                                  </a:lnTo>
                                  <a:lnTo>
                                    <a:pt x="850900" y="365759"/>
                                  </a:lnTo>
                                  <a:lnTo>
                                    <a:pt x="848995" y="368934"/>
                                  </a:lnTo>
                                  <a:lnTo>
                                    <a:pt x="849630" y="372744"/>
                                  </a:lnTo>
                                  <a:lnTo>
                                    <a:pt x="850265" y="375919"/>
                                  </a:lnTo>
                                  <a:lnTo>
                                    <a:pt x="853440" y="377824"/>
                                  </a:lnTo>
                                  <a:lnTo>
                                    <a:pt x="856615" y="377189"/>
                                  </a:lnTo>
                                  <a:lnTo>
                                    <a:pt x="860425" y="375919"/>
                                  </a:lnTo>
                                  <a:lnTo>
                                    <a:pt x="862330" y="372744"/>
                                  </a:lnTo>
                                  <a:close/>
                                  <a:moveTo>
                                    <a:pt x="866775" y="511174"/>
                                  </a:moveTo>
                                  <a:lnTo>
                                    <a:pt x="863600" y="507999"/>
                                  </a:lnTo>
                                  <a:lnTo>
                                    <a:pt x="856615" y="507999"/>
                                  </a:lnTo>
                                  <a:lnTo>
                                    <a:pt x="854075" y="511174"/>
                                  </a:lnTo>
                                  <a:lnTo>
                                    <a:pt x="854075" y="518159"/>
                                  </a:lnTo>
                                  <a:lnTo>
                                    <a:pt x="856615" y="521334"/>
                                  </a:lnTo>
                                  <a:lnTo>
                                    <a:pt x="860425" y="521334"/>
                                  </a:lnTo>
                                  <a:lnTo>
                                    <a:pt x="863600" y="521334"/>
                                  </a:lnTo>
                                  <a:lnTo>
                                    <a:pt x="866775" y="518159"/>
                                  </a:lnTo>
                                  <a:lnTo>
                                    <a:pt x="866775" y="511174"/>
                                  </a:lnTo>
                                  <a:close/>
                                  <a:moveTo>
                                    <a:pt x="868680" y="745489"/>
                                  </a:moveTo>
                                  <a:lnTo>
                                    <a:pt x="866775" y="742314"/>
                                  </a:lnTo>
                                  <a:lnTo>
                                    <a:pt x="863600" y="741044"/>
                                  </a:lnTo>
                                  <a:lnTo>
                                    <a:pt x="862965" y="741044"/>
                                  </a:lnTo>
                                  <a:lnTo>
                                    <a:pt x="859790" y="739774"/>
                                  </a:lnTo>
                                  <a:lnTo>
                                    <a:pt x="856615" y="741679"/>
                                  </a:lnTo>
                                  <a:lnTo>
                                    <a:pt x="854710" y="748029"/>
                                  </a:lnTo>
                                  <a:lnTo>
                                    <a:pt x="855980" y="751839"/>
                                  </a:lnTo>
                                  <a:lnTo>
                                    <a:pt x="859155" y="753109"/>
                                  </a:lnTo>
                                  <a:lnTo>
                                    <a:pt x="859790" y="753109"/>
                                  </a:lnTo>
                                  <a:lnTo>
                                    <a:pt x="862965" y="753744"/>
                                  </a:lnTo>
                                  <a:lnTo>
                                    <a:pt x="866775" y="751839"/>
                                  </a:lnTo>
                                  <a:lnTo>
                                    <a:pt x="867410" y="748664"/>
                                  </a:lnTo>
                                  <a:lnTo>
                                    <a:pt x="868680" y="745489"/>
                                  </a:lnTo>
                                  <a:close/>
                                  <a:moveTo>
                                    <a:pt x="873125" y="695959"/>
                                  </a:moveTo>
                                  <a:lnTo>
                                    <a:pt x="871220" y="692149"/>
                                  </a:lnTo>
                                  <a:lnTo>
                                    <a:pt x="867410" y="690879"/>
                                  </a:lnTo>
                                  <a:lnTo>
                                    <a:pt x="864235" y="690244"/>
                                  </a:lnTo>
                                  <a:lnTo>
                                    <a:pt x="861060" y="692149"/>
                                  </a:lnTo>
                                  <a:lnTo>
                                    <a:pt x="859790" y="695324"/>
                                  </a:lnTo>
                                  <a:lnTo>
                                    <a:pt x="859155" y="698499"/>
                                  </a:lnTo>
                                  <a:lnTo>
                                    <a:pt x="861060" y="701674"/>
                                  </a:lnTo>
                                  <a:lnTo>
                                    <a:pt x="864235" y="702944"/>
                                  </a:lnTo>
                                  <a:lnTo>
                                    <a:pt x="867410" y="704214"/>
                                  </a:lnTo>
                                  <a:lnTo>
                                    <a:pt x="871220" y="702309"/>
                                  </a:lnTo>
                                  <a:lnTo>
                                    <a:pt x="871855" y="699134"/>
                                  </a:lnTo>
                                  <a:lnTo>
                                    <a:pt x="873125" y="695959"/>
                                  </a:lnTo>
                                  <a:close/>
                                  <a:moveTo>
                                    <a:pt x="882015" y="368299"/>
                                  </a:moveTo>
                                  <a:lnTo>
                                    <a:pt x="880745" y="361949"/>
                                  </a:lnTo>
                                  <a:lnTo>
                                    <a:pt x="876935" y="359409"/>
                                  </a:lnTo>
                                  <a:lnTo>
                                    <a:pt x="870585" y="360679"/>
                                  </a:lnTo>
                                  <a:lnTo>
                                    <a:pt x="868680" y="364489"/>
                                  </a:lnTo>
                                  <a:lnTo>
                                    <a:pt x="869950" y="370839"/>
                                  </a:lnTo>
                                  <a:lnTo>
                                    <a:pt x="873125" y="372744"/>
                                  </a:lnTo>
                                  <a:lnTo>
                                    <a:pt x="876300" y="372109"/>
                                  </a:lnTo>
                                  <a:lnTo>
                                    <a:pt x="880110" y="371474"/>
                                  </a:lnTo>
                                  <a:lnTo>
                                    <a:pt x="882015" y="368299"/>
                                  </a:lnTo>
                                  <a:close/>
                                  <a:moveTo>
                                    <a:pt x="887095" y="511174"/>
                                  </a:moveTo>
                                  <a:lnTo>
                                    <a:pt x="884555" y="507999"/>
                                  </a:lnTo>
                                  <a:lnTo>
                                    <a:pt x="876935" y="507999"/>
                                  </a:lnTo>
                                  <a:lnTo>
                                    <a:pt x="874395" y="511174"/>
                                  </a:lnTo>
                                  <a:lnTo>
                                    <a:pt x="874395" y="518159"/>
                                  </a:lnTo>
                                  <a:lnTo>
                                    <a:pt x="876935" y="521334"/>
                                  </a:lnTo>
                                  <a:lnTo>
                                    <a:pt x="884555" y="521334"/>
                                  </a:lnTo>
                                  <a:lnTo>
                                    <a:pt x="887095" y="518159"/>
                                  </a:lnTo>
                                  <a:lnTo>
                                    <a:pt x="887095" y="511174"/>
                                  </a:lnTo>
                                  <a:close/>
                                  <a:moveTo>
                                    <a:pt x="887730" y="752474"/>
                                  </a:moveTo>
                                  <a:lnTo>
                                    <a:pt x="885825" y="748664"/>
                                  </a:lnTo>
                                  <a:lnTo>
                                    <a:pt x="879475" y="746124"/>
                                  </a:lnTo>
                                  <a:lnTo>
                                    <a:pt x="875665" y="748664"/>
                                  </a:lnTo>
                                  <a:lnTo>
                                    <a:pt x="874395" y="751839"/>
                                  </a:lnTo>
                                  <a:lnTo>
                                    <a:pt x="873760" y="755014"/>
                                  </a:lnTo>
                                  <a:lnTo>
                                    <a:pt x="875665" y="758189"/>
                                  </a:lnTo>
                                  <a:lnTo>
                                    <a:pt x="878840" y="759459"/>
                                  </a:lnTo>
                                  <a:lnTo>
                                    <a:pt x="882015" y="760729"/>
                                  </a:lnTo>
                                  <a:lnTo>
                                    <a:pt x="885190" y="758824"/>
                                  </a:lnTo>
                                  <a:lnTo>
                                    <a:pt x="887730" y="752474"/>
                                  </a:lnTo>
                                  <a:close/>
                                  <a:moveTo>
                                    <a:pt x="892175" y="701674"/>
                                  </a:moveTo>
                                  <a:lnTo>
                                    <a:pt x="890270" y="698499"/>
                                  </a:lnTo>
                                  <a:lnTo>
                                    <a:pt x="887095" y="697229"/>
                                  </a:lnTo>
                                  <a:lnTo>
                                    <a:pt x="887095" y="697229"/>
                                  </a:lnTo>
                                  <a:lnTo>
                                    <a:pt x="883920" y="696594"/>
                                  </a:lnTo>
                                  <a:lnTo>
                                    <a:pt x="880110" y="698499"/>
                                  </a:lnTo>
                                  <a:lnTo>
                                    <a:pt x="879475" y="701674"/>
                                  </a:lnTo>
                                  <a:lnTo>
                                    <a:pt x="878205" y="704849"/>
                                  </a:lnTo>
                                  <a:lnTo>
                                    <a:pt x="880110" y="708024"/>
                                  </a:lnTo>
                                  <a:lnTo>
                                    <a:pt x="886460" y="710564"/>
                                  </a:lnTo>
                                  <a:lnTo>
                                    <a:pt x="890270" y="708659"/>
                                  </a:lnTo>
                                  <a:lnTo>
                                    <a:pt x="890905" y="705484"/>
                                  </a:lnTo>
                                  <a:lnTo>
                                    <a:pt x="892175" y="701674"/>
                                  </a:lnTo>
                                  <a:close/>
                                  <a:moveTo>
                                    <a:pt x="902335" y="363854"/>
                                  </a:moveTo>
                                  <a:lnTo>
                                    <a:pt x="901065" y="359409"/>
                                  </a:lnTo>
                                  <a:lnTo>
                                    <a:pt x="900430" y="356869"/>
                                  </a:lnTo>
                                  <a:lnTo>
                                    <a:pt x="897255" y="354964"/>
                                  </a:lnTo>
                                  <a:lnTo>
                                    <a:pt x="893445" y="355599"/>
                                  </a:lnTo>
                                  <a:lnTo>
                                    <a:pt x="890270" y="356234"/>
                                  </a:lnTo>
                                  <a:lnTo>
                                    <a:pt x="888365" y="359409"/>
                                  </a:lnTo>
                                  <a:lnTo>
                                    <a:pt x="889000" y="362584"/>
                                  </a:lnTo>
                                  <a:lnTo>
                                    <a:pt x="889635" y="366394"/>
                                  </a:lnTo>
                                  <a:lnTo>
                                    <a:pt x="893445" y="368299"/>
                                  </a:lnTo>
                                  <a:lnTo>
                                    <a:pt x="896620" y="367664"/>
                                  </a:lnTo>
                                  <a:lnTo>
                                    <a:pt x="899795" y="367029"/>
                                  </a:lnTo>
                                  <a:lnTo>
                                    <a:pt x="902335" y="363854"/>
                                  </a:lnTo>
                                  <a:close/>
                                  <a:moveTo>
                                    <a:pt x="906780" y="758824"/>
                                  </a:moveTo>
                                  <a:lnTo>
                                    <a:pt x="905510" y="755014"/>
                                  </a:lnTo>
                                  <a:lnTo>
                                    <a:pt x="902335" y="754379"/>
                                  </a:lnTo>
                                  <a:lnTo>
                                    <a:pt x="898525" y="753109"/>
                                  </a:lnTo>
                                  <a:lnTo>
                                    <a:pt x="895350" y="755014"/>
                                  </a:lnTo>
                                  <a:lnTo>
                                    <a:pt x="892810" y="761364"/>
                                  </a:lnTo>
                                  <a:lnTo>
                                    <a:pt x="894715" y="765174"/>
                                  </a:lnTo>
                                  <a:lnTo>
                                    <a:pt x="901065" y="767079"/>
                                  </a:lnTo>
                                  <a:lnTo>
                                    <a:pt x="904875" y="765174"/>
                                  </a:lnTo>
                                  <a:lnTo>
                                    <a:pt x="905510" y="761999"/>
                                  </a:lnTo>
                                  <a:lnTo>
                                    <a:pt x="906780" y="758824"/>
                                  </a:lnTo>
                                  <a:close/>
                                  <a:moveTo>
                                    <a:pt x="907415" y="511174"/>
                                  </a:moveTo>
                                  <a:lnTo>
                                    <a:pt x="904240" y="507999"/>
                                  </a:lnTo>
                                  <a:lnTo>
                                    <a:pt x="897890" y="507999"/>
                                  </a:lnTo>
                                  <a:lnTo>
                                    <a:pt x="894715" y="511174"/>
                                  </a:lnTo>
                                  <a:lnTo>
                                    <a:pt x="894715" y="518159"/>
                                  </a:lnTo>
                                  <a:lnTo>
                                    <a:pt x="897890" y="521334"/>
                                  </a:lnTo>
                                  <a:lnTo>
                                    <a:pt x="904240" y="521334"/>
                                  </a:lnTo>
                                  <a:lnTo>
                                    <a:pt x="907415" y="518159"/>
                                  </a:lnTo>
                                  <a:lnTo>
                                    <a:pt x="907415" y="511174"/>
                                  </a:lnTo>
                                  <a:close/>
                                  <a:moveTo>
                                    <a:pt x="911860" y="708024"/>
                                  </a:moveTo>
                                  <a:lnTo>
                                    <a:pt x="909955" y="704214"/>
                                  </a:lnTo>
                                  <a:lnTo>
                                    <a:pt x="906780" y="703579"/>
                                  </a:lnTo>
                                  <a:lnTo>
                                    <a:pt x="902970" y="702309"/>
                                  </a:lnTo>
                                  <a:lnTo>
                                    <a:pt x="899795" y="704214"/>
                                  </a:lnTo>
                                  <a:lnTo>
                                    <a:pt x="898525" y="707389"/>
                                  </a:lnTo>
                                  <a:lnTo>
                                    <a:pt x="897890" y="710564"/>
                                  </a:lnTo>
                                  <a:lnTo>
                                    <a:pt x="899795" y="714374"/>
                                  </a:lnTo>
                                  <a:lnTo>
                                    <a:pt x="902970" y="715009"/>
                                  </a:lnTo>
                                  <a:lnTo>
                                    <a:pt x="906145" y="716279"/>
                                  </a:lnTo>
                                  <a:lnTo>
                                    <a:pt x="909955" y="714374"/>
                                  </a:lnTo>
                                  <a:lnTo>
                                    <a:pt x="910590" y="711199"/>
                                  </a:lnTo>
                                  <a:lnTo>
                                    <a:pt x="911860" y="708024"/>
                                  </a:lnTo>
                                  <a:close/>
                                  <a:moveTo>
                                    <a:pt x="922020" y="358774"/>
                                  </a:moveTo>
                                  <a:lnTo>
                                    <a:pt x="920750" y="355599"/>
                                  </a:lnTo>
                                  <a:lnTo>
                                    <a:pt x="920115" y="351789"/>
                                  </a:lnTo>
                                  <a:lnTo>
                                    <a:pt x="916939" y="349884"/>
                                  </a:lnTo>
                                  <a:lnTo>
                                    <a:pt x="913129" y="350519"/>
                                  </a:lnTo>
                                  <a:lnTo>
                                    <a:pt x="909955" y="351789"/>
                                  </a:lnTo>
                                  <a:lnTo>
                                    <a:pt x="908050" y="354964"/>
                                  </a:lnTo>
                                  <a:lnTo>
                                    <a:pt x="908685" y="358774"/>
                                  </a:lnTo>
                                  <a:lnTo>
                                    <a:pt x="909955" y="361949"/>
                                  </a:lnTo>
                                  <a:lnTo>
                                    <a:pt x="913129" y="363854"/>
                                  </a:lnTo>
                                  <a:lnTo>
                                    <a:pt x="916304" y="362584"/>
                                  </a:lnTo>
                                  <a:lnTo>
                                    <a:pt x="919480" y="361949"/>
                                  </a:lnTo>
                                  <a:lnTo>
                                    <a:pt x="922020" y="358774"/>
                                  </a:lnTo>
                                  <a:close/>
                                  <a:moveTo>
                                    <a:pt x="926465" y="765809"/>
                                  </a:moveTo>
                                  <a:lnTo>
                                    <a:pt x="924560" y="761999"/>
                                  </a:lnTo>
                                  <a:lnTo>
                                    <a:pt x="920750" y="760729"/>
                                  </a:lnTo>
                                  <a:lnTo>
                                    <a:pt x="917574" y="759459"/>
                                  </a:lnTo>
                                  <a:lnTo>
                                    <a:pt x="914399" y="761364"/>
                                  </a:lnTo>
                                  <a:lnTo>
                                    <a:pt x="911860" y="768349"/>
                                  </a:lnTo>
                                  <a:lnTo>
                                    <a:pt x="913764" y="771524"/>
                                  </a:lnTo>
                                  <a:lnTo>
                                    <a:pt x="920115" y="774064"/>
                                  </a:lnTo>
                                  <a:lnTo>
                                    <a:pt x="923925" y="772159"/>
                                  </a:lnTo>
                                  <a:lnTo>
                                    <a:pt x="926465" y="765809"/>
                                  </a:lnTo>
                                  <a:close/>
                                  <a:moveTo>
                                    <a:pt x="927735" y="511174"/>
                                  </a:moveTo>
                                  <a:lnTo>
                                    <a:pt x="924560" y="507999"/>
                                  </a:lnTo>
                                  <a:lnTo>
                                    <a:pt x="917574" y="507999"/>
                                  </a:lnTo>
                                  <a:lnTo>
                                    <a:pt x="915034" y="511174"/>
                                  </a:lnTo>
                                  <a:lnTo>
                                    <a:pt x="915034" y="518159"/>
                                  </a:lnTo>
                                  <a:lnTo>
                                    <a:pt x="917574" y="521334"/>
                                  </a:lnTo>
                                  <a:lnTo>
                                    <a:pt x="924560" y="521334"/>
                                  </a:lnTo>
                                  <a:lnTo>
                                    <a:pt x="927735" y="518159"/>
                                  </a:lnTo>
                                  <a:lnTo>
                                    <a:pt x="927735" y="511174"/>
                                  </a:lnTo>
                                  <a:close/>
                                  <a:moveTo>
                                    <a:pt x="930910" y="713739"/>
                                  </a:moveTo>
                                  <a:lnTo>
                                    <a:pt x="929640" y="710564"/>
                                  </a:lnTo>
                                  <a:lnTo>
                                    <a:pt x="925830" y="709929"/>
                                  </a:lnTo>
                                  <a:lnTo>
                                    <a:pt x="922655" y="708659"/>
                                  </a:lnTo>
                                  <a:lnTo>
                                    <a:pt x="918844" y="710564"/>
                                  </a:lnTo>
                                  <a:lnTo>
                                    <a:pt x="918209" y="713739"/>
                                  </a:lnTo>
                                  <a:lnTo>
                                    <a:pt x="916939" y="716914"/>
                                  </a:lnTo>
                                  <a:lnTo>
                                    <a:pt x="918844" y="720724"/>
                                  </a:lnTo>
                                  <a:lnTo>
                                    <a:pt x="922020" y="721359"/>
                                  </a:lnTo>
                                  <a:lnTo>
                                    <a:pt x="925195" y="722629"/>
                                  </a:lnTo>
                                  <a:lnTo>
                                    <a:pt x="929005" y="720724"/>
                                  </a:lnTo>
                                  <a:lnTo>
                                    <a:pt x="929640" y="717549"/>
                                  </a:lnTo>
                                  <a:lnTo>
                                    <a:pt x="930910" y="713739"/>
                                  </a:lnTo>
                                  <a:close/>
                                  <a:moveTo>
                                    <a:pt x="941705" y="353694"/>
                                  </a:moveTo>
                                  <a:lnTo>
                                    <a:pt x="939800" y="347344"/>
                                  </a:lnTo>
                                  <a:lnTo>
                                    <a:pt x="936625" y="345439"/>
                                  </a:lnTo>
                                  <a:lnTo>
                                    <a:pt x="932815" y="346074"/>
                                  </a:lnTo>
                                  <a:lnTo>
                                    <a:pt x="929640" y="347344"/>
                                  </a:lnTo>
                                  <a:lnTo>
                                    <a:pt x="927735" y="350519"/>
                                  </a:lnTo>
                                  <a:lnTo>
                                    <a:pt x="929005" y="353694"/>
                                  </a:lnTo>
                                  <a:lnTo>
                                    <a:pt x="929640" y="357504"/>
                                  </a:lnTo>
                                  <a:lnTo>
                                    <a:pt x="932815" y="359409"/>
                                  </a:lnTo>
                                  <a:lnTo>
                                    <a:pt x="935990" y="358139"/>
                                  </a:lnTo>
                                  <a:lnTo>
                                    <a:pt x="939800" y="357504"/>
                                  </a:lnTo>
                                  <a:lnTo>
                                    <a:pt x="941705" y="353694"/>
                                  </a:lnTo>
                                  <a:close/>
                                  <a:moveTo>
                                    <a:pt x="945515" y="772159"/>
                                  </a:moveTo>
                                  <a:lnTo>
                                    <a:pt x="943610" y="768349"/>
                                  </a:lnTo>
                                  <a:lnTo>
                                    <a:pt x="940435" y="767714"/>
                                  </a:lnTo>
                                  <a:lnTo>
                                    <a:pt x="937260" y="766444"/>
                                  </a:lnTo>
                                  <a:lnTo>
                                    <a:pt x="933450" y="768349"/>
                                  </a:lnTo>
                                  <a:lnTo>
                                    <a:pt x="932180" y="771524"/>
                                  </a:lnTo>
                                  <a:lnTo>
                                    <a:pt x="931545" y="774699"/>
                                  </a:lnTo>
                                  <a:lnTo>
                                    <a:pt x="932815" y="778509"/>
                                  </a:lnTo>
                                  <a:lnTo>
                                    <a:pt x="939800" y="780414"/>
                                  </a:lnTo>
                                  <a:lnTo>
                                    <a:pt x="942975" y="778509"/>
                                  </a:lnTo>
                                  <a:lnTo>
                                    <a:pt x="944245" y="775334"/>
                                  </a:lnTo>
                                  <a:lnTo>
                                    <a:pt x="945515" y="772159"/>
                                  </a:lnTo>
                                  <a:close/>
                                  <a:moveTo>
                                    <a:pt x="948055" y="511174"/>
                                  </a:moveTo>
                                  <a:lnTo>
                                    <a:pt x="945515" y="507999"/>
                                  </a:lnTo>
                                  <a:lnTo>
                                    <a:pt x="938530" y="507999"/>
                                  </a:lnTo>
                                  <a:lnTo>
                                    <a:pt x="935355" y="511174"/>
                                  </a:lnTo>
                                  <a:lnTo>
                                    <a:pt x="935355" y="518159"/>
                                  </a:lnTo>
                                  <a:lnTo>
                                    <a:pt x="938530" y="521334"/>
                                  </a:lnTo>
                                  <a:lnTo>
                                    <a:pt x="945515" y="521334"/>
                                  </a:lnTo>
                                  <a:lnTo>
                                    <a:pt x="948055" y="518159"/>
                                  </a:lnTo>
                                  <a:lnTo>
                                    <a:pt x="948055" y="511174"/>
                                  </a:lnTo>
                                  <a:close/>
                                  <a:moveTo>
                                    <a:pt x="950595" y="720089"/>
                                  </a:moveTo>
                                  <a:lnTo>
                                    <a:pt x="948690" y="716279"/>
                                  </a:lnTo>
                                  <a:lnTo>
                                    <a:pt x="945515" y="715644"/>
                                  </a:lnTo>
                                  <a:lnTo>
                                    <a:pt x="941705" y="714374"/>
                                  </a:lnTo>
                                  <a:lnTo>
                                    <a:pt x="938530" y="716279"/>
                                  </a:lnTo>
                                  <a:lnTo>
                                    <a:pt x="937260" y="719454"/>
                                  </a:lnTo>
                                  <a:lnTo>
                                    <a:pt x="936625" y="722629"/>
                                  </a:lnTo>
                                  <a:lnTo>
                                    <a:pt x="938530" y="726439"/>
                                  </a:lnTo>
                                  <a:lnTo>
                                    <a:pt x="941705" y="727074"/>
                                  </a:lnTo>
                                  <a:lnTo>
                                    <a:pt x="944880" y="728344"/>
                                  </a:lnTo>
                                  <a:lnTo>
                                    <a:pt x="948690" y="726439"/>
                                  </a:lnTo>
                                  <a:lnTo>
                                    <a:pt x="949960" y="723264"/>
                                  </a:lnTo>
                                  <a:lnTo>
                                    <a:pt x="950595" y="720089"/>
                                  </a:lnTo>
                                  <a:close/>
                                  <a:moveTo>
                                    <a:pt x="956945" y="2651759"/>
                                  </a:moveTo>
                                  <a:lnTo>
                                    <a:pt x="925195" y="2651759"/>
                                  </a:lnTo>
                                  <a:lnTo>
                                    <a:pt x="925195" y="2659379"/>
                                  </a:lnTo>
                                  <a:lnTo>
                                    <a:pt x="956945" y="2659379"/>
                                  </a:lnTo>
                                  <a:lnTo>
                                    <a:pt x="956945" y="2651759"/>
                                  </a:lnTo>
                                  <a:close/>
                                  <a:moveTo>
                                    <a:pt x="961390" y="349249"/>
                                  </a:moveTo>
                                  <a:lnTo>
                                    <a:pt x="960755" y="346074"/>
                                  </a:lnTo>
                                  <a:lnTo>
                                    <a:pt x="959485" y="342899"/>
                                  </a:lnTo>
                                  <a:lnTo>
                                    <a:pt x="956310" y="340359"/>
                                  </a:lnTo>
                                  <a:lnTo>
                                    <a:pt x="953135" y="341629"/>
                                  </a:lnTo>
                                  <a:lnTo>
                                    <a:pt x="949960" y="342264"/>
                                  </a:lnTo>
                                  <a:lnTo>
                                    <a:pt x="947420" y="345439"/>
                                  </a:lnTo>
                                  <a:lnTo>
                                    <a:pt x="948690" y="349249"/>
                                  </a:lnTo>
                                  <a:lnTo>
                                    <a:pt x="949325" y="352424"/>
                                  </a:lnTo>
                                  <a:lnTo>
                                    <a:pt x="952500" y="354329"/>
                                  </a:lnTo>
                                  <a:lnTo>
                                    <a:pt x="955675" y="353694"/>
                                  </a:lnTo>
                                  <a:lnTo>
                                    <a:pt x="956310" y="353694"/>
                                  </a:lnTo>
                                  <a:lnTo>
                                    <a:pt x="959485" y="353059"/>
                                  </a:lnTo>
                                  <a:lnTo>
                                    <a:pt x="961390" y="349249"/>
                                  </a:lnTo>
                                  <a:close/>
                                  <a:moveTo>
                                    <a:pt x="964565" y="2620009"/>
                                  </a:moveTo>
                                  <a:lnTo>
                                    <a:pt x="933450" y="2620009"/>
                                  </a:lnTo>
                                  <a:lnTo>
                                    <a:pt x="933450" y="2627629"/>
                                  </a:lnTo>
                                  <a:lnTo>
                                    <a:pt x="964565" y="2627629"/>
                                  </a:lnTo>
                                  <a:lnTo>
                                    <a:pt x="964565" y="2620009"/>
                                  </a:lnTo>
                                  <a:close/>
                                  <a:moveTo>
                                    <a:pt x="964565" y="779144"/>
                                  </a:moveTo>
                                  <a:lnTo>
                                    <a:pt x="962660" y="775334"/>
                                  </a:lnTo>
                                  <a:lnTo>
                                    <a:pt x="959485" y="774064"/>
                                  </a:lnTo>
                                  <a:lnTo>
                                    <a:pt x="956310" y="772794"/>
                                  </a:lnTo>
                                  <a:lnTo>
                                    <a:pt x="953135" y="774699"/>
                                  </a:lnTo>
                                  <a:lnTo>
                                    <a:pt x="951865" y="778509"/>
                                  </a:lnTo>
                                  <a:lnTo>
                                    <a:pt x="950595" y="781684"/>
                                  </a:lnTo>
                                  <a:lnTo>
                                    <a:pt x="951865" y="784859"/>
                                  </a:lnTo>
                                  <a:lnTo>
                                    <a:pt x="955675" y="786129"/>
                                  </a:lnTo>
                                  <a:lnTo>
                                    <a:pt x="958850" y="787399"/>
                                  </a:lnTo>
                                  <a:lnTo>
                                    <a:pt x="962025" y="785494"/>
                                  </a:lnTo>
                                  <a:lnTo>
                                    <a:pt x="964565" y="779144"/>
                                  </a:lnTo>
                                  <a:close/>
                                  <a:moveTo>
                                    <a:pt x="968375" y="511174"/>
                                  </a:moveTo>
                                  <a:lnTo>
                                    <a:pt x="965200" y="507999"/>
                                  </a:lnTo>
                                  <a:lnTo>
                                    <a:pt x="958850" y="507999"/>
                                  </a:lnTo>
                                  <a:lnTo>
                                    <a:pt x="955675" y="511174"/>
                                  </a:lnTo>
                                  <a:lnTo>
                                    <a:pt x="955675" y="518159"/>
                                  </a:lnTo>
                                  <a:lnTo>
                                    <a:pt x="958850" y="521334"/>
                                  </a:lnTo>
                                  <a:lnTo>
                                    <a:pt x="965200" y="521334"/>
                                  </a:lnTo>
                                  <a:lnTo>
                                    <a:pt x="968375" y="518159"/>
                                  </a:lnTo>
                                  <a:lnTo>
                                    <a:pt x="968375" y="511174"/>
                                  </a:lnTo>
                                  <a:close/>
                                  <a:moveTo>
                                    <a:pt x="969645" y="726439"/>
                                  </a:moveTo>
                                  <a:lnTo>
                                    <a:pt x="968375" y="722629"/>
                                  </a:lnTo>
                                  <a:lnTo>
                                    <a:pt x="964565" y="721994"/>
                                  </a:lnTo>
                                  <a:lnTo>
                                    <a:pt x="961390" y="720724"/>
                                  </a:lnTo>
                                  <a:lnTo>
                                    <a:pt x="957580" y="722629"/>
                                  </a:lnTo>
                                  <a:lnTo>
                                    <a:pt x="956945" y="725804"/>
                                  </a:lnTo>
                                  <a:lnTo>
                                    <a:pt x="955675" y="728979"/>
                                  </a:lnTo>
                                  <a:lnTo>
                                    <a:pt x="957580" y="732789"/>
                                  </a:lnTo>
                                  <a:lnTo>
                                    <a:pt x="960755" y="733424"/>
                                  </a:lnTo>
                                  <a:lnTo>
                                    <a:pt x="963930" y="734694"/>
                                  </a:lnTo>
                                  <a:lnTo>
                                    <a:pt x="967740" y="732789"/>
                                  </a:lnTo>
                                  <a:lnTo>
                                    <a:pt x="969010" y="729614"/>
                                  </a:lnTo>
                                  <a:lnTo>
                                    <a:pt x="969645" y="726439"/>
                                  </a:lnTo>
                                  <a:close/>
                                  <a:moveTo>
                                    <a:pt x="981075" y="344804"/>
                                  </a:moveTo>
                                  <a:lnTo>
                                    <a:pt x="979805" y="338454"/>
                                  </a:lnTo>
                                  <a:lnTo>
                                    <a:pt x="975995" y="335914"/>
                                  </a:lnTo>
                                  <a:lnTo>
                                    <a:pt x="972820" y="336549"/>
                                  </a:lnTo>
                                  <a:lnTo>
                                    <a:pt x="972820" y="337184"/>
                                  </a:lnTo>
                                  <a:lnTo>
                                    <a:pt x="969645" y="337184"/>
                                  </a:lnTo>
                                  <a:lnTo>
                                    <a:pt x="967105" y="340994"/>
                                  </a:lnTo>
                                  <a:lnTo>
                                    <a:pt x="969010" y="347344"/>
                                  </a:lnTo>
                                  <a:lnTo>
                                    <a:pt x="972185" y="349249"/>
                                  </a:lnTo>
                                  <a:lnTo>
                                    <a:pt x="975360" y="349249"/>
                                  </a:lnTo>
                                  <a:lnTo>
                                    <a:pt x="975360" y="348614"/>
                                  </a:lnTo>
                                  <a:lnTo>
                                    <a:pt x="979170" y="347979"/>
                                  </a:lnTo>
                                  <a:lnTo>
                                    <a:pt x="981075" y="344804"/>
                                  </a:lnTo>
                                  <a:close/>
                                  <a:moveTo>
                                    <a:pt x="984250" y="785494"/>
                                  </a:moveTo>
                                  <a:lnTo>
                                    <a:pt x="982345" y="781684"/>
                                  </a:lnTo>
                                  <a:lnTo>
                                    <a:pt x="978535" y="780414"/>
                                  </a:lnTo>
                                  <a:lnTo>
                                    <a:pt x="975360" y="779779"/>
                                  </a:lnTo>
                                  <a:lnTo>
                                    <a:pt x="971550" y="781684"/>
                                  </a:lnTo>
                                  <a:lnTo>
                                    <a:pt x="970915" y="784859"/>
                                  </a:lnTo>
                                  <a:lnTo>
                                    <a:pt x="969645" y="788034"/>
                                  </a:lnTo>
                                  <a:lnTo>
                                    <a:pt x="971550" y="791844"/>
                                  </a:lnTo>
                                  <a:lnTo>
                                    <a:pt x="974725" y="792479"/>
                                  </a:lnTo>
                                  <a:lnTo>
                                    <a:pt x="977900" y="793749"/>
                                  </a:lnTo>
                                  <a:lnTo>
                                    <a:pt x="981710" y="791844"/>
                                  </a:lnTo>
                                  <a:lnTo>
                                    <a:pt x="984250" y="785494"/>
                                  </a:lnTo>
                                  <a:close/>
                                  <a:moveTo>
                                    <a:pt x="988695" y="511174"/>
                                  </a:moveTo>
                                  <a:lnTo>
                                    <a:pt x="986155" y="507999"/>
                                  </a:lnTo>
                                  <a:lnTo>
                                    <a:pt x="978535" y="507999"/>
                                  </a:lnTo>
                                  <a:lnTo>
                                    <a:pt x="975995" y="511174"/>
                                  </a:lnTo>
                                  <a:lnTo>
                                    <a:pt x="975995" y="518159"/>
                                  </a:lnTo>
                                  <a:lnTo>
                                    <a:pt x="978535" y="521334"/>
                                  </a:lnTo>
                                  <a:lnTo>
                                    <a:pt x="986155" y="521334"/>
                                  </a:lnTo>
                                  <a:lnTo>
                                    <a:pt x="988695" y="518159"/>
                                  </a:lnTo>
                                  <a:lnTo>
                                    <a:pt x="988695" y="511174"/>
                                  </a:lnTo>
                                  <a:close/>
                                  <a:moveTo>
                                    <a:pt x="989330" y="732154"/>
                                  </a:moveTo>
                                  <a:lnTo>
                                    <a:pt x="987425" y="728979"/>
                                  </a:lnTo>
                                  <a:lnTo>
                                    <a:pt x="984250" y="727709"/>
                                  </a:lnTo>
                                  <a:lnTo>
                                    <a:pt x="980440" y="726439"/>
                                  </a:lnTo>
                                  <a:lnTo>
                                    <a:pt x="977265" y="728344"/>
                                  </a:lnTo>
                                  <a:lnTo>
                                    <a:pt x="975360" y="735329"/>
                                  </a:lnTo>
                                  <a:lnTo>
                                    <a:pt x="977265" y="738504"/>
                                  </a:lnTo>
                                  <a:lnTo>
                                    <a:pt x="980440" y="739774"/>
                                  </a:lnTo>
                                  <a:lnTo>
                                    <a:pt x="983615" y="740409"/>
                                  </a:lnTo>
                                  <a:lnTo>
                                    <a:pt x="987425" y="739139"/>
                                  </a:lnTo>
                                  <a:lnTo>
                                    <a:pt x="988695" y="735329"/>
                                  </a:lnTo>
                                  <a:lnTo>
                                    <a:pt x="989330" y="732154"/>
                                  </a:lnTo>
                                  <a:close/>
                                  <a:moveTo>
                                    <a:pt x="995680" y="2651759"/>
                                  </a:moveTo>
                                  <a:lnTo>
                                    <a:pt x="964565" y="2651759"/>
                                  </a:lnTo>
                                  <a:lnTo>
                                    <a:pt x="964565" y="2659379"/>
                                  </a:lnTo>
                                  <a:lnTo>
                                    <a:pt x="995680" y="2659379"/>
                                  </a:lnTo>
                                  <a:lnTo>
                                    <a:pt x="995680" y="2651759"/>
                                  </a:lnTo>
                                  <a:close/>
                                  <a:moveTo>
                                    <a:pt x="1000760" y="340359"/>
                                  </a:moveTo>
                                  <a:lnTo>
                                    <a:pt x="1000125" y="335914"/>
                                  </a:lnTo>
                                  <a:lnTo>
                                    <a:pt x="999490" y="333374"/>
                                  </a:lnTo>
                                  <a:lnTo>
                                    <a:pt x="996315" y="331469"/>
                                  </a:lnTo>
                                  <a:lnTo>
                                    <a:pt x="992505" y="332104"/>
                                  </a:lnTo>
                                  <a:lnTo>
                                    <a:pt x="989330" y="332739"/>
                                  </a:lnTo>
                                  <a:lnTo>
                                    <a:pt x="987425" y="335914"/>
                                  </a:lnTo>
                                  <a:lnTo>
                                    <a:pt x="988060" y="339724"/>
                                  </a:lnTo>
                                  <a:lnTo>
                                    <a:pt x="988695" y="342899"/>
                                  </a:lnTo>
                                  <a:lnTo>
                                    <a:pt x="991870" y="344804"/>
                                  </a:lnTo>
                                  <a:lnTo>
                                    <a:pt x="995045" y="344169"/>
                                  </a:lnTo>
                                  <a:lnTo>
                                    <a:pt x="998855" y="343534"/>
                                  </a:lnTo>
                                  <a:lnTo>
                                    <a:pt x="1000760" y="340359"/>
                                  </a:lnTo>
                                  <a:close/>
                                  <a:moveTo>
                                    <a:pt x="1002665" y="792479"/>
                                  </a:moveTo>
                                  <a:lnTo>
                                    <a:pt x="1001395" y="788669"/>
                                  </a:lnTo>
                                  <a:lnTo>
                                    <a:pt x="995045" y="786129"/>
                                  </a:lnTo>
                                  <a:lnTo>
                                    <a:pt x="991235" y="788034"/>
                                  </a:lnTo>
                                  <a:lnTo>
                                    <a:pt x="989965" y="791209"/>
                                  </a:lnTo>
                                  <a:lnTo>
                                    <a:pt x="988695" y="795019"/>
                                  </a:lnTo>
                                  <a:lnTo>
                                    <a:pt x="990600" y="798194"/>
                                  </a:lnTo>
                                  <a:lnTo>
                                    <a:pt x="997585" y="800734"/>
                                  </a:lnTo>
                                  <a:lnTo>
                                    <a:pt x="1000760" y="798829"/>
                                  </a:lnTo>
                                  <a:lnTo>
                                    <a:pt x="1002030" y="795654"/>
                                  </a:lnTo>
                                  <a:lnTo>
                                    <a:pt x="1002665" y="792479"/>
                                  </a:lnTo>
                                  <a:close/>
                                  <a:moveTo>
                                    <a:pt x="1003300" y="2620009"/>
                                  </a:moveTo>
                                  <a:lnTo>
                                    <a:pt x="972185" y="2620009"/>
                                  </a:lnTo>
                                  <a:lnTo>
                                    <a:pt x="972185" y="2627629"/>
                                  </a:lnTo>
                                  <a:lnTo>
                                    <a:pt x="1003300" y="2627629"/>
                                  </a:lnTo>
                                  <a:lnTo>
                                    <a:pt x="1003300" y="2620009"/>
                                  </a:lnTo>
                                  <a:close/>
                                  <a:moveTo>
                                    <a:pt x="1008380" y="738504"/>
                                  </a:moveTo>
                                  <a:lnTo>
                                    <a:pt x="1007110" y="735329"/>
                                  </a:lnTo>
                                  <a:lnTo>
                                    <a:pt x="1003935" y="734059"/>
                                  </a:lnTo>
                                  <a:lnTo>
                                    <a:pt x="1003300" y="734059"/>
                                  </a:lnTo>
                                  <a:lnTo>
                                    <a:pt x="1000125" y="732789"/>
                                  </a:lnTo>
                                  <a:lnTo>
                                    <a:pt x="996950" y="734694"/>
                                  </a:lnTo>
                                  <a:lnTo>
                                    <a:pt x="994410" y="741044"/>
                                  </a:lnTo>
                                  <a:lnTo>
                                    <a:pt x="996315" y="744854"/>
                                  </a:lnTo>
                                  <a:lnTo>
                                    <a:pt x="999490" y="746124"/>
                                  </a:lnTo>
                                  <a:lnTo>
                                    <a:pt x="1002665" y="746759"/>
                                  </a:lnTo>
                                  <a:lnTo>
                                    <a:pt x="1006475" y="744854"/>
                                  </a:lnTo>
                                  <a:lnTo>
                                    <a:pt x="1007745" y="741679"/>
                                  </a:lnTo>
                                  <a:lnTo>
                                    <a:pt x="1008380" y="738504"/>
                                  </a:lnTo>
                                  <a:close/>
                                  <a:moveTo>
                                    <a:pt x="1009015" y="511174"/>
                                  </a:moveTo>
                                  <a:lnTo>
                                    <a:pt x="1006475" y="507999"/>
                                  </a:lnTo>
                                  <a:lnTo>
                                    <a:pt x="999490" y="507999"/>
                                  </a:lnTo>
                                  <a:lnTo>
                                    <a:pt x="996315" y="511174"/>
                                  </a:lnTo>
                                  <a:lnTo>
                                    <a:pt x="996315" y="518159"/>
                                  </a:lnTo>
                                  <a:lnTo>
                                    <a:pt x="999490" y="521334"/>
                                  </a:lnTo>
                                  <a:lnTo>
                                    <a:pt x="1006475" y="521334"/>
                                  </a:lnTo>
                                  <a:lnTo>
                                    <a:pt x="1009015" y="518159"/>
                                  </a:lnTo>
                                  <a:lnTo>
                                    <a:pt x="1009015" y="511174"/>
                                  </a:lnTo>
                                  <a:close/>
                                  <a:moveTo>
                                    <a:pt x="1020445" y="335279"/>
                                  </a:moveTo>
                                  <a:lnTo>
                                    <a:pt x="1019810" y="332104"/>
                                  </a:lnTo>
                                  <a:lnTo>
                                    <a:pt x="1019175" y="328294"/>
                                  </a:lnTo>
                                  <a:lnTo>
                                    <a:pt x="1016000" y="326389"/>
                                  </a:lnTo>
                                  <a:lnTo>
                                    <a:pt x="1012189" y="327659"/>
                                  </a:lnTo>
                                  <a:lnTo>
                                    <a:pt x="1009015" y="328294"/>
                                  </a:lnTo>
                                  <a:lnTo>
                                    <a:pt x="1007110" y="332104"/>
                                  </a:lnTo>
                                  <a:lnTo>
                                    <a:pt x="1008380" y="338454"/>
                                  </a:lnTo>
                                  <a:lnTo>
                                    <a:pt x="1011554" y="340359"/>
                                  </a:lnTo>
                                  <a:lnTo>
                                    <a:pt x="1015364" y="339724"/>
                                  </a:lnTo>
                                  <a:lnTo>
                                    <a:pt x="1015364" y="339724"/>
                                  </a:lnTo>
                                  <a:lnTo>
                                    <a:pt x="1018540" y="338454"/>
                                  </a:lnTo>
                                  <a:lnTo>
                                    <a:pt x="1020445" y="335279"/>
                                  </a:lnTo>
                                  <a:close/>
                                  <a:moveTo>
                                    <a:pt x="1022350" y="798829"/>
                                  </a:moveTo>
                                  <a:lnTo>
                                    <a:pt x="1020445" y="795019"/>
                                  </a:lnTo>
                                  <a:lnTo>
                                    <a:pt x="1017270" y="793749"/>
                                  </a:lnTo>
                                  <a:lnTo>
                                    <a:pt x="1017270" y="793749"/>
                                  </a:lnTo>
                                  <a:lnTo>
                                    <a:pt x="1014094" y="792479"/>
                                  </a:lnTo>
                                  <a:lnTo>
                                    <a:pt x="1010919" y="795019"/>
                                  </a:lnTo>
                                  <a:lnTo>
                                    <a:pt x="1008380" y="801369"/>
                                  </a:lnTo>
                                  <a:lnTo>
                                    <a:pt x="1009649" y="805179"/>
                                  </a:lnTo>
                                  <a:lnTo>
                                    <a:pt x="1012824" y="805814"/>
                                  </a:lnTo>
                                  <a:lnTo>
                                    <a:pt x="1013459" y="805814"/>
                                  </a:lnTo>
                                  <a:lnTo>
                                    <a:pt x="1016635" y="807084"/>
                                  </a:lnTo>
                                  <a:lnTo>
                                    <a:pt x="1019810" y="805179"/>
                                  </a:lnTo>
                                  <a:lnTo>
                                    <a:pt x="1022350" y="798829"/>
                                  </a:lnTo>
                                  <a:close/>
                                  <a:moveTo>
                                    <a:pt x="1022985" y="3161029"/>
                                  </a:moveTo>
                                  <a:lnTo>
                                    <a:pt x="944880" y="3161029"/>
                                  </a:lnTo>
                                  <a:lnTo>
                                    <a:pt x="944880" y="3168649"/>
                                  </a:lnTo>
                                  <a:lnTo>
                                    <a:pt x="1022985" y="3168649"/>
                                  </a:lnTo>
                                  <a:lnTo>
                                    <a:pt x="1022985" y="3161029"/>
                                  </a:lnTo>
                                  <a:close/>
                                  <a:moveTo>
                                    <a:pt x="1024890" y="3198494"/>
                                  </a:moveTo>
                                  <a:lnTo>
                                    <a:pt x="946150" y="3197859"/>
                                  </a:lnTo>
                                  <a:lnTo>
                                    <a:pt x="946150" y="3205479"/>
                                  </a:lnTo>
                                  <a:lnTo>
                                    <a:pt x="1024890" y="3206114"/>
                                  </a:lnTo>
                                  <a:lnTo>
                                    <a:pt x="1024890" y="3198494"/>
                                  </a:lnTo>
                                  <a:close/>
                                  <a:moveTo>
                                    <a:pt x="1028065" y="744219"/>
                                  </a:moveTo>
                                  <a:lnTo>
                                    <a:pt x="1026160" y="741044"/>
                                  </a:lnTo>
                                  <a:lnTo>
                                    <a:pt x="1022985" y="739774"/>
                                  </a:lnTo>
                                  <a:lnTo>
                                    <a:pt x="1022985" y="739774"/>
                                  </a:lnTo>
                                  <a:lnTo>
                                    <a:pt x="1019810" y="739139"/>
                                  </a:lnTo>
                                  <a:lnTo>
                                    <a:pt x="1016000" y="740409"/>
                                  </a:lnTo>
                                  <a:lnTo>
                                    <a:pt x="1015364" y="744219"/>
                                  </a:lnTo>
                                  <a:lnTo>
                                    <a:pt x="1014094" y="747394"/>
                                  </a:lnTo>
                                  <a:lnTo>
                                    <a:pt x="1016000" y="750569"/>
                                  </a:lnTo>
                                  <a:lnTo>
                                    <a:pt x="1019175" y="751839"/>
                                  </a:lnTo>
                                  <a:lnTo>
                                    <a:pt x="1022350" y="753109"/>
                                  </a:lnTo>
                                  <a:lnTo>
                                    <a:pt x="1026160" y="751204"/>
                                  </a:lnTo>
                                  <a:lnTo>
                                    <a:pt x="1027430" y="748029"/>
                                  </a:lnTo>
                                  <a:lnTo>
                                    <a:pt x="1028065" y="744219"/>
                                  </a:lnTo>
                                  <a:close/>
                                  <a:moveTo>
                                    <a:pt x="1029335" y="511174"/>
                                  </a:moveTo>
                                  <a:lnTo>
                                    <a:pt x="1026160" y="507999"/>
                                  </a:lnTo>
                                  <a:lnTo>
                                    <a:pt x="1019810" y="507999"/>
                                  </a:lnTo>
                                  <a:lnTo>
                                    <a:pt x="1016635" y="511174"/>
                                  </a:lnTo>
                                  <a:lnTo>
                                    <a:pt x="1016635" y="518159"/>
                                  </a:lnTo>
                                  <a:lnTo>
                                    <a:pt x="1019810" y="521334"/>
                                  </a:lnTo>
                                  <a:lnTo>
                                    <a:pt x="1026160" y="521334"/>
                                  </a:lnTo>
                                  <a:lnTo>
                                    <a:pt x="1029335" y="518159"/>
                                  </a:lnTo>
                                  <a:lnTo>
                                    <a:pt x="1029335" y="511174"/>
                                  </a:lnTo>
                                  <a:close/>
                                  <a:moveTo>
                                    <a:pt x="1035050" y="2651759"/>
                                  </a:moveTo>
                                  <a:lnTo>
                                    <a:pt x="1003300" y="2651759"/>
                                  </a:lnTo>
                                  <a:lnTo>
                                    <a:pt x="1003300" y="2659379"/>
                                  </a:lnTo>
                                  <a:lnTo>
                                    <a:pt x="1035050" y="2659379"/>
                                  </a:lnTo>
                                  <a:lnTo>
                                    <a:pt x="1035050" y="2651759"/>
                                  </a:lnTo>
                                  <a:close/>
                                  <a:moveTo>
                                    <a:pt x="1040765" y="330834"/>
                                  </a:moveTo>
                                  <a:lnTo>
                                    <a:pt x="1038860" y="323849"/>
                                  </a:lnTo>
                                  <a:lnTo>
                                    <a:pt x="1035685" y="321944"/>
                                  </a:lnTo>
                                  <a:lnTo>
                                    <a:pt x="1031875" y="323214"/>
                                  </a:lnTo>
                                  <a:lnTo>
                                    <a:pt x="1028700" y="323849"/>
                                  </a:lnTo>
                                  <a:lnTo>
                                    <a:pt x="1026795" y="327024"/>
                                  </a:lnTo>
                                  <a:lnTo>
                                    <a:pt x="1028065" y="333374"/>
                                  </a:lnTo>
                                  <a:lnTo>
                                    <a:pt x="1031875" y="335914"/>
                                  </a:lnTo>
                                  <a:lnTo>
                                    <a:pt x="1035050" y="335279"/>
                                  </a:lnTo>
                                  <a:lnTo>
                                    <a:pt x="1035050" y="335279"/>
                                  </a:lnTo>
                                  <a:lnTo>
                                    <a:pt x="1038225" y="334009"/>
                                  </a:lnTo>
                                  <a:lnTo>
                                    <a:pt x="1040765" y="330834"/>
                                  </a:lnTo>
                                  <a:close/>
                                  <a:moveTo>
                                    <a:pt x="1041400" y="805179"/>
                                  </a:moveTo>
                                  <a:lnTo>
                                    <a:pt x="1039495" y="802004"/>
                                  </a:lnTo>
                                  <a:lnTo>
                                    <a:pt x="1033145" y="799464"/>
                                  </a:lnTo>
                                  <a:lnTo>
                                    <a:pt x="1029335" y="801369"/>
                                  </a:lnTo>
                                  <a:lnTo>
                                    <a:pt x="1028065" y="804544"/>
                                  </a:lnTo>
                                  <a:lnTo>
                                    <a:pt x="1027430" y="807719"/>
                                  </a:lnTo>
                                  <a:lnTo>
                                    <a:pt x="1029335" y="811529"/>
                                  </a:lnTo>
                                  <a:lnTo>
                                    <a:pt x="1035685" y="813434"/>
                                  </a:lnTo>
                                  <a:lnTo>
                                    <a:pt x="1039495" y="811529"/>
                                  </a:lnTo>
                                  <a:lnTo>
                                    <a:pt x="1041400" y="805179"/>
                                  </a:lnTo>
                                  <a:close/>
                                  <a:moveTo>
                                    <a:pt x="1042670" y="2620009"/>
                                  </a:moveTo>
                                  <a:lnTo>
                                    <a:pt x="1011554" y="2620009"/>
                                  </a:lnTo>
                                  <a:lnTo>
                                    <a:pt x="1011554" y="2627629"/>
                                  </a:lnTo>
                                  <a:lnTo>
                                    <a:pt x="1042670" y="2627629"/>
                                  </a:lnTo>
                                  <a:lnTo>
                                    <a:pt x="1042670" y="2620009"/>
                                  </a:lnTo>
                                  <a:close/>
                                  <a:moveTo>
                                    <a:pt x="1047115" y="750569"/>
                                  </a:moveTo>
                                  <a:lnTo>
                                    <a:pt x="1045845" y="747394"/>
                                  </a:lnTo>
                                  <a:lnTo>
                                    <a:pt x="1042670" y="746124"/>
                                  </a:lnTo>
                                  <a:lnTo>
                                    <a:pt x="1038860" y="744854"/>
                                  </a:lnTo>
                                  <a:lnTo>
                                    <a:pt x="1035685" y="746759"/>
                                  </a:lnTo>
                                  <a:lnTo>
                                    <a:pt x="1034415" y="749934"/>
                                  </a:lnTo>
                                  <a:lnTo>
                                    <a:pt x="1033780" y="753744"/>
                                  </a:lnTo>
                                  <a:lnTo>
                                    <a:pt x="1035050" y="756919"/>
                                  </a:lnTo>
                                  <a:lnTo>
                                    <a:pt x="1038225" y="758189"/>
                                  </a:lnTo>
                                  <a:lnTo>
                                    <a:pt x="1042035" y="758824"/>
                                  </a:lnTo>
                                  <a:lnTo>
                                    <a:pt x="1045210" y="757554"/>
                                  </a:lnTo>
                                  <a:lnTo>
                                    <a:pt x="1046480" y="753744"/>
                                  </a:lnTo>
                                  <a:lnTo>
                                    <a:pt x="1047115" y="750569"/>
                                  </a:lnTo>
                                  <a:close/>
                                  <a:moveTo>
                                    <a:pt x="1049655" y="511174"/>
                                  </a:moveTo>
                                  <a:lnTo>
                                    <a:pt x="1047115" y="507999"/>
                                  </a:lnTo>
                                  <a:lnTo>
                                    <a:pt x="1039495" y="507999"/>
                                  </a:lnTo>
                                  <a:lnTo>
                                    <a:pt x="1036955" y="511174"/>
                                  </a:lnTo>
                                  <a:lnTo>
                                    <a:pt x="1036955" y="518159"/>
                                  </a:lnTo>
                                  <a:lnTo>
                                    <a:pt x="1039495" y="521334"/>
                                  </a:lnTo>
                                  <a:lnTo>
                                    <a:pt x="1047115" y="521334"/>
                                  </a:lnTo>
                                  <a:lnTo>
                                    <a:pt x="1049655" y="518159"/>
                                  </a:lnTo>
                                  <a:lnTo>
                                    <a:pt x="1049655" y="511174"/>
                                  </a:lnTo>
                                  <a:close/>
                                  <a:moveTo>
                                    <a:pt x="1060450" y="326389"/>
                                  </a:moveTo>
                                  <a:lnTo>
                                    <a:pt x="1059180" y="323214"/>
                                  </a:lnTo>
                                  <a:lnTo>
                                    <a:pt x="1058545" y="319404"/>
                                  </a:lnTo>
                                  <a:lnTo>
                                    <a:pt x="1055370" y="317499"/>
                                  </a:lnTo>
                                  <a:lnTo>
                                    <a:pt x="1051560" y="318134"/>
                                  </a:lnTo>
                                  <a:lnTo>
                                    <a:pt x="1048385" y="318769"/>
                                  </a:lnTo>
                                  <a:lnTo>
                                    <a:pt x="1046480" y="321944"/>
                                  </a:lnTo>
                                  <a:lnTo>
                                    <a:pt x="1047750" y="326389"/>
                                  </a:lnTo>
                                  <a:lnTo>
                                    <a:pt x="1048385" y="328929"/>
                                  </a:lnTo>
                                  <a:lnTo>
                                    <a:pt x="1051560" y="330834"/>
                                  </a:lnTo>
                                  <a:lnTo>
                                    <a:pt x="1054735" y="330199"/>
                                  </a:lnTo>
                                  <a:lnTo>
                                    <a:pt x="1054735" y="330199"/>
                                  </a:lnTo>
                                  <a:lnTo>
                                    <a:pt x="1058545" y="329564"/>
                                  </a:lnTo>
                                  <a:lnTo>
                                    <a:pt x="1060450" y="326389"/>
                                  </a:lnTo>
                                  <a:close/>
                                  <a:moveTo>
                                    <a:pt x="1060450" y="812164"/>
                                  </a:moveTo>
                                  <a:lnTo>
                                    <a:pt x="1059180" y="808354"/>
                                  </a:lnTo>
                                  <a:lnTo>
                                    <a:pt x="1052830" y="805814"/>
                                  </a:lnTo>
                                  <a:lnTo>
                                    <a:pt x="1049020" y="808354"/>
                                  </a:lnTo>
                                  <a:lnTo>
                                    <a:pt x="1046480" y="814704"/>
                                  </a:lnTo>
                                  <a:lnTo>
                                    <a:pt x="1048385" y="817879"/>
                                  </a:lnTo>
                                  <a:lnTo>
                                    <a:pt x="1051560" y="819149"/>
                                  </a:lnTo>
                                  <a:lnTo>
                                    <a:pt x="1054735" y="820419"/>
                                  </a:lnTo>
                                  <a:lnTo>
                                    <a:pt x="1058545" y="818514"/>
                                  </a:lnTo>
                                  <a:lnTo>
                                    <a:pt x="1059180" y="815339"/>
                                  </a:lnTo>
                                  <a:lnTo>
                                    <a:pt x="1060450" y="812164"/>
                                  </a:lnTo>
                                  <a:close/>
                                  <a:moveTo>
                                    <a:pt x="1066800" y="756919"/>
                                  </a:moveTo>
                                  <a:lnTo>
                                    <a:pt x="1064895" y="753109"/>
                                  </a:lnTo>
                                  <a:lnTo>
                                    <a:pt x="1061720" y="751839"/>
                                  </a:lnTo>
                                  <a:lnTo>
                                    <a:pt x="1058545" y="751204"/>
                                  </a:lnTo>
                                  <a:lnTo>
                                    <a:pt x="1054735" y="753109"/>
                                  </a:lnTo>
                                  <a:lnTo>
                                    <a:pt x="1054100" y="756284"/>
                                  </a:lnTo>
                                  <a:lnTo>
                                    <a:pt x="1052830" y="759459"/>
                                  </a:lnTo>
                                  <a:lnTo>
                                    <a:pt x="1054735" y="762634"/>
                                  </a:lnTo>
                                  <a:lnTo>
                                    <a:pt x="1057910" y="763904"/>
                                  </a:lnTo>
                                  <a:lnTo>
                                    <a:pt x="1058545" y="763904"/>
                                  </a:lnTo>
                                  <a:lnTo>
                                    <a:pt x="1061720" y="765174"/>
                                  </a:lnTo>
                                  <a:lnTo>
                                    <a:pt x="1064895" y="763269"/>
                                  </a:lnTo>
                                  <a:lnTo>
                                    <a:pt x="1066165" y="760094"/>
                                  </a:lnTo>
                                  <a:lnTo>
                                    <a:pt x="1066800" y="756919"/>
                                  </a:lnTo>
                                  <a:close/>
                                  <a:moveTo>
                                    <a:pt x="1069975" y="511174"/>
                                  </a:moveTo>
                                  <a:lnTo>
                                    <a:pt x="1067435" y="507999"/>
                                  </a:lnTo>
                                  <a:lnTo>
                                    <a:pt x="1060450" y="507999"/>
                                  </a:lnTo>
                                  <a:lnTo>
                                    <a:pt x="1057275" y="511174"/>
                                  </a:lnTo>
                                  <a:lnTo>
                                    <a:pt x="1057275" y="518159"/>
                                  </a:lnTo>
                                  <a:lnTo>
                                    <a:pt x="1060450" y="521334"/>
                                  </a:lnTo>
                                  <a:lnTo>
                                    <a:pt x="1067435" y="521334"/>
                                  </a:lnTo>
                                  <a:lnTo>
                                    <a:pt x="1069975" y="518159"/>
                                  </a:lnTo>
                                  <a:lnTo>
                                    <a:pt x="1069975" y="511174"/>
                                  </a:lnTo>
                                  <a:close/>
                                  <a:moveTo>
                                    <a:pt x="1073785" y="2651759"/>
                                  </a:moveTo>
                                  <a:lnTo>
                                    <a:pt x="1042670" y="2651759"/>
                                  </a:lnTo>
                                  <a:lnTo>
                                    <a:pt x="1042670" y="2659379"/>
                                  </a:lnTo>
                                  <a:lnTo>
                                    <a:pt x="1073785" y="2659379"/>
                                  </a:lnTo>
                                  <a:lnTo>
                                    <a:pt x="1073785" y="2651759"/>
                                  </a:lnTo>
                                  <a:close/>
                                  <a:moveTo>
                                    <a:pt x="1080135" y="818514"/>
                                  </a:moveTo>
                                  <a:lnTo>
                                    <a:pt x="1078230" y="814704"/>
                                  </a:lnTo>
                                  <a:lnTo>
                                    <a:pt x="1075055" y="814069"/>
                                  </a:lnTo>
                                  <a:lnTo>
                                    <a:pt x="1075055" y="814069"/>
                                  </a:lnTo>
                                  <a:lnTo>
                                    <a:pt x="1071880" y="812799"/>
                                  </a:lnTo>
                                  <a:lnTo>
                                    <a:pt x="1068070" y="814704"/>
                                  </a:lnTo>
                                  <a:lnTo>
                                    <a:pt x="1067435" y="817879"/>
                                  </a:lnTo>
                                  <a:lnTo>
                                    <a:pt x="1066165" y="821054"/>
                                  </a:lnTo>
                                  <a:lnTo>
                                    <a:pt x="1067435" y="824864"/>
                                  </a:lnTo>
                                  <a:lnTo>
                                    <a:pt x="1073785" y="826769"/>
                                  </a:lnTo>
                                  <a:lnTo>
                                    <a:pt x="1077595" y="824864"/>
                                  </a:lnTo>
                                  <a:lnTo>
                                    <a:pt x="1080135" y="818514"/>
                                  </a:lnTo>
                                  <a:close/>
                                  <a:moveTo>
                                    <a:pt x="1080135" y="321309"/>
                                  </a:moveTo>
                                  <a:lnTo>
                                    <a:pt x="1078230" y="314959"/>
                                  </a:lnTo>
                                  <a:lnTo>
                                    <a:pt x="1075055" y="313054"/>
                                  </a:lnTo>
                                  <a:lnTo>
                                    <a:pt x="1071880" y="313054"/>
                                  </a:lnTo>
                                  <a:lnTo>
                                    <a:pt x="1071880" y="313054"/>
                                  </a:lnTo>
                                  <a:lnTo>
                                    <a:pt x="1068070" y="314324"/>
                                  </a:lnTo>
                                  <a:lnTo>
                                    <a:pt x="1066165" y="317499"/>
                                  </a:lnTo>
                                  <a:lnTo>
                                    <a:pt x="1068070" y="323849"/>
                                  </a:lnTo>
                                  <a:lnTo>
                                    <a:pt x="1071245" y="326389"/>
                                  </a:lnTo>
                                  <a:lnTo>
                                    <a:pt x="1074420" y="325754"/>
                                  </a:lnTo>
                                  <a:lnTo>
                                    <a:pt x="1075055" y="325754"/>
                                  </a:lnTo>
                                  <a:lnTo>
                                    <a:pt x="1078230" y="325119"/>
                                  </a:lnTo>
                                  <a:lnTo>
                                    <a:pt x="1080135" y="321309"/>
                                  </a:lnTo>
                                  <a:close/>
                                  <a:moveTo>
                                    <a:pt x="1081405" y="2620009"/>
                                  </a:moveTo>
                                  <a:lnTo>
                                    <a:pt x="1050290" y="2620009"/>
                                  </a:lnTo>
                                  <a:lnTo>
                                    <a:pt x="1050290" y="2627629"/>
                                  </a:lnTo>
                                  <a:lnTo>
                                    <a:pt x="1081405" y="2627629"/>
                                  </a:lnTo>
                                  <a:lnTo>
                                    <a:pt x="1081405" y="2620009"/>
                                  </a:lnTo>
                                  <a:close/>
                                  <a:moveTo>
                                    <a:pt x="1086485" y="762634"/>
                                  </a:moveTo>
                                  <a:lnTo>
                                    <a:pt x="1084580" y="759459"/>
                                  </a:lnTo>
                                  <a:lnTo>
                                    <a:pt x="1081405" y="758189"/>
                                  </a:lnTo>
                                  <a:lnTo>
                                    <a:pt x="1081405" y="758189"/>
                                  </a:lnTo>
                                  <a:lnTo>
                                    <a:pt x="1077595" y="757554"/>
                                  </a:lnTo>
                                  <a:lnTo>
                                    <a:pt x="1074420" y="758824"/>
                                  </a:lnTo>
                                  <a:lnTo>
                                    <a:pt x="1073150" y="762634"/>
                                  </a:lnTo>
                                  <a:lnTo>
                                    <a:pt x="1072515" y="765809"/>
                                  </a:lnTo>
                                  <a:lnTo>
                                    <a:pt x="1073785" y="768984"/>
                                  </a:lnTo>
                                  <a:lnTo>
                                    <a:pt x="1076960" y="770254"/>
                                  </a:lnTo>
                                  <a:lnTo>
                                    <a:pt x="1077595" y="770254"/>
                                  </a:lnTo>
                                  <a:lnTo>
                                    <a:pt x="1080770" y="770889"/>
                                  </a:lnTo>
                                  <a:lnTo>
                                    <a:pt x="1083945" y="769619"/>
                                  </a:lnTo>
                                  <a:lnTo>
                                    <a:pt x="1086485" y="762634"/>
                                  </a:lnTo>
                                  <a:close/>
                                  <a:moveTo>
                                    <a:pt x="1090295" y="511174"/>
                                  </a:moveTo>
                                  <a:lnTo>
                                    <a:pt x="1087755" y="507999"/>
                                  </a:lnTo>
                                  <a:lnTo>
                                    <a:pt x="1080135" y="507999"/>
                                  </a:lnTo>
                                  <a:lnTo>
                                    <a:pt x="1077595" y="511174"/>
                                  </a:lnTo>
                                  <a:lnTo>
                                    <a:pt x="1077595" y="518159"/>
                                  </a:lnTo>
                                  <a:lnTo>
                                    <a:pt x="1080135" y="521334"/>
                                  </a:lnTo>
                                  <a:lnTo>
                                    <a:pt x="1087755" y="521334"/>
                                  </a:lnTo>
                                  <a:lnTo>
                                    <a:pt x="1090295" y="518159"/>
                                  </a:lnTo>
                                  <a:lnTo>
                                    <a:pt x="1090295" y="511174"/>
                                  </a:lnTo>
                                  <a:close/>
                                  <a:moveTo>
                                    <a:pt x="1099185" y="825499"/>
                                  </a:moveTo>
                                  <a:lnTo>
                                    <a:pt x="1097280" y="821689"/>
                                  </a:lnTo>
                                  <a:lnTo>
                                    <a:pt x="1090930" y="819149"/>
                                  </a:lnTo>
                                  <a:lnTo>
                                    <a:pt x="1087120" y="821689"/>
                                  </a:lnTo>
                                  <a:lnTo>
                                    <a:pt x="1084580" y="828039"/>
                                  </a:lnTo>
                                  <a:lnTo>
                                    <a:pt x="1087120" y="831214"/>
                                  </a:lnTo>
                                  <a:lnTo>
                                    <a:pt x="1093470" y="833754"/>
                                  </a:lnTo>
                                  <a:lnTo>
                                    <a:pt x="1097280" y="831849"/>
                                  </a:lnTo>
                                  <a:lnTo>
                                    <a:pt x="1097915" y="828674"/>
                                  </a:lnTo>
                                  <a:lnTo>
                                    <a:pt x="1099185" y="825499"/>
                                  </a:lnTo>
                                  <a:close/>
                                  <a:moveTo>
                                    <a:pt x="1099820" y="316864"/>
                                  </a:moveTo>
                                  <a:lnTo>
                                    <a:pt x="1099185" y="313054"/>
                                  </a:lnTo>
                                  <a:lnTo>
                                    <a:pt x="1097915" y="309879"/>
                                  </a:lnTo>
                                  <a:lnTo>
                                    <a:pt x="1094740" y="307974"/>
                                  </a:lnTo>
                                  <a:lnTo>
                                    <a:pt x="1091565" y="308609"/>
                                  </a:lnTo>
                                  <a:lnTo>
                                    <a:pt x="1088390" y="309879"/>
                                  </a:lnTo>
                                  <a:lnTo>
                                    <a:pt x="1085850" y="313054"/>
                                  </a:lnTo>
                                  <a:lnTo>
                                    <a:pt x="1087120" y="316864"/>
                                  </a:lnTo>
                                  <a:lnTo>
                                    <a:pt x="1087755" y="319404"/>
                                  </a:lnTo>
                                  <a:lnTo>
                                    <a:pt x="1090930" y="321944"/>
                                  </a:lnTo>
                                  <a:lnTo>
                                    <a:pt x="1094105" y="320674"/>
                                  </a:lnTo>
                                  <a:lnTo>
                                    <a:pt x="1094740" y="320674"/>
                                  </a:lnTo>
                                  <a:lnTo>
                                    <a:pt x="1097915" y="320039"/>
                                  </a:lnTo>
                                  <a:lnTo>
                                    <a:pt x="1099820" y="316864"/>
                                  </a:lnTo>
                                  <a:close/>
                                  <a:moveTo>
                                    <a:pt x="1105535" y="768984"/>
                                  </a:moveTo>
                                  <a:lnTo>
                                    <a:pt x="1103630" y="765174"/>
                                  </a:lnTo>
                                  <a:lnTo>
                                    <a:pt x="1100455" y="764539"/>
                                  </a:lnTo>
                                  <a:lnTo>
                                    <a:pt x="1097280" y="763269"/>
                                  </a:lnTo>
                                  <a:lnTo>
                                    <a:pt x="1093470" y="765174"/>
                                  </a:lnTo>
                                  <a:lnTo>
                                    <a:pt x="1092835" y="768349"/>
                                  </a:lnTo>
                                  <a:lnTo>
                                    <a:pt x="1091565" y="771524"/>
                                  </a:lnTo>
                                  <a:lnTo>
                                    <a:pt x="1093470" y="774699"/>
                                  </a:lnTo>
                                  <a:lnTo>
                                    <a:pt x="1096645" y="775969"/>
                                  </a:lnTo>
                                  <a:lnTo>
                                    <a:pt x="1097280" y="775969"/>
                                  </a:lnTo>
                                  <a:lnTo>
                                    <a:pt x="1100455" y="777239"/>
                                  </a:lnTo>
                                  <a:lnTo>
                                    <a:pt x="1103630" y="775334"/>
                                  </a:lnTo>
                                  <a:lnTo>
                                    <a:pt x="1105535" y="768984"/>
                                  </a:lnTo>
                                  <a:close/>
                                  <a:moveTo>
                                    <a:pt x="1110615" y="511174"/>
                                  </a:moveTo>
                                  <a:lnTo>
                                    <a:pt x="1108075" y="507999"/>
                                  </a:lnTo>
                                  <a:lnTo>
                                    <a:pt x="1101090" y="507999"/>
                                  </a:lnTo>
                                  <a:lnTo>
                                    <a:pt x="1097915" y="511174"/>
                                  </a:lnTo>
                                  <a:lnTo>
                                    <a:pt x="1097915" y="518159"/>
                                  </a:lnTo>
                                  <a:lnTo>
                                    <a:pt x="1101090" y="521334"/>
                                  </a:lnTo>
                                  <a:lnTo>
                                    <a:pt x="1108075" y="521334"/>
                                  </a:lnTo>
                                  <a:lnTo>
                                    <a:pt x="1110615" y="518159"/>
                                  </a:lnTo>
                                  <a:lnTo>
                                    <a:pt x="1110615" y="511174"/>
                                  </a:lnTo>
                                  <a:close/>
                                  <a:moveTo>
                                    <a:pt x="1112520" y="2651759"/>
                                  </a:moveTo>
                                  <a:lnTo>
                                    <a:pt x="1081405" y="2651759"/>
                                  </a:lnTo>
                                  <a:lnTo>
                                    <a:pt x="1081405" y="2659379"/>
                                  </a:lnTo>
                                  <a:lnTo>
                                    <a:pt x="1112520" y="2659379"/>
                                  </a:lnTo>
                                  <a:lnTo>
                                    <a:pt x="1112520" y="2651759"/>
                                  </a:lnTo>
                                  <a:close/>
                                  <a:moveTo>
                                    <a:pt x="1118235" y="831849"/>
                                  </a:moveTo>
                                  <a:lnTo>
                                    <a:pt x="1116965" y="828039"/>
                                  </a:lnTo>
                                  <a:lnTo>
                                    <a:pt x="1113790" y="827404"/>
                                  </a:lnTo>
                                  <a:lnTo>
                                    <a:pt x="1109980" y="826134"/>
                                  </a:lnTo>
                                  <a:lnTo>
                                    <a:pt x="1106805" y="828039"/>
                                  </a:lnTo>
                                  <a:lnTo>
                                    <a:pt x="1104265" y="834389"/>
                                  </a:lnTo>
                                  <a:lnTo>
                                    <a:pt x="1106170" y="838199"/>
                                  </a:lnTo>
                                  <a:lnTo>
                                    <a:pt x="1109345" y="839469"/>
                                  </a:lnTo>
                                  <a:lnTo>
                                    <a:pt x="1109345" y="839469"/>
                                  </a:lnTo>
                                  <a:lnTo>
                                    <a:pt x="1112520" y="840104"/>
                                  </a:lnTo>
                                  <a:lnTo>
                                    <a:pt x="1116330" y="838199"/>
                                  </a:lnTo>
                                  <a:lnTo>
                                    <a:pt x="1116965" y="835024"/>
                                  </a:lnTo>
                                  <a:lnTo>
                                    <a:pt x="1118235" y="831849"/>
                                  </a:lnTo>
                                  <a:close/>
                                  <a:moveTo>
                                    <a:pt x="1119505" y="311784"/>
                                  </a:moveTo>
                                  <a:lnTo>
                                    <a:pt x="1118235" y="305434"/>
                                  </a:lnTo>
                                  <a:lnTo>
                                    <a:pt x="1115060" y="302894"/>
                                  </a:lnTo>
                                  <a:lnTo>
                                    <a:pt x="1111250" y="304164"/>
                                  </a:lnTo>
                                  <a:lnTo>
                                    <a:pt x="1111250" y="304164"/>
                                  </a:lnTo>
                                  <a:lnTo>
                                    <a:pt x="1108075" y="304799"/>
                                  </a:lnTo>
                                  <a:lnTo>
                                    <a:pt x="1106170" y="308609"/>
                                  </a:lnTo>
                                  <a:lnTo>
                                    <a:pt x="1107440" y="314959"/>
                                  </a:lnTo>
                                  <a:lnTo>
                                    <a:pt x="1110615" y="316864"/>
                                  </a:lnTo>
                                  <a:lnTo>
                                    <a:pt x="1114425" y="316229"/>
                                  </a:lnTo>
                                  <a:lnTo>
                                    <a:pt x="1117600" y="314959"/>
                                  </a:lnTo>
                                  <a:lnTo>
                                    <a:pt x="1119505" y="311784"/>
                                  </a:lnTo>
                                  <a:close/>
                                  <a:moveTo>
                                    <a:pt x="1120140" y="2620009"/>
                                  </a:moveTo>
                                  <a:lnTo>
                                    <a:pt x="1089025" y="2620009"/>
                                  </a:lnTo>
                                  <a:lnTo>
                                    <a:pt x="1089025" y="2627629"/>
                                  </a:lnTo>
                                  <a:lnTo>
                                    <a:pt x="1120140" y="2627629"/>
                                  </a:lnTo>
                                  <a:lnTo>
                                    <a:pt x="1120140" y="2620009"/>
                                  </a:lnTo>
                                  <a:close/>
                                  <a:moveTo>
                                    <a:pt x="1123950" y="3160394"/>
                                  </a:moveTo>
                                  <a:lnTo>
                                    <a:pt x="1045845" y="3160394"/>
                                  </a:lnTo>
                                  <a:lnTo>
                                    <a:pt x="1045845" y="3168649"/>
                                  </a:lnTo>
                                  <a:lnTo>
                                    <a:pt x="1123950" y="3168014"/>
                                  </a:lnTo>
                                  <a:lnTo>
                                    <a:pt x="1123950" y="3160394"/>
                                  </a:lnTo>
                                  <a:close/>
                                  <a:moveTo>
                                    <a:pt x="1125220" y="774699"/>
                                  </a:moveTo>
                                  <a:lnTo>
                                    <a:pt x="1123315" y="771524"/>
                                  </a:lnTo>
                                  <a:lnTo>
                                    <a:pt x="1120140" y="770254"/>
                                  </a:lnTo>
                                  <a:lnTo>
                                    <a:pt x="1116965" y="769619"/>
                                  </a:lnTo>
                                  <a:lnTo>
                                    <a:pt x="1113155" y="770889"/>
                                  </a:lnTo>
                                  <a:lnTo>
                                    <a:pt x="1111885" y="774699"/>
                                  </a:lnTo>
                                  <a:lnTo>
                                    <a:pt x="1111250" y="777874"/>
                                  </a:lnTo>
                                  <a:lnTo>
                                    <a:pt x="1112520" y="781684"/>
                                  </a:lnTo>
                                  <a:lnTo>
                                    <a:pt x="1116330" y="782319"/>
                                  </a:lnTo>
                                  <a:lnTo>
                                    <a:pt x="1119505" y="783589"/>
                                  </a:lnTo>
                                  <a:lnTo>
                                    <a:pt x="1122680" y="781684"/>
                                  </a:lnTo>
                                  <a:lnTo>
                                    <a:pt x="1125220" y="774699"/>
                                  </a:lnTo>
                                  <a:close/>
                                  <a:moveTo>
                                    <a:pt x="1125855" y="3199129"/>
                                  </a:moveTo>
                                  <a:lnTo>
                                    <a:pt x="1048385" y="3198494"/>
                                  </a:lnTo>
                                  <a:lnTo>
                                    <a:pt x="1048385" y="3206114"/>
                                  </a:lnTo>
                                  <a:lnTo>
                                    <a:pt x="1125855" y="3206749"/>
                                  </a:lnTo>
                                  <a:lnTo>
                                    <a:pt x="1125855" y="3199129"/>
                                  </a:lnTo>
                                  <a:close/>
                                  <a:moveTo>
                                    <a:pt x="1130935" y="511174"/>
                                  </a:moveTo>
                                  <a:lnTo>
                                    <a:pt x="1127760" y="507999"/>
                                  </a:lnTo>
                                  <a:lnTo>
                                    <a:pt x="1121410" y="507999"/>
                                  </a:lnTo>
                                  <a:lnTo>
                                    <a:pt x="1118235" y="511174"/>
                                  </a:lnTo>
                                  <a:lnTo>
                                    <a:pt x="1118235" y="518159"/>
                                  </a:lnTo>
                                  <a:lnTo>
                                    <a:pt x="1121410" y="521334"/>
                                  </a:lnTo>
                                  <a:lnTo>
                                    <a:pt x="1127760" y="521334"/>
                                  </a:lnTo>
                                  <a:lnTo>
                                    <a:pt x="1130935" y="518159"/>
                                  </a:lnTo>
                                  <a:lnTo>
                                    <a:pt x="1130935" y="511174"/>
                                  </a:lnTo>
                                  <a:close/>
                                  <a:moveTo>
                                    <a:pt x="1137920" y="838834"/>
                                  </a:moveTo>
                                  <a:lnTo>
                                    <a:pt x="1136015" y="835024"/>
                                  </a:lnTo>
                                  <a:lnTo>
                                    <a:pt x="1129030" y="832484"/>
                                  </a:lnTo>
                                  <a:lnTo>
                                    <a:pt x="1125855" y="834389"/>
                                  </a:lnTo>
                                  <a:lnTo>
                                    <a:pt x="1124585" y="838199"/>
                                  </a:lnTo>
                                  <a:lnTo>
                                    <a:pt x="1123315" y="841374"/>
                                  </a:lnTo>
                                  <a:lnTo>
                                    <a:pt x="1125220" y="844549"/>
                                  </a:lnTo>
                                  <a:lnTo>
                                    <a:pt x="1131570" y="847089"/>
                                  </a:lnTo>
                                  <a:lnTo>
                                    <a:pt x="1135380" y="845184"/>
                                  </a:lnTo>
                                  <a:lnTo>
                                    <a:pt x="1137920" y="838834"/>
                                  </a:lnTo>
                                  <a:close/>
                                  <a:moveTo>
                                    <a:pt x="1139190" y="307339"/>
                                  </a:moveTo>
                                  <a:lnTo>
                                    <a:pt x="1137920" y="300989"/>
                                  </a:lnTo>
                                  <a:lnTo>
                                    <a:pt x="1134745" y="298449"/>
                                  </a:lnTo>
                                  <a:lnTo>
                                    <a:pt x="1131570" y="299719"/>
                                  </a:lnTo>
                                  <a:lnTo>
                                    <a:pt x="1130935" y="299719"/>
                                  </a:lnTo>
                                  <a:lnTo>
                                    <a:pt x="1127760" y="300354"/>
                                  </a:lnTo>
                                  <a:lnTo>
                                    <a:pt x="1125855" y="303529"/>
                                  </a:lnTo>
                                  <a:lnTo>
                                    <a:pt x="1126490" y="307339"/>
                                  </a:lnTo>
                                  <a:lnTo>
                                    <a:pt x="1127125" y="310514"/>
                                  </a:lnTo>
                                  <a:lnTo>
                                    <a:pt x="1130300" y="312419"/>
                                  </a:lnTo>
                                  <a:lnTo>
                                    <a:pt x="1133475" y="311784"/>
                                  </a:lnTo>
                                  <a:lnTo>
                                    <a:pt x="1134110" y="311784"/>
                                  </a:lnTo>
                                  <a:lnTo>
                                    <a:pt x="1137285" y="310514"/>
                                  </a:lnTo>
                                  <a:lnTo>
                                    <a:pt x="1139190" y="307339"/>
                                  </a:lnTo>
                                  <a:close/>
                                  <a:moveTo>
                                    <a:pt x="1144905" y="781049"/>
                                  </a:moveTo>
                                  <a:lnTo>
                                    <a:pt x="1142365" y="777239"/>
                                  </a:lnTo>
                                  <a:lnTo>
                                    <a:pt x="1139190" y="776604"/>
                                  </a:lnTo>
                                  <a:lnTo>
                                    <a:pt x="1136015" y="775334"/>
                                  </a:lnTo>
                                  <a:lnTo>
                                    <a:pt x="1132205" y="777239"/>
                                  </a:lnTo>
                                  <a:lnTo>
                                    <a:pt x="1131570" y="780414"/>
                                  </a:lnTo>
                                  <a:lnTo>
                                    <a:pt x="1130300" y="783589"/>
                                  </a:lnTo>
                                  <a:lnTo>
                                    <a:pt x="1132205" y="787399"/>
                                  </a:lnTo>
                                  <a:lnTo>
                                    <a:pt x="1136015" y="788034"/>
                                  </a:lnTo>
                                  <a:lnTo>
                                    <a:pt x="1139190" y="789304"/>
                                  </a:lnTo>
                                  <a:lnTo>
                                    <a:pt x="1142365" y="787399"/>
                                  </a:lnTo>
                                  <a:lnTo>
                                    <a:pt x="1143635" y="784224"/>
                                  </a:lnTo>
                                  <a:lnTo>
                                    <a:pt x="1144905" y="781049"/>
                                  </a:lnTo>
                                  <a:close/>
                                  <a:moveTo>
                                    <a:pt x="1151255" y="2651759"/>
                                  </a:moveTo>
                                  <a:lnTo>
                                    <a:pt x="1120140" y="2651759"/>
                                  </a:lnTo>
                                  <a:lnTo>
                                    <a:pt x="1120140" y="2659379"/>
                                  </a:lnTo>
                                  <a:lnTo>
                                    <a:pt x="1151255" y="2659379"/>
                                  </a:lnTo>
                                  <a:lnTo>
                                    <a:pt x="1151255" y="2651759"/>
                                  </a:lnTo>
                                  <a:close/>
                                  <a:moveTo>
                                    <a:pt x="1151255" y="511174"/>
                                  </a:moveTo>
                                  <a:lnTo>
                                    <a:pt x="1148715" y="507999"/>
                                  </a:lnTo>
                                  <a:lnTo>
                                    <a:pt x="1141095" y="507999"/>
                                  </a:lnTo>
                                  <a:lnTo>
                                    <a:pt x="1138555" y="511174"/>
                                  </a:lnTo>
                                  <a:lnTo>
                                    <a:pt x="1138555" y="518159"/>
                                  </a:lnTo>
                                  <a:lnTo>
                                    <a:pt x="1141095" y="521334"/>
                                  </a:lnTo>
                                  <a:lnTo>
                                    <a:pt x="1148715" y="521334"/>
                                  </a:lnTo>
                                  <a:lnTo>
                                    <a:pt x="1151255" y="518159"/>
                                  </a:lnTo>
                                  <a:lnTo>
                                    <a:pt x="1151255" y="511174"/>
                                  </a:lnTo>
                                  <a:close/>
                                  <a:moveTo>
                                    <a:pt x="1156970" y="845184"/>
                                  </a:moveTo>
                                  <a:lnTo>
                                    <a:pt x="1155065" y="841374"/>
                                  </a:lnTo>
                                  <a:lnTo>
                                    <a:pt x="1151890" y="840104"/>
                                  </a:lnTo>
                                  <a:lnTo>
                                    <a:pt x="1148715" y="839469"/>
                                  </a:lnTo>
                                  <a:lnTo>
                                    <a:pt x="1144905" y="841374"/>
                                  </a:lnTo>
                                  <a:lnTo>
                                    <a:pt x="1142365" y="847724"/>
                                  </a:lnTo>
                                  <a:lnTo>
                                    <a:pt x="1144905" y="851534"/>
                                  </a:lnTo>
                                  <a:lnTo>
                                    <a:pt x="1148080" y="852804"/>
                                  </a:lnTo>
                                  <a:lnTo>
                                    <a:pt x="1151255" y="853439"/>
                                  </a:lnTo>
                                  <a:lnTo>
                                    <a:pt x="1154430" y="851534"/>
                                  </a:lnTo>
                                  <a:lnTo>
                                    <a:pt x="1155700" y="848359"/>
                                  </a:lnTo>
                                  <a:lnTo>
                                    <a:pt x="1156970" y="845184"/>
                                  </a:lnTo>
                                  <a:close/>
                                  <a:moveTo>
                                    <a:pt x="1158875" y="302894"/>
                                  </a:moveTo>
                                  <a:lnTo>
                                    <a:pt x="1158240" y="299084"/>
                                  </a:lnTo>
                                  <a:lnTo>
                                    <a:pt x="1157605" y="295909"/>
                                  </a:lnTo>
                                  <a:lnTo>
                                    <a:pt x="1154430" y="294004"/>
                                  </a:lnTo>
                                  <a:lnTo>
                                    <a:pt x="1151255" y="294639"/>
                                  </a:lnTo>
                                  <a:lnTo>
                                    <a:pt x="1150620" y="294639"/>
                                  </a:lnTo>
                                  <a:lnTo>
                                    <a:pt x="1147445" y="295274"/>
                                  </a:lnTo>
                                  <a:lnTo>
                                    <a:pt x="1145540" y="299084"/>
                                  </a:lnTo>
                                  <a:lnTo>
                                    <a:pt x="1146810" y="305434"/>
                                  </a:lnTo>
                                  <a:lnTo>
                                    <a:pt x="1149985" y="307339"/>
                                  </a:lnTo>
                                  <a:lnTo>
                                    <a:pt x="1153795" y="306704"/>
                                  </a:lnTo>
                                  <a:lnTo>
                                    <a:pt x="1156970" y="306069"/>
                                  </a:lnTo>
                                  <a:lnTo>
                                    <a:pt x="1158875" y="302894"/>
                                  </a:lnTo>
                                  <a:close/>
                                  <a:moveTo>
                                    <a:pt x="1159510" y="2620009"/>
                                  </a:moveTo>
                                  <a:lnTo>
                                    <a:pt x="1127760" y="2620009"/>
                                  </a:lnTo>
                                  <a:lnTo>
                                    <a:pt x="1127760" y="2627629"/>
                                  </a:lnTo>
                                  <a:lnTo>
                                    <a:pt x="1159510" y="2627629"/>
                                  </a:lnTo>
                                  <a:lnTo>
                                    <a:pt x="1159510" y="2620009"/>
                                  </a:lnTo>
                                  <a:close/>
                                  <a:moveTo>
                                    <a:pt x="1163955" y="787399"/>
                                  </a:moveTo>
                                  <a:lnTo>
                                    <a:pt x="1162050" y="783589"/>
                                  </a:lnTo>
                                  <a:lnTo>
                                    <a:pt x="1158875" y="782954"/>
                                  </a:lnTo>
                                  <a:lnTo>
                                    <a:pt x="1155700" y="781684"/>
                                  </a:lnTo>
                                  <a:lnTo>
                                    <a:pt x="1151890" y="783589"/>
                                  </a:lnTo>
                                  <a:lnTo>
                                    <a:pt x="1150620" y="786764"/>
                                  </a:lnTo>
                                  <a:lnTo>
                                    <a:pt x="1149985" y="789939"/>
                                  </a:lnTo>
                                  <a:lnTo>
                                    <a:pt x="1151890" y="793749"/>
                                  </a:lnTo>
                                  <a:lnTo>
                                    <a:pt x="1155065" y="794384"/>
                                  </a:lnTo>
                                  <a:lnTo>
                                    <a:pt x="1158240" y="795654"/>
                                  </a:lnTo>
                                  <a:lnTo>
                                    <a:pt x="1162050" y="793749"/>
                                  </a:lnTo>
                                  <a:lnTo>
                                    <a:pt x="1162685" y="790574"/>
                                  </a:lnTo>
                                  <a:lnTo>
                                    <a:pt x="1163955" y="787399"/>
                                  </a:lnTo>
                                  <a:close/>
                                  <a:moveTo>
                                    <a:pt x="1171575" y="511174"/>
                                  </a:moveTo>
                                  <a:lnTo>
                                    <a:pt x="1169035" y="507999"/>
                                  </a:lnTo>
                                  <a:lnTo>
                                    <a:pt x="1162050" y="507999"/>
                                  </a:lnTo>
                                  <a:lnTo>
                                    <a:pt x="1158875" y="511174"/>
                                  </a:lnTo>
                                  <a:lnTo>
                                    <a:pt x="1158875" y="518159"/>
                                  </a:lnTo>
                                  <a:lnTo>
                                    <a:pt x="1162050" y="521334"/>
                                  </a:lnTo>
                                  <a:lnTo>
                                    <a:pt x="1169035" y="521334"/>
                                  </a:lnTo>
                                  <a:lnTo>
                                    <a:pt x="1171575" y="518159"/>
                                  </a:lnTo>
                                  <a:lnTo>
                                    <a:pt x="1171575" y="511174"/>
                                  </a:lnTo>
                                  <a:close/>
                                  <a:moveTo>
                                    <a:pt x="1176020" y="852169"/>
                                  </a:moveTo>
                                  <a:lnTo>
                                    <a:pt x="1174750" y="848359"/>
                                  </a:lnTo>
                                  <a:lnTo>
                                    <a:pt x="1171575" y="847089"/>
                                  </a:lnTo>
                                  <a:lnTo>
                                    <a:pt x="1170940" y="847089"/>
                                  </a:lnTo>
                                  <a:lnTo>
                                    <a:pt x="1167765" y="845819"/>
                                  </a:lnTo>
                                  <a:lnTo>
                                    <a:pt x="1164590" y="847724"/>
                                  </a:lnTo>
                                  <a:lnTo>
                                    <a:pt x="1162050" y="854074"/>
                                  </a:lnTo>
                                  <a:lnTo>
                                    <a:pt x="1163320" y="857884"/>
                                  </a:lnTo>
                                  <a:lnTo>
                                    <a:pt x="1167130" y="859154"/>
                                  </a:lnTo>
                                  <a:lnTo>
                                    <a:pt x="1170305" y="860424"/>
                                  </a:lnTo>
                                  <a:lnTo>
                                    <a:pt x="1173480" y="858519"/>
                                  </a:lnTo>
                                  <a:lnTo>
                                    <a:pt x="1176020" y="852169"/>
                                  </a:lnTo>
                                  <a:close/>
                                  <a:moveTo>
                                    <a:pt x="1179195" y="297814"/>
                                  </a:moveTo>
                                  <a:lnTo>
                                    <a:pt x="1177290" y="291464"/>
                                  </a:lnTo>
                                  <a:lnTo>
                                    <a:pt x="1174115" y="289559"/>
                                  </a:lnTo>
                                  <a:lnTo>
                                    <a:pt x="1170940" y="290194"/>
                                  </a:lnTo>
                                  <a:lnTo>
                                    <a:pt x="1170305" y="290194"/>
                                  </a:lnTo>
                                  <a:lnTo>
                                    <a:pt x="1167130" y="290829"/>
                                  </a:lnTo>
                                  <a:lnTo>
                                    <a:pt x="1165225" y="294004"/>
                                  </a:lnTo>
                                  <a:lnTo>
                                    <a:pt x="1167130" y="300989"/>
                                  </a:lnTo>
                                  <a:lnTo>
                                    <a:pt x="1170305" y="302894"/>
                                  </a:lnTo>
                                  <a:lnTo>
                                    <a:pt x="1173480" y="302259"/>
                                  </a:lnTo>
                                  <a:lnTo>
                                    <a:pt x="1176655" y="301624"/>
                                  </a:lnTo>
                                  <a:lnTo>
                                    <a:pt x="1179195" y="297814"/>
                                  </a:lnTo>
                                  <a:close/>
                                  <a:moveTo>
                                    <a:pt x="1183640" y="793114"/>
                                  </a:moveTo>
                                  <a:lnTo>
                                    <a:pt x="1181100" y="789939"/>
                                  </a:lnTo>
                                  <a:lnTo>
                                    <a:pt x="1174750" y="787399"/>
                                  </a:lnTo>
                                  <a:lnTo>
                                    <a:pt x="1171575" y="789304"/>
                                  </a:lnTo>
                                  <a:lnTo>
                                    <a:pt x="1170305" y="792479"/>
                                  </a:lnTo>
                                  <a:lnTo>
                                    <a:pt x="1169035" y="796289"/>
                                  </a:lnTo>
                                  <a:lnTo>
                                    <a:pt x="1171575" y="799464"/>
                                  </a:lnTo>
                                  <a:lnTo>
                                    <a:pt x="1174750" y="800734"/>
                                  </a:lnTo>
                                  <a:lnTo>
                                    <a:pt x="1177925" y="801369"/>
                                  </a:lnTo>
                                  <a:lnTo>
                                    <a:pt x="1181100" y="799464"/>
                                  </a:lnTo>
                                  <a:lnTo>
                                    <a:pt x="1182370" y="796289"/>
                                  </a:lnTo>
                                  <a:lnTo>
                                    <a:pt x="1183640" y="793114"/>
                                  </a:lnTo>
                                  <a:close/>
                                  <a:moveTo>
                                    <a:pt x="1191260" y="2654299"/>
                                  </a:moveTo>
                                  <a:lnTo>
                                    <a:pt x="1179195" y="2651759"/>
                                  </a:lnTo>
                                  <a:lnTo>
                                    <a:pt x="1158875" y="2651759"/>
                                  </a:lnTo>
                                  <a:lnTo>
                                    <a:pt x="1158875" y="2659379"/>
                                  </a:lnTo>
                                  <a:lnTo>
                                    <a:pt x="1179195" y="2659379"/>
                                  </a:lnTo>
                                  <a:lnTo>
                                    <a:pt x="1189990" y="2661919"/>
                                  </a:lnTo>
                                  <a:lnTo>
                                    <a:pt x="1191260" y="2654299"/>
                                  </a:lnTo>
                                  <a:close/>
                                  <a:moveTo>
                                    <a:pt x="1191895" y="511174"/>
                                  </a:moveTo>
                                  <a:lnTo>
                                    <a:pt x="1188720" y="507999"/>
                                  </a:lnTo>
                                  <a:lnTo>
                                    <a:pt x="1182370" y="507999"/>
                                  </a:lnTo>
                                  <a:lnTo>
                                    <a:pt x="1179195" y="511174"/>
                                  </a:lnTo>
                                  <a:lnTo>
                                    <a:pt x="1179195" y="518159"/>
                                  </a:lnTo>
                                  <a:lnTo>
                                    <a:pt x="1182370" y="521334"/>
                                  </a:lnTo>
                                  <a:lnTo>
                                    <a:pt x="1188720" y="521334"/>
                                  </a:lnTo>
                                  <a:lnTo>
                                    <a:pt x="1191895" y="518159"/>
                                  </a:lnTo>
                                  <a:lnTo>
                                    <a:pt x="1191895" y="511174"/>
                                  </a:lnTo>
                                  <a:close/>
                                  <a:moveTo>
                                    <a:pt x="1195705" y="858519"/>
                                  </a:moveTo>
                                  <a:lnTo>
                                    <a:pt x="1193165" y="854709"/>
                                  </a:lnTo>
                                  <a:lnTo>
                                    <a:pt x="1189990" y="853439"/>
                                  </a:lnTo>
                                  <a:lnTo>
                                    <a:pt x="1186815" y="852804"/>
                                  </a:lnTo>
                                  <a:lnTo>
                                    <a:pt x="1183640" y="854709"/>
                                  </a:lnTo>
                                  <a:lnTo>
                                    <a:pt x="1182370" y="857884"/>
                                  </a:lnTo>
                                  <a:lnTo>
                                    <a:pt x="1181100" y="861059"/>
                                  </a:lnTo>
                                  <a:lnTo>
                                    <a:pt x="1183005" y="864869"/>
                                  </a:lnTo>
                                  <a:lnTo>
                                    <a:pt x="1186180" y="865504"/>
                                  </a:lnTo>
                                  <a:lnTo>
                                    <a:pt x="1186180" y="866139"/>
                                  </a:lnTo>
                                  <a:lnTo>
                                    <a:pt x="1189355" y="866774"/>
                                  </a:lnTo>
                                  <a:lnTo>
                                    <a:pt x="1193165" y="864869"/>
                                  </a:lnTo>
                                  <a:lnTo>
                                    <a:pt x="1195705" y="858519"/>
                                  </a:lnTo>
                                  <a:close/>
                                  <a:moveTo>
                                    <a:pt x="1198880" y="2620644"/>
                                  </a:moveTo>
                                  <a:lnTo>
                                    <a:pt x="1195705" y="2613024"/>
                                  </a:lnTo>
                                  <a:lnTo>
                                    <a:pt x="1178560" y="2620009"/>
                                  </a:lnTo>
                                  <a:lnTo>
                                    <a:pt x="1167765" y="2620009"/>
                                  </a:lnTo>
                                  <a:lnTo>
                                    <a:pt x="1167765" y="2627629"/>
                                  </a:lnTo>
                                  <a:lnTo>
                                    <a:pt x="1179830" y="2627629"/>
                                  </a:lnTo>
                                  <a:lnTo>
                                    <a:pt x="1198880" y="2620644"/>
                                  </a:lnTo>
                                  <a:close/>
                                  <a:moveTo>
                                    <a:pt x="1198880" y="293369"/>
                                  </a:moveTo>
                                  <a:lnTo>
                                    <a:pt x="1197610" y="289559"/>
                                  </a:lnTo>
                                  <a:lnTo>
                                    <a:pt x="1196975" y="286384"/>
                                  </a:lnTo>
                                  <a:lnTo>
                                    <a:pt x="1193800" y="284479"/>
                                  </a:lnTo>
                                  <a:lnTo>
                                    <a:pt x="1190625" y="285114"/>
                                  </a:lnTo>
                                  <a:lnTo>
                                    <a:pt x="1189990" y="285114"/>
                                  </a:lnTo>
                                  <a:lnTo>
                                    <a:pt x="1186815" y="286384"/>
                                  </a:lnTo>
                                  <a:lnTo>
                                    <a:pt x="1184910" y="289559"/>
                                  </a:lnTo>
                                  <a:lnTo>
                                    <a:pt x="1185545" y="292734"/>
                                  </a:lnTo>
                                  <a:lnTo>
                                    <a:pt x="1186815" y="296544"/>
                                  </a:lnTo>
                                  <a:lnTo>
                                    <a:pt x="1189990" y="298449"/>
                                  </a:lnTo>
                                  <a:lnTo>
                                    <a:pt x="1193165" y="297179"/>
                                  </a:lnTo>
                                  <a:lnTo>
                                    <a:pt x="1196975" y="296544"/>
                                  </a:lnTo>
                                  <a:lnTo>
                                    <a:pt x="1198880" y="293369"/>
                                  </a:lnTo>
                                  <a:close/>
                                  <a:moveTo>
                                    <a:pt x="1202690" y="799464"/>
                                  </a:moveTo>
                                  <a:lnTo>
                                    <a:pt x="1200785" y="796289"/>
                                  </a:lnTo>
                                  <a:lnTo>
                                    <a:pt x="1194435" y="793749"/>
                                  </a:lnTo>
                                  <a:lnTo>
                                    <a:pt x="1190625" y="795654"/>
                                  </a:lnTo>
                                  <a:lnTo>
                                    <a:pt x="1189990" y="798829"/>
                                  </a:lnTo>
                                  <a:lnTo>
                                    <a:pt x="1188720" y="802004"/>
                                  </a:lnTo>
                                  <a:lnTo>
                                    <a:pt x="1190625" y="805814"/>
                                  </a:lnTo>
                                  <a:lnTo>
                                    <a:pt x="1193800" y="806449"/>
                                  </a:lnTo>
                                  <a:lnTo>
                                    <a:pt x="1193800" y="807084"/>
                                  </a:lnTo>
                                  <a:lnTo>
                                    <a:pt x="1196975" y="807719"/>
                                  </a:lnTo>
                                  <a:lnTo>
                                    <a:pt x="1200785" y="805814"/>
                                  </a:lnTo>
                                  <a:lnTo>
                                    <a:pt x="1201420" y="802639"/>
                                  </a:lnTo>
                                  <a:lnTo>
                                    <a:pt x="1202690" y="799464"/>
                                  </a:lnTo>
                                  <a:close/>
                                  <a:moveTo>
                                    <a:pt x="1212215" y="511174"/>
                                  </a:moveTo>
                                  <a:lnTo>
                                    <a:pt x="1209675" y="507999"/>
                                  </a:lnTo>
                                  <a:lnTo>
                                    <a:pt x="1202690" y="507999"/>
                                  </a:lnTo>
                                  <a:lnTo>
                                    <a:pt x="1200150" y="511174"/>
                                  </a:lnTo>
                                  <a:lnTo>
                                    <a:pt x="1200150" y="518159"/>
                                  </a:lnTo>
                                  <a:lnTo>
                                    <a:pt x="1202690" y="521334"/>
                                  </a:lnTo>
                                  <a:lnTo>
                                    <a:pt x="1209675" y="521334"/>
                                  </a:lnTo>
                                  <a:lnTo>
                                    <a:pt x="1212215" y="518159"/>
                                  </a:lnTo>
                                  <a:lnTo>
                                    <a:pt x="1212215" y="511174"/>
                                  </a:lnTo>
                                  <a:close/>
                                  <a:moveTo>
                                    <a:pt x="1214755" y="864869"/>
                                  </a:moveTo>
                                  <a:lnTo>
                                    <a:pt x="1212850" y="861694"/>
                                  </a:lnTo>
                                  <a:lnTo>
                                    <a:pt x="1206500" y="859154"/>
                                  </a:lnTo>
                                  <a:lnTo>
                                    <a:pt x="1202690" y="861059"/>
                                  </a:lnTo>
                                  <a:lnTo>
                                    <a:pt x="1200150" y="867409"/>
                                  </a:lnTo>
                                  <a:lnTo>
                                    <a:pt x="1202055" y="871219"/>
                                  </a:lnTo>
                                  <a:lnTo>
                                    <a:pt x="1205865" y="872489"/>
                                  </a:lnTo>
                                  <a:lnTo>
                                    <a:pt x="1209040" y="873759"/>
                                  </a:lnTo>
                                  <a:lnTo>
                                    <a:pt x="1212215" y="871219"/>
                                  </a:lnTo>
                                  <a:lnTo>
                                    <a:pt x="1213485" y="868044"/>
                                  </a:lnTo>
                                  <a:lnTo>
                                    <a:pt x="1214755" y="864869"/>
                                  </a:lnTo>
                                  <a:close/>
                                  <a:moveTo>
                                    <a:pt x="1218565" y="3133089"/>
                                  </a:moveTo>
                                  <a:lnTo>
                                    <a:pt x="1214755" y="3126104"/>
                                  </a:lnTo>
                                  <a:lnTo>
                                    <a:pt x="1152525" y="3160394"/>
                                  </a:lnTo>
                                  <a:lnTo>
                                    <a:pt x="1147445" y="3160394"/>
                                  </a:lnTo>
                                  <a:lnTo>
                                    <a:pt x="1148080" y="3168014"/>
                                  </a:lnTo>
                                  <a:lnTo>
                                    <a:pt x="1154430" y="3168014"/>
                                  </a:lnTo>
                                  <a:lnTo>
                                    <a:pt x="1218565" y="3133089"/>
                                  </a:lnTo>
                                  <a:close/>
                                  <a:moveTo>
                                    <a:pt x="1218565" y="288289"/>
                                  </a:moveTo>
                                  <a:lnTo>
                                    <a:pt x="1216660" y="281939"/>
                                  </a:lnTo>
                                  <a:lnTo>
                                    <a:pt x="1213485" y="280034"/>
                                  </a:lnTo>
                                  <a:lnTo>
                                    <a:pt x="1210310" y="280669"/>
                                  </a:lnTo>
                                  <a:lnTo>
                                    <a:pt x="1206500" y="281304"/>
                                  </a:lnTo>
                                  <a:lnTo>
                                    <a:pt x="1204595" y="285114"/>
                                  </a:lnTo>
                                  <a:lnTo>
                                    <a:pt x="1206500" y="291464"/>
                                  </a:lnTo>
                                  <a:lnTo>
                                    <a:pt x="1209675" y="293369"/>
                                  </a:lnTo>
                                  <a:lnTo>
                                    <a:pt x="1213485" y="292734"/>
                                  </a:lnTo>
                                  <a:lnTo>
                                    <a:pt x="1216660" y="292099"/>
                                  </a:lnTo>
                                  <a:lnTo>
                                    <a:pt x="1218565" y="288289"/>
                                  </a:lnTo>
                                  <a:close/>
                                  <a:moveTo>
                                    <a:pt x="1221105" y="3172459"/>
                                  </a:moveTo>
                                  <a:lnTo>
                                    <a:pt x="1217295" y="3166109"/>
                                  </a:lnTo>
                                  <a:lnTo>
                                    <a:pt x="1152525" y="3199129"/>
                                  </a:lnTo>
                                  <a:lnTo>
                                    <a:pt x="1149350" y="3199129"/>
                                  </a:lnTo>
                                  <a:lnTo>
                                    <a:pt x="1149350" y="3206749"/>
                                  </a:lnTo>
                                  <a:lnTo>
                                    <a:pt x="1154430" y="3206749"/>
                                  </a:lnTo>
                                  <a:lnTo>
                                    <a:pt x="1221105" y="3172459"/>
                                  </a:lnTo>
                                  <a:close/>
                                  <a:moveTo>
                                    <a:pt x="1222375" y="805179"/>
                                  </a:moveTo>
                                  <a:lnTo>
                                    <a:pt x="1219835" y="802004"/>
                                  </a:lnTo>
                                  <a:lnTo>
                                    <a:pt x="1213485" y="799464"/>
                                  </a:lnTo>
                                  <a:lnTo>
                                    <a:pt x="1210310" y="801369"/>
                                  </a:lnTo>
                                  <a:lnTo>
                                    <a:pt x="1209040" y="805179"/>
                                  </a:lnTo>
                                  <a:lnTo>
                                    <a:pt x="1207770" y="808354"/>
                                  </a:lnTo>
                                  <a:lnTo>
                                    <a:pt x="1210310" y="811529"/>
                                  </a:lnTo>
                                  <a:lnTo>
                                    <a:pt x="1213485" y="812799"/>
                                  </a:lnTo>
                                  <a:lnTo>
                                    <a:pt x="1216660" y="813434"/>
                                  </a:lnTo>
                                  <a:lnTo>
                                    <a:pt x="1219835" y="812164"/>
                                  </a:lnTo>
                                  <a:lnTo>
                                    <a:pt x="1221105" y="808354"/>
                                  </a:lnTo>
                                  <a:lnTo>
                                    <a:pt x="1222375" y="805179"/>
                                  </a:lnTo>
                                  <a:close/>
                                  <a:moveTo>
                                    <a:pt x="1229995" y="2660014"/>
                                  </a:moveTo>
                                  <a:lnTo>
                                    <a:pt x="1198880" y="2654934"/>
                                  </a:lnTo>
                                  <a:lnTo>
                                    <a:pt x="1197610" y="2663189"/>
                                  </a:lnTo>
                                  <a:lnTo>
                                    <a:pt x="1228725" y="2667634"/>
                                  </a:lnTo>
                                  <a:lnTo>
                                    <a:pt x="1229995" y="2660014"/>
                                  </a:lnTo>
                                  <a:close/>
                                  <a:moveTo>
                                    <a:pt x="1232535" y="511174"/>
                                  </a:moveTo>
                                  <a:lnTo>
                                    <a:pt x="1229995" y="507999"/>
                                  </a:lnTo>
                                  <a:lnTo>
                                    <a:pt x="1223010" y="507999"/>
                                  </a:lnTo>
                                  <a:lnTo>
                                    <a:pt x="1219835" y="511174"/>
                                  </a:lnTo>
                                  <a:lnTo>
                                    <a:pt x="1219835" y="518159"/>
                                  </a:lnTo>
                                  <a:lnTo>
                                    <a:pt x="1223010" y="521334"/>
                                  </a:lnTo>
                                  <a:lnTo>
                                    <a:pt x="1229995" y="521334"/>
                                  </a:lnTo>
                                  <a:lnTo>
                                    <a:pt x="1232535" y="518159"/>
                                  </a:lnTo>
                                  <a:lnTo>
                                    <a:pt x="1232535" y="511174"/>
                                  </a:lnTo>
                                  <a:close/>
                                  <a:moveTo>
                                    <a:pt x="1233805" y="871854"/>
                                  </a:moveTo>
                                  <a:lnTo>
                                    <a:pt x="1231900" y="868044"/>
                                  </a:lnTo>
                                  <a:lnTo>
                                    <a:pt x="1228725" y="866774"/>
                                  </a:lnTo>
                                  <a:lnTo>
                                    <a:pt x="1225550" y="866139"/>
                                  </a:lnTo>
                                  <a:lnTo>
                                    <a:pt x="1221740" y="868044"/>
                                  </a:lnTo>
                                  <a:lnTo>
                                    <a:pt x="1221105" y="871219"/>
                                  </a:lnTo>
                                  <a:lnTo>
                                    <a:pt x="1219835" y="874394"/>
                                  </a:lnTo>
                                  <a:lnTo>
                                    <a:pt x="1221105" y="878204"/>
                                  </a:lnTo>
                                  <a:lnTo>
                                    <a:pt x="1224280" y="878839"/>
                                  </a:lnTo>
                                  <a:lnTo>
                                    <a:pt x="1224280" y="878839"/>
                                  </a:lnTo>
                                  <a:lnTo>
                                    <a:pt x="1228090" y="880109"/>
                                  </a:lnTo>
                                  <a:lnTo>
                                    <a:pt x="1231265" y="878204"/>
                                  </a:lnTo>
                                  <a:lnTo>
                                    <a:pt x="1233805" y="871854"/>
                                  </a:lnTo>
                                  <a:close/>
                                  <a:moveTo>
                                    <a:pt x="1235075" y="2606674"/>
                                  </a:moveTo>
                                  <a:lnTo>
                                    <a:pt x="1231900" y="2599054"/>
                                  </a:lnTo>
                                  <a:lnTo>
                                    <a:pt x="1203325" y="2610484"/>
                                  </a:lnTo>
                                  <a:lnTo>
                                    <a:pt x="1205865" y="2617469"/>
                                  </a:lnTo>
                                  <a:lnTo>
                                    <a:pt x="1235075" y="2606674"/>
                                  </a:lnTo>
                                  <a:close/>
                                  <a:moveTo>
                                    <a:pt x="1238250" y="284479"/>
                                  </a:moveTo>
                                  <a:lnTo>
                                    <a:pt x="1237615" y="280034"/>
                                  </a:lnTo>
                                  <a:lnTo>
                                    <a:pt x="1236345" y="277494"/>
                                  </a:lnTo>
                                  <a:lnTo>
                                    <a:pt x="1233170" y="275589"/>
                                  </a:lnTo>
                                  <a:lnTo>
                                    <a:pt x="1229995" y="276224"/>
                                  </a:lnTo>
                                  <a:lnTo>
                                    <a:pt x="1226820" y="276859"/>
                                  </a:lnTo>
                                  <a:lnTo>
                                    <a:pt x="1224280" y="280034"/>
                                  </a:lnTo>
                                  <a:lnTo>
                                    <a:pt x="1225550" y="283209"/>
                                  </a:lnTo>
                                  <a:lnTo>
                                    <a:pt x="1226185" y="287019"/>
                                  </a:lnTo>
                                  <a:lnTo>
                                    <a:pt x="1229360" y="288924"/>
                                  </a:lnTo>
                                  <a:lnTo>
                                    <a:pt x="1233170" y="288289"/>
                                  </a:lnTo>
                                  <a:lnTo>
                                    <a:pt x="1236345" y="287654"/>
                                  </a:lnTo>
                                  <a:lnTo>
                                    <a:pt x="1238250" y="284479"/>
                                  </a:lnTo>
                                  <a:close/>
                                  <a:moveTo>
                                    <a:pt x="1241425" y="811529"/>
                                  </a:moveTo>
                                  <a:lnTo>
                                    <a:pt x="1239520" y="808354"/>
                                  </a:lnTo>
                                  <a:lnTo>
                                    <a:pt x="1236345" y="807084"/>
                                  </a:lnTo>
                                  <a:lnTo>
                                    <a:pt x="1233170" y="805814"/>
                                  </a:lnTo>
                                  <a:lnTo>
                                    <a:pt x="1229360" y="807719"/>
                                  </a:lnTo>
                                  <a:lnTo>
                                    <a:pt x="1228725" y="810894"/>
                                  </a:lnTo>
                                  <a:lnTo>
                                    <a:pt x="1227455" y="814069"/>
                                  </a:lnTo>
                                  <a:lnTo>
                                    <a:pt x="1229360" y="817879"/>
                                  </a:lnTo>
                                  <a:lnTo>
                                    <a:pt x="1232535" y="819149"/>
                                  </a:lnTo>
                                  <a:lnTo>
                                    <a:pt x="1235710" y="819784"/>
                                  </a:lnTo>
                                  <a:lnTo>
                                    <a:pt x="1239520" y="817879"/>
                                  </a:lnTo>
                                  <a:lnTo>
                                    <a:pt x="1240155" y="814704"/>
                                  </a:lnTo>
                                  <a:lnTo>
                                    <a:pt x="1241425" y="811529"/>
                                  </a:lnTo>
                                  <a:close/>
                                  <a:moveTo>
                                    <a:pt x="1252855" y="878204"/>
                                  </a:moveTo>
                                  <a:lnTo>
                                    <a:pt x="1250949" y="874394"/>
                                  </a:lnTo>
                                  <a:lnTo>
                                    <a:pt x="1247775" y="873759"/>
                                  </a:lnTo>
                                  <a:lnTo>
                                    <a:pt x="1244600" y="872489"/>
                                  </a:lnTo>
                                  <a:lnTo>
                                    <a:pt x="1240790" y="874394"/>
                                  </a:lnTo>
                                  <a:lnTo>
                                    <a:pt x="1240155" y="877569"/>
                                  </a:lnTo>
                                  <a:lnTo>
                                    <a:pt x="1238885" y="880744"/>
                                  </a:lnTo>
                                  <a:lnTo>
                                    <a:pt x="1240790" y="884554"/>
                                  </a:lnTo>
                                  <a:lnTo>
                                    <a:pt x="1247139" y="887094"/>
                                  </a:lnTo>
                                  <a:lnTo>
                                    <a:pt x="1250949" y="884554"/>
                                  </a:lnTo>
                                  <a:lnTo>
                                    <a:pt x="1252219" y="881379"/>
                                  </a:lnTo>
                                  <a:lnTo>
                                    <a:pt x="1252855" y="878204"/>
                                  </a:lnTo>
                                  <a:close/>
                                  <a:moveTo>
                                    <a:pt x="1253489" y="511174"/>
                                  </a:moveTo>
                                  <a:lnTo>
                                    <a:pt x="1249679" y="507999"/>
                                  </a:lnTo>
                                  <a:lnTo>
                                    <a:pt x="1243330" y="507999"/>
                                  </a:lnTo>
                                  <a:lnTo>
                                    <a:pt x="1240155" y="511174"/>
                                  </a:lnTo>
                                  <a:lnTo>
                                    <a:pt x="1240155" y="518159"/>
                                  </a:lnTo>
                                  <a:lnTo>
                                    <a:pt x="1243330" y="521334"/>
                                  </a:lnTo>
                                  <a:lnTo>
                                    <a:pt x="1249679" y="521334"/>
                                  </a:lnTo>
                                  <a:lnTo>
                                    <a:pt x="1253489" y="518159"/>
                                  </a:lnTo>
                                  <a:lnTo>
                                    <a:pt x="1253489" y="511174"/>
                                  </a:lnTo>
                                  <a:close/>
                                  <a:moveTo>
                                    <a:pt x="1257935" y="279399"/>
                                  </a:moveTo>
                                  <a:lnTo>
                                    <a:pt x="1257299" y="276224"/>
                                  </a:lnTo>
                                  <a:lnTo>
                                    <a:pt x="1256665" y="272414"/>
                                  </a:lnTo>
                                  <a:lnTo>
                                    <a:pt x="1253489" y="270509"/>
                                  </a:lnTo>
                                  <a:lnTo>
                                    <a:pt x="1249679" y="271144"/>
                                  </a:lnTo>
                                  <a:lnTo>
                                    <a:pt x="1249679" y="271144"/>
                                  </a:lnTo>
                                  <a:lnTo>
                                    <a:pt x="1246505" y="271779"/>
                                  </a:lnTo>
                                  <a:lnTo>
                                    <a:pt x="1244600" y="275589"/>
                                  </a:lnTo>
                                  <a:lnTo>
                                    <a:pt x="1245235" y="279399"/>
                                  </a:lnTo>
                                  <a:lnTo>
                                    <a:pt x="1245869" y="281939"/>
                                  </a:lnTo>
                                  <a:lnTo>
                                    <a:pt x="1249045" y="284479"/>
                                  </a:lnTo>
                                  <a:lnTo>
                                    <a:pt x="1252855" y="283209"/>
                                  </a:lnTo>
                                  <a:lnTo>
                                    <a:pt x="1256029" y="282574"/>
                                  </a:lnTo>
                                  <a:lnTo>
                                    <a:pt x="1257935" y="279399"/>
                                  </a:lnTo>
                                  <a:close/>
                                  <a:moveTo>
                                    <a:pt x="1261110" y="817879"/>
                                  </a:moveTo>
                                  <a:lnTo>
                                    <a:pt x="1259205" y="814069"/>
                                  </a:lnTo>
                                  <a:lnTo>
                                    <a:pt x="1255395" y="812799"/>
                                  </a:lnTo>
                                  <a:lnTo>
                                    <a:pt x="1252219" y="812164"/>
                                  </a:lnTo>
                                  <a:lnTo>
                                    <a:pt x="1249045" y="813434"/>
                                  </a:lnTo>
                                  <a:lnTo>
                                    <a:pt x="1247775" y="817244"/>
                                  </a:lnTo>
                                  <a:lnTo>
                                    <a:pt x="1246505" y="820419"/>
                                  </a:lnTo>
                                  <a:lnTo>
                                    <a:pt x="1249045" y="823594"/>
                                  </a:lnTo>
                                  <a:lnTo>
                                    <a:pt x="1252219" y="824864"/>
                                  </a:lnTo>
                                  <a:lnTo>
                                    <a:pt x="1255395" y="826134"/>
                                  </a:lnTo>
                                  <a:lnTo>
                                    <a:pt x="1258570" y="824229"/>
                                  </a:lnTo>
                                  <a:lnTo>
                                    <a:pt x="1259840" y="821054"/>
                                  </a:lnTo>
                                  <a:lnTo>
                                    <a:pt x="1261110" y="817879"/>
                                  </a:lnTo>
                                  <a:close/>
                                  <a:moveTo>
                                    <a:pt x="1268095" y="2666364"/>
                                  </a:moveTo>
                                  <a:lnTo>
                                    <a:pt x="1237615" y="2661284"/>
                                  </a:lnTo>
                                  <a:lnTo>
                                    <a:pt x="1236345" y="2668904"/>
                                  </a:lnTo>
                                  <a:lnTo>
                                    <a:pt x="1266825" y="2673984"/>
                                  </a:lnTo>
                                  <a:lnTo>
                                    <a:pt x="1268095" y="2666364"/>
                                  </a:lnTo>
                                  <a:close/>
                                  <a:moveTo>
                                    <a:pt x="1271270" y="2592069"/>
                                  </a:moveTo>
                                  <a:lnTo>
                                    <a:pt x="1268730" y="2585084"/>
                                  </a:lnTo>
                                  <a:lnTo>
                                    <a:pt x="1239520" y="2596514"/>
                                  </a:lnTo>
                                  <a:lnTo>
                                    <a:pt x="1242060" y="2603499"/>
                                  </a:lnTo>
                                  <a:lnTo>
                                    <a:pt x="1271270" y="2592069"/>
                                  </a:lnTo>
                                  <a:close/>
                                  <a:moveTo>
                                    <a:pt x="1271905" y="885189"/>
                                  </a:moveTo>
                                  <a:lnTo>
                                    <a:pt x="1270635" y="881379"/>
                                  </a:lnTo>
                                  <a:lnTo>
                                    <a:pt x="1267460" y="880109"/>
                                  </a:lnTo>
                                  <a:lnTo>
                                    <a:pt x="1263650" y="878839"/>
                                  </a:lnTo>
                                  <a:lnTo>
                                    <a:pt x="1260475" y="881379"/>
                                  </a:lnTo>
                                  <a:lnTo>
                                    <a:pt x="1257935" y="887729"/>
                                  </a:lnTo>
                                  <a:lnTo>
                                    <a:pt x="1259840" y="891539"/>
                                  </a:lnTo>
                                  <a:lnTo>
                                    <a:pt x="1263015" y="892174"/>
                                  </a:lnTo>
                                  <a:lnTo>
                                    <a:pt x="1263015" y="892174"/>
                                  </a:lnTo>
                                  <a:lnTo>
                                    <a:pt x="1266825" y="893444"/>
                                  </a:lnTo>
                                  <a:lnTo>
                                    <a:pt x="1270000" y="891539"/>
                                  </a:lnTo>
                                  <a:lnTo>
                                    <a:pt x="1271905" y="885189"/>
                                  </a:lnTo>
                                  <a:close/>
                                  <a:moveTo>
                                    <a:pt x="1273175" y="511174"/>
                                  </a:moveTo>
                                  <a:lnTo>
                                    <a:pt x="1270635" y="507999"/>
                                  </a:lnTo>
                                  <a:lnTo>
                                    <a:pt x="1263650" y="507999"/>
                                  </a:lnTo>
                                  <a:lnTo>
                                    <a:pt x="1261110" y="511174"/>
                                  </a:lnTo>
                                  <a:lnTo>
                                    <a:pt x="1261110" y="518159"/>
                                  </a:lnTo>
                                  <a:lnTo>
                                    <a:pt x="1263650" y="521334"/>
                                  </a:lnTo>
                                  <a:lnTo>
                                    <a:pt x="1270635" y="521334"/>
                                  </a:lnTo>
                                  <a:lnTo>
                                    <a:pt x="1273175" y="518159"/>
                                  </a:lnTo>
                                  <a:lnTo>
                                    <a:pt x="1273175" y="511174"/>
                                  </a:lnTo>
                                  <a:close/>
                                  <a:moveTo>
                                    <a:pt x="1277620" y="274319"/>
                                  </a:moveTo>
                                  <a:lnTo>
                                    <a:pt x="1276350" y="267969"/>
                                  </a:lnTo>
                                  <a:lnTo>
                                    <a:pt x="1273175" y="266064"/>
                                  </a:lnTo>
                                  <a:lnTo>
                                    <a:pt x="1270000" y="266699"/>
                                  </a:lnTo>
                                  <a:lnTo>
                                    <a:pt x="1266190" y="267334"/>
                                  </a:lnTo>
                                  <a:lnTo>
                                    <a:pt x="1264285" y="271144"/>
                                  </a:lnTo>
                                  <a:lnTo>
                                    <a:pt x="1264920" y="274319"/>
                                  </a:lnTo>
                                  <a:lnTo>
                                    <a:pt x="1265555" y="277494"/>
                                  </a:lnTo>
                                  <a:lnTo>
                                    <a:pt x="1268730" y="280034"/>
                                  </a:lnTo>
                                  <a:lnTo>
                                    <a:pt x="1272540" y="278764"/>
                                  </a:lnTo>
                                  <a:lnTo>
                                    <a:pt x="1275715" y="278129"/>
                                  </a:lnTo>
                                  <a:lnTo>
                                    <a:pt x="1277620" y="274319"/>
                                  </a:lnTo>
                                  <a:close/>
                                  <a:moveTo>
                                    <a:pt x="1280160" y="823594"/>
                                  </a:moveTo>
                                  <a:lnTo>
                                    <a:pt x="1278890" y="820419"/>
                                  </a:lnTo>
                                  <a:lnTo>
                                    <a:pt x="1275715" y="819149"/>
                                  </a:lnTo>
                                  <a:lnTo>
                                    <a:pt x="1275080" y="819149"/>
                                  </a:lnTo>
                                  <a:lnTo>
                                    <a:pt x="1271905" y="817879"/>
                                  </a:lnTo>
                                  <a:lnTo>
                                    <a:pt x="1268730" y="819784"/>
                                  </a:lnTo>
                                  <a:lnTo>
                                    <a:pt x="1267460" y="822959"/>
                                  </a:lnTo>
                                  <a:lnTo>
                                    <a:pt x="1266190" y="826769"/>
                                  </a:lnTo>
                                  <a:lnTo>
                                    <a:pt x="1268095" y="829944"/>
                                  </a:lnTo>
                                  <a:lnTo>
                                    <a:pt x="1271270" y="831214"/>
                                  </a:lnTo>
                                  <a:lnTo>
                                    <a:pt x="1274445" y="831849"/>
                                  </a:lnTo>
                                  <a:lnTo>
                                    <a:pt x="1278255" y="830579"/>
                                  </a:lnTo>
                                  <a:lnTo>
                                    <a:pt x="1279525" y="826769"/>
                                  </a:lnTo>
                                  <a:lnTo>
                                    <a:pt x="1280160" y="823594"/>
                                  </a:lnTo>
                                  <a:close/>
                                  <a:moveTo>
                                    <a:pt x="1291590" y="891539"/>
                                  </a:moveTo>
                                  <a:lnTo>
                                    <a:pt x="1289685" y="887729"/>
                                  </a:lnTo>
                                  <a:lnTo>
                                    <a:pt x="1286510" y="887094"/>
                                  </a:lnTo>
                                  <a:lnTo>
                                    <a:pt x="1283335" y="885824"/>
                                  </a:lnTo>
                                  <a:lnTo>
                                    <a:pt x="1279525" y="887729"/>
                                  </a:lnTo>
                                  <a:lnTo>
                                    <a:pt x="1278255" y="890904"/>
                                  </a:lnTo>
                                  <a:lnTo>
                                    <a:pt x="1277620" y="894079"/>
                                  </a:lnTo>
                                  <a:lnTo>
                                    <a:pt x="1278890" y="897889"/>
                                  </a:lnTo>
                                  <a:lnTo>
                                    <a:pt x="1285240" y="900429"/>
                                  </a:lnTo>
                                  <a:lnTo>
                                    <a:pt x="1289050" y="897889"/>
                                  </a:lnTo>
                                  <a:lnTo>
                                    <a:pt x="1291590" y="891539"/>
                                  </a:lnTo>
                                  <a:close/>
                                  <a:moveTo>
                                    <a:pt x="1293495" y="511174"/>
                                  </a:moveTo>
                                  <a:lnTo>
                                    <a:pt x="1290955" y="507999"/>
                                  </a:lnTo>
                                  <a:lnTo>
                                    <a:pt x="1283970" y="507999"/>
                                  </a:lnTo>
                                  <a:lnTo>
                                    <a:pt x="1280795" y="511174"/>
                                  </a:lnTo>
                                  <a:lnTo>
                                    <a:pt x="1280795" y="518159"/>
                                  </a:lnTo>
                                  <a:lnTo>
                                    <a:pt x="1283970" y="521334"/>
                                  </a:lnTo>
                                  <a:lnTo>
                                    <a:pt x="1290955" y="521334"/>
                                  </a:lnTo>
                                  <a:lnTo>
                                    <a:pt x="1293495" y="518159"/>
                                  </a:lnTo>
                                  <a:lnTo>
                                    <a:pt x="1293495" y="511174"/>
                                  </a:lnTo>
                                  <a:close/>
                                  <a:moveTo>
                                    <a:pt x="1297305" y="269874"/>
                                  </a:moveTo>
                                  <a:lnTo>
                                    <a:pt x="1296670" y="266064"/>
                                  </a:lnTo>
                                  <a:lnTo>
                                    <a:pt x="1296035" y="262889"/>
                                  </a:lnTo>
                                  <a:lnTo>
                                    <a:pt x="1292860" y="260984"/>
                                  </a:lnTo>
                                  <a:lnTo>
                                    <a:pt x="1289685" y="262254"/>
                                  </a:lnTo>
                                  <a:lnTo>
                                    <a:pt x="1285875" y="262889"/>
                                  </a:lnTo>
                                  <a:lnTo>
                                    <a:pt x="1283970" y="266064"/>
                                  </a:lnTo>
                                  <a:lnTo>
                                    <a:pt x="1284605" y="269874"/>
                                  </a:lnTo>
                                  <a:lnTo>
                                    <a:pt x="1285240" y="273049"/>
                                  </a:lnTo>
                                  <a:lnTo>
                                    <a:pt x="1288415" y="274954"/>
                                  </a:lnTo>
                                  <a:lnTo>
                                    <a:pt x="1292225" y="274319"/>
                                  </a:lnTo>
                                  <a:lnTo>
                                    <a:pt x="1295400" y="273049"/>
                                  </a:lnTo>
                                  <a:lnTo>
                                    <a:pt x="1297305" y="269874"/>
                                  </a:lnTo>
                                  <a:close/>
                                  <a:moveTo>
                                    <a:pt x="1299845" y="829944"/>
                                  </a:moveTo>
                                  <a:lnTo>
                                    <a:pt x="1297940" y="826134"/>
                                  </a:lnTo>
                                  <a:lnTo>
                                    <a:pt x="1294765" y="824864"/>
                                  </a:lnTo>
                                  <a:lnTo>
                                    <a:pt x="1294130" y="824864"/>
                                  </a:lnTo>
                                  <a:lnTo>
                                    <a:pt x="1290955" y="824229"/>
                                  </a:lnTo>
                                  <a:lnTo>
                                    <a:pt x="1287780" y="826134"/>
                                  </a:lnTo>
                                  <a:lnTo>
                                    <a:pt x="1286510" y="829309"/>
                                  </a:lnTo>
                                  <a:lnTo>
                                    <a:pt x="1285240" y="832484"/>
                                  </a:lnTo>
                                  <a:lnTo>
                                    <a:pt x="1287780" y="835659"/>
                                  </a:lnTo>
                                  <a:lnTo>
                                    <a:pt x="1294130" y="838199"/>
                                  </a:lnTo>
                                  <a:lnTo>
                                    <a:pt x="1297305" y="836294"/>
                                  </a:lnTo>
                                  <a:lnTo>
                                    <a:pt x="1298575" y="833119"/>
                                  </a:lnTo>
                                  <a:lnTo>
                                    <a:pt x="1299845" y="829944"/>
                                  </a:lnTo>
                                  <a:close/>
                                  <a:moveTo>
                                    <a:pt x="1306830" y="2672714"/>
                                  </a:moveTo>
                                  <a:lnTo>
                                    <a:pt x="1275715" y="2667634"/>
                                  </a:lnTo>
                                  <a:lnTo>
                                    <a:pt x="1274445" y="2675254"/>
                                  </a:lnTo>
                                  <a:lnTo>
                                    <a:pt x="1305560" y="2680334"/>
                                  </a:lnTo>
                                  <a:lnTo>
                                    <a:pt x="1306830" y="2672714"/>
                                  </a:lnTo>
                                  <a:close/>
                                  <a:moveTo>
                                    <a:pt x="1307465" y="3084829"/>
                                  </a:moveTo>
                                  <a:lnTo>
                                    <a:pt x="1304290" y="3078479"/>
                                  </a:lnTo>
                                  <a:lnTo>
                                    <a:pt x="1235710" y="3115309"/>
                                  </a:lnTo>
                                  <a:lnTo>
                                    <a:pt x="1238885" y="3122294"/>
                                  </a:lnTo>
                                  <a:lnTo>
                                    <a:pt x="1307465" y="3084829"/>
                                  </a:lnTo>
                                  <a:close/>
                                  <a:moveTo>
                                    <a:pt x="1307465" y="2578099"/>
                                  </a:moveTo>
                                  <a:lnTo>
                                    <a:pt x="1304925" y="2571114"/>
                                  </a:lnTo>
                                  <a:lnTo>
                                    <a:pt x="1275715" y="2581909"/>
                                  </a:lnTo>
                                  <a:lnTo>
                                    <a:pt x="1278890" y="2589529"/>
                                  </a:lnTo>
                                  <a:lnTo>
                                    <a:pt x="1307465" y="2578099"/>
                                  </a:lnTo>
                                  <a:close/>
                                  <a:moveTo>
                                    <a:pt x="1310640" y="898524"/>
                                  </a:moveTo>
                                  <a:lnTo>
                                    <a:pt x="1308735" y="894714"/>
                                  </a:lnTo>
                                  <a:lnTo>
                                    <a:pt x="1302385" y="892174"/>
                                  </a:lnTo>
                                  <a:lnTo>
                                    <a:pt x="1298575" y="894079"/>
                                  </a:lnTo>
                                  <a:lnTo>
                                    <a:pt x="1297305" y="897889"/>
                                  </a:lnTo>
                                  <a:lnTo>
                                    <a:pt x="1296670" y="901064"/>
                                  </a:lnTo>
                                  <a:lnTo>
                                    <a:pt x="1298575" y="904239"/>
                                  </a:lnTo>
                                  <a:lnTo>
                                    <a:pt x="1304925" y="906779"/>
                                  </a:lnTo>
                                  <a:lnTo>
                                    <a:pt x="1308735" y="904874"/>
                                  </a:lnTo>
                                  <a:lnTo>
                                    <a:pt x="1310005" y="901699"/>
                                  </a:lnTo>
                                  <a:lnTo>
                                    <a:pt x="1310640" y="898524"/>
                                  </a:lnTo>
                                  <a:close/>
                                  <a:moveTo>
                                    <a:pt x="1311275" y="3126739"/>
                                  </a:moveTo>
                                  <a:lnTo>
                                    <a:pt x="1307465" y="3119754"/>
                                  </a:lnTo>
                                  <a:lnTo>
                                    <a:pt x="1238250" y="3155314"/>
                                  </a:lnTo>
                                  <a:lnTo>
                                    <a:pt x="1242060" y="3162299"/>
                                  </a:lnTo>
                                  <a:lnTo>
                                    <a:pt x="1311275" y="3126739"/>
                                  </a:lnTo>
                                  <a:close/>
                                  <a:moveTo>
                                    <a:pt x="1314450" y="511174"/>
                                  </a:moveTo>
                                  <a:lnTo>
                                    <a:pt x="1311275" y="507999"/>
                                  </a:lnTo>
                                  <a:lnTo>
                                    <a:pt x="1304290" y="507999"/>
                                  </a:lnTo>
                                  <a:lnTo>
                                    <a:pt x="1301750" y="511174"/>
                                  </a:lnTo>
                                  <a:lnTo>
                                    <a:pt x="1301750" y="518159"/>
                                  </a:lnTo>
                                  <a:lnTo>
                                    <a:pt x="1304290" y="521334"/>
                                  </a:lnTo>
                                  <a:lnTo>
                                    <a:pt x="1311275" y="521334"/>
                                  </a:lnTo>
                                  <a:lnTo>
                                    <a:pt x="1314450" y="518159"/>
                                  </a:lnTo>
                                  <a:lnTo>
                                    <a:pt x="1314450" y="511174"/>
                                  </a:lnTo>
                                  <a:close/>
                                  <a:moveTo>
                                    <a:pt x="1317625" y="265429"/>
                                  </a:moveTo>
                                  <a:lnTo>
                                    <a:pt x="1316355" y="262254"/>
                                  </a:lnTo>
                                  <a:lnTo>
                                    <a:pt x="1316355" y="258444"/>
                                  </a:lnTo>
                                  <a:lnTo>
                                    <a:pt x="1312545" y="256539"/>
                                  </a:lnTo>
                                  <a:lnTo>
                                    <a:pt x="1309370" y="257174"/>
                                  </a:lnTo>
                                  <a:lnTo>
                                    <a:pt x="1305560" y="258444"/>
                                  </a:lnTo>
                                  <a:lnTo>
                                    <a:pt x="1303655" y="261619"/>
                                  </a:lnTo>
                                  <a:lnTo>
                                    <a:pt x="1305560" y="267969"/>
                                  </a:lnTo>
                                  <a:lnTo>
                                    <a:pt x="1308735" y="270509"/>
                                  </a:lnTo>
                                  <a:lnTo>
                                    <a:pt x="1311910" y="269239"/>
                                  </a:lnTo>
                                  <a:lnTo>
                                    <a:pt x="1315085" y="268604"/>
                                  </a:lnTo>
                                  <a:lnTo>
                                    <a:pt x="1317625" y="265429"/>
                                  </a:lnTo>
                                  <a:close/>
                                  <a:moveTo>
                                    <a:pt x="1318895" y="835659"/>
                                  </a:moveTo>
                                  <a:lnTo>
                                    <a:pt x="1317625" y="832484"/>
                                  </a:lnTo>
                                  <a:lnTo>
                                    <a:pt x="1314450" y="831214"/>
                                  </a:lnTo>
                                  <a:lnTo>
                                    <a:pt x="1313815" y="831214"/>
                                  </a:lnTo>
                                  <a:lnTo>
                                    <a:pt x="1310640" y="830579"/>
                                  </a:lnTo>
                                  <a:lnTo>
                                    <a:pt x="1307465" y="831849"/>
                                  </a:lnTo>
                                  <a:lnTo>
                                    <a:pt x="1306195" y="835659"/>
                                  </a:lnTo>
                                  <a:lnTo>
                                    <a:pt x="1304925" y="838834"/>
                                  </a:lnTo>
                                  <a:lnTo>
                                    <a:pt x="1306830" y="842009"/>
                                  </a:lnTo>
                                  <a:lnTo>
                                    <a:pt x="1313180" y="844549"/>
                                  </a:lnTo>
                                  <a:lnTo>
                                    <a:pt x="1316990" y="842644"/>
                                  </a:lnTo>
                                  <a:lnTo>
                                    <a:pt x="1318260" y="839469"/>
                                  </a:lnTo>
                                  <a:lnTo>
                                    <a:pt x="1318895" y="835659"/>
                                  </a:lnTo>
                                  <a:close/>
                                  <a:moveTo>
                                    <a:pt x="1329690" y="904874"/>
                                  </a:moveTo>
                                  <a:lnTo>
                                    <a:pt x="1328420" y="901064"/>
                                  </a:lnTo>
                                  <a:lnTo>
                                    <a:pt x="1325245" y="900429"/>
                                  </a:lnTo>
                                  <a:lnTo>
                                    <a:pt x="1324610" y="900429"/>
                                  </a:lnTo>
                                  <a:lnTo>
                                    <a:pt x="1321435" y="899159"/>
                                  </a:lnTo>
                                  <a:lnTo>
                                    <a:pt x="1317625" y="901064"/>
                                  </a:lnTo>
                                  <a:lnTo>
                                    <a:pt x="1316990" y="904239"/>
                                  </a:lnTo>
                                  <a:lnTo>
                                    <a:pt x="1315720" y="907414"/>
                                  </a:lnTo>
                                  <a:lnTo>
                                    <a:pt x="1317625" y="911224"/>
                                  </a:lnTo>
                                  <a:lnTo>
                                    <a:pt x="1320800" y="912494"/>
                                  </a:lnTo>
                                  <a:lnTo>
                                    <a:pt x="1323975" y="913129"/>
                                  </a:lnTo>
                                  <a:lnTo>
                                    <a:pt x="1327785" y="911224"/>
                                  </a:lnTo>
                                  <a:lnTo>
                                    <a:pt x="1329690" y="904874"/>
                                  </a:lnTo>
                                  <a:close/>
                                  <a:moveTo>
                                    <a:pt x="1334135" y="511174"/>
                                  </a:moveTo>
                                  <a:lnTo>
                                    <a:pt x="1331595" y="507999"/>
                                  </a:lnTo>
                                  <a:lnTo>
                                    <a:pt x="1324610" y="507999"/>
                                  </a:lnTo>
                                  <a:lnTo>
                                    <a:pt x="1322070" y="511174"/>
                                  </a:lnTo>
                                  <a:lnTo>
                                    <a:pt x="1322070" y="518159"/>
                                  </a:lnTo>
                                  <a:lnTo>
                                    <a:pt x="1324610" y="521334"/>
                                  </a:lnTo>
                                  <a:lnTo>
                                    <a:pt x="1331595" y="521334"/>
                                  </a:lnTo>
                                  <a:lnTo>
                                    <a:pt x="1334135" y="518159"/>
                                  </a:lnTo>
                                  <a:lnTo>
                                    <a:pt x="1334135" y="511174"/>
                                  </a:lnTo>
                                  <a:close/>
                                  <a:moveTo>
                                    <a:pt x="1337310" y="260984"/>
                                  </a:moveTo>
                                  <a:lnTo>
                                    <a:pt x="1336675" y="257174"/>
                                  </a:lnTo>
                                  <a:lnTo>
                                    <a:pt x="1336040" y="253999"/>
                                  </a:lnTo>
                                  <a:lnTo>
                                    <a:pt x="1332230" y="252094"/>
                                  </a:lnTo>
                                  <a:lnTo>
                                    <a:pt x="1329055" y="252729"/>
                                  </a:lnTo>
                                  <a:lnTo>
                                    <a:pt x="1325245" y="253364"/>
                                  </a:lnTo>
                                  <a:lnTo>
                                    <a:pt x="1323340" y="256539"/>
                                  </a:lnTo>
                                  <a:lnTo>
                                    <a:pt x="1323975" y="259714"/>
                                  </a:lnTo>
                                  <a:lnTo>
                                    <a:pt x="1325245" y="263524"/>
                                  </a:lnTo>
                                  <a:lnTo>
                                    <a:pt x="1328420" y="265429"/>
                                  </a:lnTo>
                                  <a:lnTo>
                                    <a:pt x="1335405" y="264159"/>
                                  </a:lnTo>
                                  <a:lnTo>
                                    <a:pt x="1337310" y="260984"/>
                                  </a:lnTo>
                                  <a:close/>
                                  <a:moveTo>
                                    <a:pt x="1338580" y="842009"/>
                                  </a:moveTo>
                                  <a:lnTo>
                                    <a:pt x="1336675" y="838199"/>
                                  </a:lnTo>
                                  <a:lnTo>
                                    <a:pt x="1333500" y="837564"/>
                                  </a:lnTo>
                                  <a:lnTo>
                                    <a:pt x="1329690" y="836294"/>
                                  </a:lnTo>
                                  <a:lnTo>
                                    <a:pt x="1326515" y="838199"/>
                                  </a:lnTo>
                                  <a:lnTo>
                                    <a:pt x="1325245" y="841374"/>
                                  </a:lnTo>
                                  <a:lnTo>
                                    <a:pt x="1324610" y="844549"/>
                                  </a:lnTo>
                                  <a:lnTo>
                                    <a:pt x="1326515" y="848359"/>
                                  </a:lnTo>
                                  <a:lnTo>
                                    <a:pt x="1329690" y="848994"/>
                                  </a:lnTo>
                                  <a:lnTo>
                                    <a:pt x="1332865" y="850264"/>
                                  </a:lnTo>
                                  <a:lnTo>
                                    <a:pt x="1336675" y="848359"/>
                                  </a:lnTo>
                                  <a:lnTo>
                                    <a:pt x="1337310" y="845184"/>
                                  </a:lnTo>
                                  <a:lnTo>
                                    <a:pt x="1338580" y="842009"/>
                                  </a:lnTo>
                                  <a:close/>
                                  <a:moveTo>
                                    <a:pt x="1344294" y="2564129"/>
                                  </a:moveTo>
                                  <a:lnTo>
                                    <a:pt x="1341120" y="2557144"/>
                                  </a:lnTo>
                                  <a:lnTo>
                                    <a:pt x="1311910" y="2568574"/>
                                  </a:lnTo>
                                  <a:lnTo>
                                    <a:pt x="1315085" y="2575559"/>
                                  </a:lnTo>
                                  <a:lnTo>
                                    <a:pt x="1344294" y="2564129"/>
                                  </a:lnTo>
                                  <a:close/>
                                  <a:moveTo>
                                    <a:pt x="1344930" y="2679064"/>
                                  </a:moveTo>
                                  <a:lnTo>
                                    <a:pt x="1314450" y="2673984"/>
                                  </a:lnTo>
                                  <a:lnTo>
                                    <a:pt x="1313180" y="2681604"/>
                                  </a:lnTo>
                                  <a:lnTo>
                                    <a:pt x="1344294" y="2686684"/>
                                  </a:lnTo>
                                  <a:lnTo>
                                    <a:pt x="1344930" y="2679064"/>
                                  </a:lnTo>
                                  <a:close/>
                                  <a:moveTo>
                                    <a:pt x="1348740" y="911859"/>
                                  </a:moveTo>
                                  <a:lnTo>
                                    <a:pt x="1347470" y="908049"/>
                                  </a:lnTo>
                                  <a:lnTo>
                                    <a:pt x="1340485" y="905509"/>
                                  </a:lnTo>
                                  <a:lnTo>
                                    <a:pt x="1337310" y="907414"/>
                                  </a:lnTo>
                                  <a:lnTo>
                                    <a:pt x="1336040" y="911224"/>
                                  </a:lnTo>
                                  <a:lnTo>
                                    <a:pt x="1334770" y="913764"/>
                                  </a:lnTo>
                                  <a:lnTo>
                                    <a:pt x="1336675" y="917574"/>
                                  </a:lnTo>
                                  <a:lnTo>
                                    <a:pt x="1343024" y="920114"/>
                                  </a:lnTo>
                                  <a:lnTo>
                                    <a:pt x="1346834" y="918209"/>
                                  </a:lnTo>
                                  <a:lnTo>
                                    <a:pt x="1348104" y="915034"/>
                                  </a:lnTo>
                                  <a:lnTo>
                                    <a:pt x="1348740" y="911859"/>
                                  </a:lnTo>
                                  <a:close/>
                                  <a:moveTo>
                                    <a:pt x="1354454" y="511174"/>
                                  </a:moveTo>
                                  <a:lnTo>
                                    <a:pt x="1351914" y="507999"/>
                                  </a:lnTo>
                                  <a:lnTo>
                                    <a:pt x="1344930" y="507999"/>
                                  </a:lnTo>
                                  <a:lnTo>
                                    <a:pt x="1341754" y="511174"/>
                                  </a:lnTo>
                                  <a:lnTo>
                                    <a:pt x="1341754" y="518159"/>
                                  </a:lnTo>
                                  <a:lnTo>
                                    <a:pt x="1344930" y="521334"/>
                                  </a:lnTo>
                                  <a:lnTo>
                                    <a:pt x="1351914" y="521334"/>
                                  </a:lnTo>
                                  <a:lnTo>
                                    <a:pt x="1354454" y="518159"/>
                                  </a:lnTo>
                                  <a:lnTo>
                                    <a:pt x="1354454" y="511174"/>
                                  </a:lnTo>
                                  <a:close/>
                                  <a:moveTo>
                                    <a:pt x="1356995" y="255904"/>
                                  </a:moveTo>
                                  <a:lnTo>
                                    <a:pt x="1356360" y="252729"/>
                                  </a:lnTo>
                                  <a:lnTo>
                                    <a:pt x="1355090" y="248919"/>
                                  </a:lnTo>
                                  <a:lnTo>
                                    <a:pt x="1351914" y="247014"/>
                                  </a:lnTo>
                                  <a:lnTo>
                                    <a:pt x="1348740" y="247649"/>
                                  </a:lnTo>
                                  <a:lnTo>
                                    <a:pt x="1344930" y="248919"/>
                                  </a:lnTo>
                                  <a:lnTo>
                                    <a:pt x="1343024" y="252094"/>
                                  </a:lnTo>
                                  <a:lnTo>
                                    <a:pt x="1344930" y="258444"/>
                                  </a:lnTo>
                                  <a:lnTo>
                                    <a:pt x="1348740" y="260984"/>
                                  </a:lnTo>
                                  <a:lnTo>
                                    <a:pt x="1355090" y="259079"/>
                                  </a:lnTo>
                                  <a:lnTo>
                                    <a:pt x="1356995" y="255904"/>
                                  </a:lnTo>
                                  <a:close/>
                                  <a:moveTo>
                                    <a:pt x="1357630" y="848359"/>
                                  </a:moveTo>
                                  <a:lnTo>
                                    <a:pt x="1356360" y="844549"/>
                                  </a:lnTo>
                                  <a:lnTo>
                                    <a:pt x="1353184" y="843914"/>
                                  </a:lnTo>
                                  <a:lnTo>
                                    <a:pt x="1349374" y="842644"/>
                                  </a:lnTo>
                                  <a:lnTo>
                                    <a:pt x="1346200" y="844549"/>
                                  </a:lnTo>
                                  <a:lnTo>
                                    <a:pt x="1344930" y="847724"/>
                                  </a:lnTo>
                                  <a:lnTo>
                                    <a:pt x="1344294" y="850899"/>
                                  </a:lnTo>
                                  <a:lnTo>
                                    <a:pt x="1345564" y="854709"/>
                                  </a:lnTo>
                                  <a:lnTo>
                                    <a:pt x="1348740" y="855344"/>
                                  </a:lnTo>
                                  <a:lnTo>
                                    <a:pt x="1352550" y="856614"/>
                                  </a:lnTo>
                                  <a:lnTo>
                                    <a:pt x="1355725" y="854709"/>
                                  </a:lnTo>
                                  <a:lnTo>
                                    <a:pt x="1356995" y="851534"/>
                                  </a:lnTo>
                                  <a:lnTo>
                                    <a:pt x="1357630" y="848359"/>
                                  </a:lnTo>
                                  <a:close/>
                                  <a:moveTo>
                                    <a:pt x="1368425" y="918209"/>
                                  </a:moveTo>
                                  <a:lnTo>
                                    <a:pt x="1366520" y="914399"/>
                                  </a:lnTo>
                                  <a:lnTo>
                                    <a:pt x="1360170" y="912494"/>
                                  </a:lnTo>
                                  <a:lnTo>
                                    <a:pt x="1356360" y="914399"/>
                                  </a:lnTo>
                                  <a:lnTo>
                                    <a:pt x="1353820" y="920749"/>
                                  </a:lnTo>
                                  <a:lnTo>
                                    <a:pt x="1355725" y="924559"/>
                                  </a:lnTo>
                                  <a:lnTo>
                                    <a:pt x="1358900" y="925829"/>
                                  </a:lnTo>
                                  <a:lnTo>
                                    <a:pt x="1359535" y="925829"/>
                                  </a:lnTo>
                                  <a:lnTo>
                                    <a:pt x="1362710" y="926464"/>
                                  </a:lnTo>
                                  <a:lnTo>
                                    <a:pt x="1366520" y="924559"/>
                                  </a:lnTo>
                                  <a:lnTo>
                                    <a:pt x="1367155" y="921384"/>
                                  </a:lnTo>
                                  <a:lnTo>
                                    <a:pt x="1368425" y="918209"/>
                                  </a:lnTo>
                                  <a:close/>
                                  <a:moveTo>
                                    <a:pt x="1375410" y="511174"/>
                                  </a:moveTo>
                                  <a:lnTo>
                                    <a:pt x="1372235" y="507999"/>
                                  </a:lnTo>
                                  <a:lnTo>
                                    <a:pt x="1365250" y="507999"/>
                                  </a:lnTo>
                                  <a:lnTo>
                                    <a:pt x="1362710" y="511174"/>
                                  </a:lnTo>
                                  <a:lnTo>
                                    <a:pt x="1362710" y="518159"/>
                                  </a:lnTo>
                                  <a:lnTo>
                                    <a:pt x="1365250" y="521334"/>
                                  </a:lnTo>
                                  <a:lnTo>
                                    <a:pt x="1372235" y="521334"/>
                                  </a:lnTo>
                                  <a:lnTo>
                                    <a:pt x="1375410" y="518159"/>
                                  </a:lnTo>
                                  <a:lnTo>
                                    <a:pt x="1375410" y="511174"/>
                                  </a:lnTo>
                                  <a:close/>
                                  <a:moveTo>
                                    <a:pt x="1377315" y="854074"/>
                                  </a:moveTo>
                                  <a:lnTo>
                                    <a:pt x="1375410" y="850264"/>
                                  </a:lnTo>
                                  <a:lnTo>
                                    <a:pt x="1372235" y="849629"/>
                                  </a:lnTo>
                                  <a:lnTo>
                                    <a:pt x="1368425" y="848359"/>
                                  </a:lnTo>
                                  <a:lnTo>
                                    <a:pt x="1365250" y="850264"/>
                                  </a:lnTo>
                                  <a:lnTo>
                                    <a:pt x="1363980" y="853439"/>
                                  </a:lnTo>
                                  <a:lnTo>
                                    <a:pt x="1363345" y="857249"/>
                                  </a:lnTo>
                                  <a:lnTo>
                                    <a:pt x="1365250" y="860424"/>
                                  </a:lnTo>
                                  <a:lnTo>
                                    <a:pt x="1368425" y="861694"/>
                                  </a:lnTo>
                                  <a:lnTo>
                                    <a:pt x="1368425" y="861694"/>
                                  </a:lnTo>
                                  <a:lnTo>
                                    <a:pt x="1371600" y="862329"/>
                                  </a:lnTo>
                                  <a:lnTo>
                                    <a:pt x="1375410" y="860424"/>
                                  </a:lnTo>
                                  <a:lnTo>
                                    <a:pt x="1376045" y="857249"/>
                                  </a:lnTo>
                                  <a:lnTo>
                                    <a:pt x="1377315" y="854074"/>
                                  </a:lnTo>
                                  <a:close/>
                                  <a:moveTo>
                                    <a:pt x="1377315" y="250824"/>
                                  </a:moveTo>
                                  <a:lnTo>
                                    <a:pt x="1376045" y="247649"/>
                                  </a:lnTo>
                                  <a:lnTo>
                                    <a:pt x="1375410" y="244474"/>
                                  </a:lnTo>
                                  <a:lnTo>
                                    <a:pt x="1371600" y="242569"/>
                                  </a:lnTo>
                                  <a:lnTo>
                                    <a:pt x="1368425" y="243204"/>
                                  </a:lnTo>
                                  <a:lnTo>
                                    <a:pt x="1365250" y="244474"/>
                                  </a:lnTo>
                                  <a:lnTo>
                                    <a:pt x="1362710" y="247649"/>
                                  </a:lnTo>
                                  <a:lnTo>
                                    <a:pt x="1363980" y="250824"/>
                                  </a:lnTo>
                                  <a:lnTo>
                                    <a:pt x="1364615" y="253999"/>
                                  </a:lnTo>
                                  <a:lnTo>
                                    <a:pt x="1367790" y="256539"/>
                                  </a:lnTo>
                                  <a:lnTo>
                                    <a:pt x="1371600" y="255269"/>
                                  </a:lnTo>
                                  <a:lnTo>
                                    <a:pt x="1374775" y="254634"/>
                                  </a:lnTo>
                                  <a:lnTo>
                                    <a:pt x="1377315" y="250824"/>
                                  </a:lnTo>
                                  <a:close/>
                                  <a:moveTo>
                                    <a:pt x="1380490" y="2550159"/>
                                  </a:moveTo>
                                  <a:lnTo>
                                    <a:pt x="1377315" y="2543174"/>
                                  </a:lnTo>
                                  <a:lnTo>
                                    <a:pt x="1348740" y="2554604"/>
                                  </a:lnTo>
                                  <a:lnTo>
                                    <a:pt x="1351280" y="2561589"/>
                                  </a:lnTo>
                                  <a:lnTo>
                                    <a:pt x="1380490" y="2550159"/>
                                  </a:lnTo>
                                  <a:close/>
                                  <a:moveTo>
                                    <a:pt x="1383665" y="2684779"/>
                                  </a:moveTo>
                                  <a:lnTo>
                                    <a:pt x="1353184" y="2680334"/>
                                  </a:lnTo>
                                  <a:lnTo>
                                    <a:pt x="1351914" y="2687954"/>
                                  </a:lnTo>
                                  <a:lnTo>
                                    <a:pt x="1382395" y="2693034"/>
                                  </a:lnTo>
                                  <a:lnTo>
                                    <a:pt x="1383665" y="2684779"/>
                                  </a:lnTo>
                                  <a:close/>
                                  <a:moveTo>
                                    <a:pt x="1387475" y="925194"/>
                                  </a:moveTo>
                                  <a:lnTo>
                                    <a:pt x="1385570" y="921384"/>
                                  </a:lnTo>
                                  <a:lnTo>
                                    <a:pt x="1379220" y="918844"/>
                                  </a:lnTo>
                                  <a:lnTo>
                                    <a:pt x="1375410" y="920749"/>
                                  </a:lnTo>
                                  <a:lnTo>
                                    <a:pt x="1374775" y="923924"/>
                                  </a:lnTo>
                                  <a:lnTo>
                                    <a:pt x="1373505" y="927099"/>
                                  </a:lnTo>
                                  <a:lnTo>
                                    <a:pt x="1375410" y="930909"/>
                                  </a:lnTo>
                                  <a:lnTo>
                                    <a:pt x="1381760" y="933449"/>
                                  </a:lnTo>
                                  <a:lnTo>
                                    <a:pt x="1384935" y="930909"/>
                                  </a:lnTo>
                                  <a:lnTo>
                                    <a:pt x="1386205" y="927734"/>
                                  </a:lnTo>
                                  <a:lnTo>
                                    <a:pt x="1387475" y="925194"/>
                                  </a:lnTo>
                                  <a:close/>
                                  <a:moveTo>
                                    <a:pt x="1395095" y="511174"/>
                                  </a:moveTo>
                                  <a:lnTo>
                                    <a:pt x="1392555" y="507999"/>
                                  </a:lnTo>
                                  <a:lnTo>
                                    <a:pt x="1385570" y="507999"/>
                                  </a:lnTo>
                                  <a:lnTo>
                                    <a:pt x="1383030" y="511174"/>
                                  </a:lnTo>
                                  <a:lnTo>
                                    <a:pt x="1383030" y="518159"/>
                                  </a:lnTo>
                                  <a:lnTo>
                                    <a:pt x="1385570" y="521334"/>
                                  </a:lnTo>
                                  <a:lnTo>
                                    <a:pt x="1392555" y="521334"/>
                                  </a:lnTo>
                                  <a:lnTo>
                                    <a:pt x="1395095" y="518159"/>
                                  </a:lnTo>
                                  <a:lnTo>
                                    <a:pt x="1395095" y="511174"/>
                                  </a:lnTo>
                                  <a:close/>
                                  <a:moveTo>
                                    <a:pt x="1396365" y="3036569"/>
                                  </a:moveTo>
                                  <a:lnTo>
                                    <a:pt x="1392555" y="3029584"/>
                                  </a:lnTo>
                                  <a:lnTo>
                                    <a:pt x="1324610" y="3067049"/>
                                  </a:lnTo>
                                  <a:lnTo>
                                    <a:pt x="1328420" y="3074034"/>
                                  </a:lnTo>
                                  <a:lnTo>
                                    <a:pt x="1396365" y="3036569"/>
                                  </a:lnTo>
                                  <a:close/>
                                  <a:moveTo>
                                    <a:pt x="1396365" y="246379"/>
                                  </a:moveTo>
                                  <a:lnTo>
                                    <a:pt x="1396365" y="243204"/>
                                  </a:lnTo>
                                  <a:lnTo>
                                    <a:pt x="1395095" y="240029"/>
                                  </a:lnTo>
                                  <a:lnTo>
                                    <a:pt x="1391920" y="237489"/>
                                  </a:lnTo>
                                  <a:lnTo>
                                    <a:pt x="1388110" y="238759"/>
                                  </a:lnTo>
                                  <a:lnTo>
                                    <a:pt x="1384935" y="239394"/>
                                  </a:lnTo>
                                  <a:lnTo>
                                    <a:pt x="1383030" y="242569"/>
                                  </a:lnTo>
                                  <a:lnTo>
                                    <a:pt x="1383665" y="246379"/>
                                  </a:lnTo>
                                  <a:lnTo>
                                    <a:pt x="1384300" y="249554"/>
                                  </a:lnTo>
                                  <a:lnTo>
                                    <a:pt x="1388110" y="251459"/>
                                  </a:lnTo>
                                  <a:lnTo>
                                    <a:pt x="1394460" y="249554"/>
                                  </a:lnTo>
                                  <a:lnTo>
                                    <a:pt x="1396365" y="246379"/>
                                  </a:lnTo>
                                  <a:close/>
                                  <a:moveTo>
                                    <a:pt x="1397000" y="860424"/>
                                  </a:moveTo>
                                  <a:lnTo>
                                    <a:pt x="1395095" y="856614"/>
                                  </a:lnTo>
                                  <a:lnTo>
                                    <a:pt x="1391920" y="855979"/>
                                  </a:lnTo>
                                  <a:lnTo>
                                    <a:pt x="1388110" y="854709"/>
                                  </a:lnTo>
                                  <a:lnTo>
                                    <a:pt x="1384935" y="856614"/>
                                  </a:lnTo>
                                  <a:lnTo>
                                    <a:pt x="1383665" y="859789"/>
                                  </a:lnTo>
                                  <a:lnTo>
                                    <a:pt x="1383030" y="862964"/>
                                  </a:lnTo>
                                  <a:lnTo>
                                    <a:pt x="1384300" y="866774"/>
                                  </a:lnTo>
                                  <a:lnTo>
                                    <a:pt x="1387475" y="867409"/>
                                  </a:lnTo>
                                  <a:lnTo>
                                    <a:pt x="1388110" y="867409"/>
                                  </a:lnTo>
                                  <a:lnTo>
                                    <a:pt x="1391285" y="868679"/>
                                  </a:lnTo>
                                  <a:lnTo>
                                    <a:pt x="1394460" y="866774"/>
                                  </a:lnTo>
                                  <a:lnTo>
                                    <a:pt x="1397000" y="860424"/>
                                  </a:lnTo>
                                  <a:close/>
                                  <a:moveTo>
                                    <a:pt x="1401445" y="3080384"/>
                                  </a:moveTo>
                                  <a:lnTo>
                                    <a:pt x="1397635" y="3074034"/>
                                  </a:lnTo>
                                  <a:lnTo>
                                    <a:pt x="1328420" y="3109594"/>
                                  </a:lnTo>
                                  <a:lnTo>
                                    <a:pt x="1332230" y="3115944"/>
                                  </a:lnTo>
                                  <a:lnTo>
                                    <a:pt x="1401445" y="3080384"/>
                                  </a:lnTo>
                                  <a:close/>
                                  <a:moveTo>
                                    <a:pt x="1406525" y="931544"/>
                                  </a:moveTo>
                                  <a:lnTo>
                                    <a:pt x="1405255" y="927734"/>
                                  </a:lnTo>
                                  <a:lnTo>
                                    <a:pt x="1398270" y="925829"/>
                                  </a:lnTo>
                                  <a:lnTo>
                                    <a:pt x="1395095" y="927734"/>
                                  </a:lnTo>
                                  <a:lnTo>
                                    <a:pt x="1392555" y="934084"/>
                                  </a:lnTo>
                                  <a:lnTo>
                                    <a:pt x="1394460" y="937894"/>
                                  </a:lnTo>
                                  <a:lnTo>
                                    <a:pt x="1397635" y="938529"/>
                                  </a:lnTo>
                                  <a:lnTo>
                                    <a:pt x="1397635" y="939164"/>
                                  </a:lnTo>
                                  <a:lnTo>
                                    <a:pt x="1400810" y="939799"/>
                                  </a:lnTo>
                                  <a:lnTo>
                                    <a:pt x="1404620" y="937894"/>
                                  </a:lnTo>
                                  <a:lnTo>
                                    <a:pt x="1405890" y="934719"/>
                                  </a:lnTo>
                                  <a:lnTo>
                                    <a:pt x="1406525" y="931544"/>
                                  </a:lnTo>
                                  <a:close/>
                                  <a:moveTo>
                                    <a:pt x="1415415" y="511174"/>
                                  </a:moveTo>
                                  <a:lnTo>
                                    <a:pt x="1412875" y="507999"/>
                                  </a:lnTo>
                                  <a:lnTo>
                                    <a:pt x="1405890" y="507999"/>
                                  </a:lnTo>
                                  <a:lnTo>
                                    <a:pt x="1402715" y="511174"/>
                                  </a:lnTo>
                                  <a:lnTo>
                                    <a:pt x="1402715" y="518159"/>
                                  </a:lnTo>
                                  <a:lnTo>
                                    <a:pt x="1405890" y="521334"/>
                                  </a:lnTo>
                                  <a:lnTo>
                                    <a:pt x="1412875" y="521334"/>
                                  </a:lnTo>
                                  <a:lnTo>
                                    <a:pt x="1415415" y="518159"/>
                                  </a:lnTo>
                                  <a:lnTo>
                                    <a:pt x="1415415" y="511174"/>
                                  </a:lnTo>
                                  <a:close/>
                                  <a:moveTo>
                                    <a:pt x="1416050" y="866139"/>
                                  </a:moveTo>
                                  <a:lnTo>
                                    <a:pt x="1414145" y="862964"/>
                                  </a:lnTo>
                                  <a:lnTo>
                                    <a:pt x="1407795" y="860424"/>
                                  </a:lnTo>
                                  <a:lnTo>
                                    <a:pt x="1403985" y="862329"/>
                                  </a:lnTo>
                                  <a:lnTo>
                                    <a:pt x="1402715" y="866139"/>
                                  </a:lnTo>
                                  <a:lnTo>
                                    <a:pt x="1402080" y="869314"/>
                                  </a:lnTo>
                                  <a:lnTo>
                                    <a:pt x="1403985" y="872489"/>
                                  </a:lnTo>
                                  <a:lnTo>
                                    <a:pt x="1407160" y="873759"/>
                                  </a:lnTo>
                                  <a:lnTo>
                                    <a:pt x="1407160" y="873759"/>
                                  </a:lnTo>
                                  <a:lnTo>
                                    <a:pt x="1410335" y="874394"/>
                                  </a:lnTo>
                                  <a:lnTo>
                                    <a:pt x="1414145" y="873124"/>
                                  </a:lnTo>
                                  <a:lnTo>
                                    <a:pt x="1414780" y="869314"/>
                                  </a:lnTo>
                                  <a:lnTo>
                                    <a:pt x="1416050" y="866139"/>
                                  </a:lnTo>
                                  <a:close/>
                                  <a:moveTo>
                                    <a:pt x="1416050" y="241934"/>
                                  </a:moveTo>
                                  <a:lnTo>
                                    <a:pt x="1416050" y="238759"/>
                                  </a:lnTo>
                                  <a:lnTo>
                                    <a:pt x="1414780" y="235584"/>
                                  </a:lnTo>
                                  <a:lnTo>
                                    <a:pt x="1411605" y="233044"/>
                                  </a:lnTo>
                                  <a:lnTo>
                                    <a:pt x="1408430" y="234314"/>
                                  </a:lnTo>
                                  <a:lnTo>
                                    <a:pt x="1404620" y="234314"/>
                                  </a:lnTo>
                                  <a:lnTo>
                                    <a:pt x="1402715" y="238124"/>
                                  </a:lnTo>
                                  <a:lnTo>
                                    <a:pt x="1403985" y="244474"/>
                                  </a:lnTo>
                                  <a:lnTo>
                                    <a:pt x="1407795" y="247014"/>
                                  </a:lnTo>
                                  <a:lnTo>
                                    <a:pt x="1414145" y="245109"/>
                                  </a:lnTo>
                                  <a:lnTo>
                                    <a:pt x="1416050" y="241934"/>
                                  </a:lnTo>
                                  <a:close/>
                                  <a:moveTo>
                                    <a:pt x="1416685" y="2536189"/>
                                  </a:moveTo>
                                  <a:lnTo>
                                    <a:pt x="1414145" y="2528569"/>
                                  </a:lnTo>
                                  <a:lnTo>
                                    <a:pt x="1384935" y="2539999"/>
                                  </a:lnTo>
                                  <a:lnTo>
                                    <a:pt x="1387475" y="2547619"/>
                                  </a:lnTo>
                                  <a:lnTo>
                                    <a:pt x="1416685" y="2536189"/>
                                  </a:lnTo>
                                  <a:close/>
                                  <a:moveTo>
                                    <a:pt x="1421765" y="2691764"/>
                                  </a:moveTo>
                                  <a:lnTo>
                                    <a:pt x="1391285" y="2686049"/>
                                  </a:lnTo>
                                  <a:lnTo>
                                    <a:pt x="1390015" y="2693669"/>
                                  </a:lnTo>
                                  <a:lnTo>
                                    <a:pt x="1420495" y="2699384"/>
                                  </a:lnTo>
                                  <a:lnTo>
                                    <a:pt x="1421765" y="2691764"/>
                                  </a:lnTo>
                                  <a:close/>
                                  <a:moveTo>
                                    <a:pt x="1426210" y="937894"/>
                                  </a:moveTo>
                                  <a:lnTo>
                                    <a:pt x="1424305" y="934719"/>
                                  </a:lnTo>
                                  <a:lnTo>
                                    <a:pt x="1421130" y="933449"/>
                                  </a:lnTo>
                                  <a:lnTo>
                                    <a:pt x="1420495" y="933449"/>
                                  </a:lnTo>
                                  <a:lnTo>
                                    <a:pt x="1417320" y="932179"/>
                                  </a:lnTo>
                                  <a:lnTo>
                                    <a:pt x="1414145" y="934084"/>
                                  </a:lnTo>
                                  <a:lnTo>
                                    <a:pt x="1411605" y="940434"/>
                                  </a:lnTo>
                                  <a:lnTo>
                                    <a:pt x="1413510" y="944244"/>
                                  </a:lnTo>
                                  <a:lnTo>
                                    <a:pt x="1416685" y="945514"/>
                                  </a:lnTo>
                                  <a:lnTo>
                                    <a:pt x="1420495" y="946784"/>
                                  </a:lnTo>
                                  <a:lnTo>
                                    <a:pt x="1423670" y="944244"/>
                                  </a:lnTo>
                                  <a:lnTo>
                                    <a:pt x="1426210" y="937894"/>
                                  </a:lnTo>
                                  <a:close/>
                                  <a:moveTo>
                                    <a:pt x="1435735" y="872489"/>
                                  </a:moveTo>
                                  <a:lnTo>
                                    <a:pt x="1433830" y="869314"/>
                                  </a:lnTo>
                                  <a:lnTo>
                                    <a:pt x="1430655" y="868044"/>
                                  </a:lnTo>
                                  <a:lnTo>
                                    <a:pt x="1427480" y="866774"/>
                                  </a:lnTo>
                                  <a:lnTo>
                                    <a:pt x="1423670" y="868679"/>
                                  </a:lnTo>
                                  <a:lnTo>
                                    <a:pt x="1422400" y="871854"/>
                                  </a:lnTo>
                                  <a:lnTo>
                                    <a:pt x="1421765" y="875029"/>
                                  </a:lnTo>
                                  <a:lnTo>
                                    <a:pt x="1423035" y="878839"/>
                                  </a:lnTo>
                                  <a:lnTo>
                                    <a:pt x="1426845" y="879474"/>
                                  </a:lnTo>
                                  <a:lnTo>
                                    <a:pt x="1426845" y="880109"/>
                                  </a:lnTo>
                                  <a:lnTo>
                                    <a:pt x="1430020" y="880744"/>
                                  </a:lnTo>
                                  <a:lnTo>
                                    <a:pt x="1433830" y="878839"/>
                                  </a:lnTo>
                                  <a:lnTo>
                                    <a:pt x="1434465" y="875664"/>
                                  </a:lnTo>
                                  <a:lnTo>
                                    <a:pt x="1435735" y="872489"/>
                                  </a:lnTo>
                                  <a:close/>
                                  <a:moveTo>
                                    <a:pt x="1436370" y="511174"/>
                                  </a:moveTo>
                                  <a:lnTo>
                                    <a:pt x="1433195" y="507999"/>
                                  </a:lnTo>
                                  <a:lnTo>
                                    <a:pt x="1426210" y="507999"/>
                                  </a:lnTo>
                                  <a:lnTo>
                                    <a:pt x="1423670" y="511174"/>
                                  </a:lnTo>
                                  <a:lnTo>
                                    <a:pt x="1423670" y="518159"/>
                                  </a:lnTo>
                                  <a:lnTo>
                                    <a:pt x="1426210" y="521334"/>
                                  </a:lnTo>
                                  <a:lnTo>
                                    <a:pt x="1433195" y="521334"/>
                                  </a:lnTo>
                                  <a:lnTo>
                                    <a:pt x="1436370" y="518159"/>
                                  </a:lnTo>
                                  <a:lnTo>
                                    <a:pt x="1436370" y="511174"/>
                                  </a:lnTo>
                                  <a:close/>
                                  <a:moveTo>
                                    <a:pt x="1436370" y="237489"/>
                                  </a:moveTo>
                                  <a:lnTo>
                                    <a:pt x="1435735" y="233044"/>
                                  </a:lnTo>
                                  <a:lnTo>
                                    <a:pt x="1435100" y="230504"/>
                                  </a:lnTo>
                                  <a:lnTo>
                                    <a:pt x="1431290" y="228599"/>
                                  </a:lnTo>
                                  <a:lnTo>
                                    <a:pt x="1428115" y="229234"/>
                                  </a:lnTo>
                                  <a:lnTo>
                                    <a:pt x="1424305" y="229869"/>
                                  </a:lnTo>
                                  <a:lnTo>
                                    <a:pt x="1422400" y="233044"/>
                                  </a:lnTo>
                                  <a:lnTo>
                                    <a:pt x="1423035" y="237489"/>
                                  </a:lnTo>
                                  <a:lnTo>
                                    <a:pt x="1423670" y="240029"/>
                                  </a:lnTo>
                                  <a:lnTo>
                                    <a:pt x="1427480" y="241934"/>
                                  </a:lnTo>
                                  <a:lnTo>
                                    <a:pt x="1433830" y="240664"/>
                                  </a:lnTo>
                                  <a:lnTo>
                                    <a:pt x="1436370" y="237489"/>
                                  </a:lnTo>
                                  <a:close/>
                                  <a:moveTo>
                                    <a:pt x="1445259" y="944879"/>
                                  </a:moveTo>
                                  <a:lnTo>
                                    <a:pt x="1443355" y="941069"/>
                                  </a:lnTo>
                                  <a:lnTo>
                                    <a:pt x="1437005" y="939164"/>
                                  </a:lnTo>
                                  <a:lnTo>
                                    <a:pt x="1433195" y="941069"/>
                                  </a:lnTo>
                                  <a:lnTo>
                                    <a:pt x="1431925" y="944244"/>
                                  </a:lnTo>
                                  <a:lnTo>
                                    <a:pt x="1431290" y="947419"/>
                                  </a:lnTo>
                                  <a:lnTo>
                                    <a:pt x="1432560" y="951229"/>
                                  </a:lnTo>
                                  <a:lnTo>
                                    <a:pt x="1436370" y="951864"/>
                                  </a:lnTo>
                                  <a:lnTo>
                                    <a:pt x="1439545" y="953134"/>
                                  </a:lnTo>
                                  <a:lnTo>
                                    <a:pt x="1442719" y="951229"/>
                                  </a:lnTo>
                                  <a:lnTo>
                                    <a:pt x="1445259" y="944879"/>
                                  </a:lnTo>
                                  <a:close/>
                                  <a:moveTo>
                                    <a:pt x="1452880" y="2522219"/>
                                  </a:moveTo>
                                  <a:lnTo>
                                    <a:pt x="1450339" y="2514599"/>
                                  </a:lnTo>
                                  <a:lnTo>
                                    <a:pt x="1421130" y="2526029"/>
                                  </a:lnTo>
                                  <a:lnTo>
                                    <a:pt x="1423670" y="2533014"/>
                                  </a:lnTo>
                                  <a:lnTo>
                                    <a:pt x="1452880" y="2522219"/>
                                  </a:lnTo>
                                  <a:close/>
                                  <a:moveTo>
                                    <a:pt x="1454785" y="878204"/>
                                  </a:moveTo>
                                  <a:lnTo>
                                    <a:pt x="1452880" y="875029"/>
                                  </a:lnTo>
                                  <a:lnTo>
                                    <a:pt x="1449705" y="873759"/>
                                  </a:lnTo>
                                  <a:lnTo>
                                    <a:pt x="1446529" y="873124"/>
                                  </a:lnTo>
                                  <a:lnTo>
                                    <a:pt x="1442719" y="874394"/>
                                  </a:lnTo>
                                  <a:lnTo>
                                    <a:pt x="1442085" y="878204"/>
                                  </a:lnTo>
                                  <a:lnTo>
                                    <a:pt x="1440815" y="881379"/>
                                  </a:lnTo>
                                  <a:lnTo>
                                    <a:pt x="1442719" y="884554"/>
                                  </a:lnTo>
                                  <a:lnTo>
                                    <a:pt x="1445895" y="885824"/>
                                  </a:lnTo>
                                  <a:lnTo>
                                    <a:pt x="1449069" y="887094"/>
                                  </a:lnTo>
                                  <a:lnTo>
                                    <a:pt x="1452880" y="885189"/>
                                  </a:lnTo>
                                  <a:lnTo>
                                    <a:pt x="1453515" y="882014"/>
                                  </a:lnTo>
                                  <a:lnTo>
                                    <a:pt x="1454785" y="878204"/>
                                  </a:lnTo>
                                  <a:close/>
                                  <a:moveTo>
                                    <a:pt x="1456055" y="511174"/>
                                  </a:moveTo>
                                  <a:lnTo>
                                    <a:pt x="1453515" y="507999"/>
                                  </a:lnTo>
                                  <a:lnTo>
                                    <a:pt x="1446529" y="507999"/>
                                  </a:lnTo>
                                  <a:lnTo>
                                    <a:pt x="1443989" y="511174"/>
                                  </a:lnTo>
                                  <a:lnTo>
                                    <a:pt x="1443989" y="518159"/>
                                  </a:lnTo>
                                  <a:lnTo>
                                    <a:pt x="1446529" y="521334"/>
                                  </a:lnTo>
                                  <a:lnTo>
                                    <a:pt x="1453515" y="521334"/>
                                  </a:lnTo>
                                  <a:lnTo>
                                    <a:pt x="1456055" y="518159"/>
                                  </a:lnTo>
                                  <a:lnTo>
                                    <a:pt x="1456055" y="511174"/>
                                  </a:lnTo>
                                  <a:close/>
                                  <a:moveTo>
                                    <a:pt x="1456055" y="232409"/>
                                  </a:moveTo>
                                  <a:lnTo>
                                    <a:pt x="1455420" y="228599"/>
                                  </a:lnTo>
                                  <a:lnTo>
                                    <a:pt x="1454785" y="225424"/>
                                  </a:lnTo>
                                  <a:lnTo>
                                    <a:pt x="1450975" y="223519"/>
                                  </a:lnTo>
                                  <a:lnTo>
                                    <a:pt x="1444625" y="225424"/>
                                  </a:lnTo>
                                  <a:lnTo>
                                    <a:pt x="1442085" y="228599"/>
                                  </a:lnTo>
                                  <a:lnTo>
                                    <a:pt x="1443989" y="235584"/>
                                  </a:lnTo>
                                  <a:lnTo>
                                    <a:pt x="1447165" y="237489"/>
                                  </a:lnTo>
                                  <a:lnTo>
                                    <a:pt x="1453515" y="235584"/>
                                  </a:lnTo>
                                  <a:lnTo>
                                    <a:pt x="1456055" y="232409"/>
                                  </a:lnTo>
                                  <a:close/>
                                  <a:moveTo>
                                    <a:pt x="1460500" y="2697479"/>
                                  </a:moveTo>
                                  <a:lnTo>
                                    <a:pt x="1429385" y="2693034"/>
                                  </a:lnTo>
                                  <a:lnTo>
                                    <a:pt x="1428115" y="2700654"/>
                                  </a:lnTo>
                                  <a:lnTo>
                                    <a:pt x="1459230" y="2705099"/>
                                  </a:lnTo>
                                  <a:lnTo>
                                    <a:pt x="1460500" y="2697479"/>
                                  </a:lnTo>
                                  <a:close/>
                                  <a:moveTo>
                                    <a:pt x="1464310" y="951229"/>
                                  </a:moveTo>
                                  <a:lnTo>
                                    <a:pt x="1462405" y="948054"/>
                                  </a:lnTo>
                                  <a:lnTo>
                                    <a:pt x="1459230" y="946784"/>
                                  </a:lnTo>
                                  <a:lnTo>
                                    <a:pt x="1456055" y="945514"/>
                                  </a:lnTo>
                                  <a:lnTo>
                                    <a:pt x="1452880" y="947419"/>
                                  </a:lnTo>
                                  <a:lnTo>
                                    <a:pt x="1450339" y="953769"/>
                                  </a:lnTo>
                                  <a:lnTo>
                                    <a:pt x="1452245" y="957579"/>
                                  </a:lnTo>
                                  <a:lnTo>
                                    <a:pt x="1458595" y="960119"/>
                                  </a:lnTo>
                                  <a:lnTo>
                                    <a:pt x="1462405" y="957579"/>
                                  </a:lnTo>
                                  <a:lnTo>
                                    <a:pt x="1463040" y="954404"/>
                                  </a:lnTo>
                                  <a:lnTo>
                                    <a:pt x="1464310" y="951229"/>
                                  </a:lnTo>
                                  <a:close/>
                                  <a:moveTo>
                                    <a:pt x="1474470" y="884554"/>
                                  </a:moveTo>
                                  <a:lnTo>
                                    <a:pt x="1472565" y="881379"/>
                                  </a:lnTo>
                                  <a:lnTo>
                                    <a:pt x="1469390" y="880109"/>
                                  </a:lnTo>
                                  <a:lnTo>
                                    <a:pt x="1466215" y="878839"/>
                                  </a:lnTo>
                                  <a:lnTo>
                                    <a:pt x="1462405" y="880744"/>
                                  </a:lnTo>
                                  <a:lnTo>
                                    <a:pt x="1461770" y="883919"/>
                                  </a:lnTo>
                                  <a:lnTo>
                                    <a:pt x="1460500" y="887094"/>
                                  </a:lnTo>
                                  <a:lnTo>
                                    <a:pt x="1462405" y="890904"/>
                                  </a:lnTo>
                                  <a:lnTo>
                                    <a:pt x="1465580" y="892174"/>
                                  </a:lnTo>
                                  <a:lnTo>
                                    <a:pt x="1468755" y="892809"/>
                                  </a:lnTo>
                                  <a:lnTo>
                                    <a:pt x="1472565" y="891539"/>
                                  </a:lnTo>
                                  <a:lnTo>
                                    <a:pt x="1473200" y="887729"/>
                                  </a:lnTo>
                                  <a:lnTo>
                                    <a:pt x="1474470" y="884554"/>
                                  </a:lnTo>
                                  <a:close/>
                                  <a:moveTo>
                                    <a:pt x="1475740" y="227964"/>
                                  </a:moveTo>
                                  <a:lnTo>
                                    <a:pt x="1475105" y="224154"/>
                                  </a:lnTo>
                                  <a:lnTo>
                                    <a:pt x="1474470" y="220979"/>
                                  </a:lnTo>
                                  <a:lnTo>
                                    <a:pt x="1470660" y="219074"/>
                                  </a:lnTo>
                                  <a:lnTo>
                                    <a:pt x="1464310" y="220979"/>
                                  </a:lnTo>
                                  <a:lnTo>
                                    <a:pt x="1462405" y="224154"/>
                                  </a:lnTo>
                                  <a:lnTo>
                                    <a:pt x="1462405" y="227329"/>
                                  </a:lnTo>
                                  <a:lnTo>
                                    <a:pt x="1463675" y="231139"/>
                                  </a:lnTo>
                                  <a:lnTo>
                                    <a:pt x="1466850" y="233044"/>
                                  </a:lnTo>
                                  <a:lnTo>
                                    <a:pt x="1473835" y="231139"/>
                                  </a:lnTo>
                                  <a:lnTo>
                                    <a:pt x="1475740" y="227964"/>
                                  </a:lnTo>
                                  <a:close/>
                                  <a:moveTo>
                                    <a:pt x="1477010" y="511174"/>
                                  </a:moveTo>
                                  <a:lnTo>
                                    <a:pt x="1473835" y="507999"/>
                                  </a:lnTo>
                                  <a:lnTo>
                                    <a:pt x="1466850" y="507999"/>
                                  </a:lnTo>
                                  <a:lnTo>
                                    <a:pt x="1463675" y="511174"/>
                                  </a:lnTo>
                                  <a:lnTo>
                                    <a:pt x="1463675" y="518159"/>
                                  </a:lnTo>
                                  <a:lnTo>
                                    <a:pt x="1466850" y="521334"/>
                                  </a:lnTo>
                                  <a:lnTo>
                                    <a:pt x="1473835" y="521334"/>
                                  </a:lnTo>
                                  <a:lnTo>
                                    <a:pt x="1477010" y="518159"/>
                                  </a:lnTo>
                                  <a:lnTo>
                                    <a:pt x="1477010" y="511174"/>
                                  </a:lnTo>
                                  <a:close/>
                                  <a:moveTo>
                                    <a:pt x="1483995" y="958214"/>
                                  </a:moveTo>
                                  <a:lnTo>
                                    <a:pt x="1482090" y="954404"/>
                                  </a:lnTo>
                                  <a:lnTo>
                                    <a:pt x="1478280" y="953134"/>
                                  </a:lnTo>
                                  <a:lnTo>
                                    <a:pt x="1475105" y="952499"/>
                                  </a:lnTo>
                                  <a:lnTo>
                                    <a:pt x="1471295" y="954404"/>
                                  </a:lnTo>
                                  <a:lnTo>
                                    <a:pt x="1470660" y="957579"/>
                                  </a:lnTo>
                                  <a:lnTo>
                                    <a:pt x="1469390" y="960754"/>
                                  </a:lnTo>
                                  <a:lnTo>
                                    <a:pt x="1471295" y="963929"/>
                                  </a:lnTo>
                                  <a:lnTo>
                                    <a:pt x="1474470" y="965199"/>
                                  </a:lnTo>
                                  <a:lnTo>
                                    <a:pt x="1478280" y="966469"/>
                                  </a:lnTo>
                                  <a:lnTo>
                                    <a:pt x="1481455" y="964564"/>
                                  </a:lnTo>
                                  <a:lnTo>
                                    <a:pt x="1483995" y="958214"/>
                                  </a:lnTo>
                                  <a:close/>
                                  <a:moveTo>
                                    <a:pt x="1485900" y="2988309"/>
                                  </a:moveTo>
                                  <a:lnTo>
                                    <a:pt x="1482090" y="2981324"/>
                                  </a:lnTo>
                                  <a:lnTo>
                                    <a:pt x="1413510" y="3018789"/>
                                  </a:lnTo>
                                  <a:lnTo>
                                    <a:pt x="1417320" y="3025139"/>
                                  </a:lnTo>
                                  <a:lnTo>
                                    <a:pt x="1485900" y="2988309"/>
                                  </a:lnTo>
                                  <a:close/>
                                  <a:moveTo>
                                    <a:pt x="1489075" y="2507614"/>
                                  </a:moveTo>
                                  <a:lnTo>
                                    <a:pt x="1486535" y="2501264"/>
                                  </a:lnTo>
                                  <a:lnTo>
                                    <a:pt x="1457325" y="2512059"/>
                                  </a:lnTo>
                                  <a:lnTo>
                                    <a:pt x="1460500" y="2519044"/>
                                  </a:lnTo>
                                  <a:lnTo>
                                    <a:pt x="1489075" y="2507614"/>
                                  </a:lnTo>
                                  <a:close/>
                                  <a:moveTo>
                                    <a:pt x="1491615" y="3034664"/>
                                  </a:moveTo>
                                  <a:lnTo>
                                    <a:pt x="1488440" y="3027679"/>
                                  </a:lnTo>
                                  <a:lnTo>
                                    <a:pt x="1418590" y="3063239"/>
                                  </a:lnTo>
                                  <a:lnTo>
                                    <a:pt x="1422400" y="3070224"/>
                                  </a:lnTo>
                                  <a:lnTo>
                                    <a:pt x="1491615" y="3034664"/>
                                  </a:lnTo>
                                  <a:close/>
                                  <a:moveTo>
                                    <a:pt x="1493520" y="890904"/>
                                  </a:moveTo>
                                  <a:lnTo>
                                    <a:pt x="1491615" y="887094"/>
                                  </a:lnTo>
                                  <a:lnTo>
                                    <a:pt x="1488440" y="885824"/>
                                  </a:lnTo>
                                  <a:lnTo>
                                    <a:pt x="1485265" y="885189"/>
                                  </a:lnTo>
                                  <a:lnTo>
                                    <a:pt x="1481455" y="887094"/>
                                  </a:lnTo>
                                  <a:lnTo>
                                    <a:pt x="1480820" y="890269"/>
                                  </a:lnTo>
                                  <a:lnTo>
                                    <a:pt x="1479550" y="893444"/>
                                  </a:lnTo>
                                  <a:lnTo>
                                    <a:pt x="1481455" y="896619"/>
                                  </a:lnTo>
                                  <a:lnTo>
                                    <a:pt x="1484630" y="897889"/>
                                  </a:lnTo>
                                  <a:lnTo>
                                    <a:pt x="1488440" y="899159"/>
                                  </a:lnTo>
                                  <a:lnTo>
                                    <a:pt x="1491615" y="897254"/>
                                  </a:lnTo>
                                  <a:lnTo>
                                    <a:pt x="1492885" y="894079"/>
                                  </a:lnTo>
                                  <a:lnTo>
                                    <a:pt x="1493520" y="890904"/>
                                  </a:lnTo>
                                  <a:close/>
                                  <a:moveTo>
                                    <a:pt x="1496060" y="223519"/>
                                  </a:moveTo>
                                  <a:lnTo>
                                    <a:pt x="1494790" y="219709"/>
                                  </a:lnTo>
                                  <a:lnTo>
                                    <a:pt x="1494155" y="216534"/>
                                  </a:lnTo>
                                  <a:lnTo>
                                    <a:pt x="1490345" y="214629"/>
                                  </a:lnTo>
                                  <a:lnTo>
                                    <a:pt x="1483995" y="215899"/>
                                  </a:lnTo>
                                  <a:lnTo>
                                    <a:pt x="1481455" y="219074"/>
                                  </a:lnTo>
                                  <a:lnTo>
                                    <a:pt x="1482725" y="222884"/>
                                  </a:lnTo>
                                  <a:lnTo>
                                    <a:pt x="1483360" y="226059"/>
                                  </a:lnTo>
                                  <a:lnTo>
                                    <a:pt x="1487170" y="227964"/>
                                  </a:lnTo>
                                  <a:lnTo>
                                    <a:pt x="1493520" y="226694"/>
                                  </a:lnTo>
                                  <a:lnTo>
                                    <a:pt x="1496060" y="223519"/>
                                  </a:lnTo>
                                  <a:close/>
                                  <a:moveTo>
                                    <a:pt x="1497330" y="511174"/>
                                  </a:moveTo>
                                  <a:lnTo>
                                    <a:pt x="1494155" y="507999"/>
                                  </a:lnTo>
                                  <a:lnTo>
                                    <a:pt x="1487170" y="507999"/>
                                  </a:lnTo>
                                  <a:lnTo>
                                    <a:pt x="1484630" y="511174"/>
                                  </a:lnTo>
                                  <a:lnTo>
                                    <a:pt x="1484630" y="518159"/>
                                  </a:lnTo>
                                  <a:lnTo>
                                    <a:pt x="1487170" y="521334"/>
                                  </a:lnTo>
                                  <a:lnTo>
                                    <a:pt x="1494155" y="521334"/>
                                  </a:lnTo>
                                  <a:lnTo>
                                    <a:pt x="1497330" y="518159"/>
                                  </a:lnTo>
                                  <a:lnTo>
                                    <a:pt x="1497330" y="511174"/>
                                  </a:lnTo>
                                  <a:close/>
                                  <a:moveTo>
                                    <a:pt x="1499235" y="2703829"/>
                                  </a:moveTo>
                                  <a:lnTo>
                                    <a:pt x="1468120" y="2698749"/>
                                  </a:lnTo>
                                  <a:lnTo>
                                    <a:pt x="1466850" y="2706369"/>
                                  </a:lnTo>
                                  <a:lnTo>
                                    <a:pt x="1497965" y="2711449"/>
                                  </a:lnTo>
                                  <a:lnTo>
                                    <a:pt x="1499235" y="2703829"/>
                                  </a:lnTo>
                                  <a:close/>
                                  <a:moveTo>
                                    <a:pt x="1502410" y="964564"/>
                                  </a:moveTo>
                                  <a:lnTo>
                                    <a:pt x="1501140" y="961389"/>
                                  </a:lnTo>
                                  <a:lnTo>
                                    <a:pt x="1497965" y="960119"/>
                                  </a:lnTo>
                                  <a:lnTo>
                                    <a:pt x="1494790" y="958849"/>
                                  </a:lnTo>
                                  <a:lnTo>
                                    <a:pt x="1490980" y="960754"/>
                                  </a:lnTo>
                                  <a:lnTo>
                                    <a:pt x="1489710" y="963929"/>
                                  </a:lnTo>
                                  <a:lnTo>
                                    <a:pt x="1489075" y="967104"/>
                                  </a:lnTo>
                                  <a:lnTo>
                                    <a:pt x="1490345" y="970914"/>
                                  </a:lnTo>
                                  <a:lnTo>
                                    <a:pt x="1497330" y="973454"/>
                                  </a:lnTo>
                                  <a:lnTo>
                                    <a:pt x="1500505" y="970914"/>
                                  </a:lnTo>
                                  <a:lnTo>
                                    <a:pt x="1501775" y="967739"/>
                                  </a:lnTo>
                                  <a:lnTo>
                                    <a:pt x="1502410" y="964564"/>
                                  </a:lnTo>
                                  <a:close/>
                                  <a:moveTo>
                                    <a:pt x="1513205" y="896619"/>
                                  </a:moveTo>
                                  <a:lnTo>
                                    <a:pt x="1511300" y="893444"/>
                                  </a:lnTo>
                                  <a:lnTo>
                                    <a:pt x="1508125" y="892174"/>
                                  </a:lnTo>
                                  <a:lnTo>
                                    <a:pt x="1504950" y="891539"/>
                                  </a:lnTo>
                                  <a:lnTo>
                                    <a:pt x="1501140" y="892809"/>
                                  </a:lnTo>
                                  <a:lnTo>
                                    <a:pt x="1500505" y="896619"/>
                                  </a:lnTo>
                                  <a:lnTo>
                                    <a:pt x="1499235" y="899794"/>
                                  </a:lnTo>
                                  <a:lnTo>
                                    <a:pt x="1501140" y="902969"/>
                                  </a:lnTo>
                                  <a:lnTo>
                                    <a:pt x="1504315" y="904239"/>
                                  </a:lnTo>
                                  <a:lnTo>
                                    <a:pt x="1507490" y="904874"/>
                                  </a:lnTo>
                                  <a:lnTo>
                                    <a:pt x="1511300" y="903604"/>
                                  </a:lnTo>
                                  <a:lnTo>
                                    <a:pt x="1511935" y="900429"/>
                                  </a:lnTo>
                                  <a:lnTo>
                                    <a:pt x="1513205" y="896619"/>
                                  </a:lnTo>
                                  <a:close/>
                                  <a:moveTo>
                                    <a:pt x="1515745" y="218439"/>
                                  </a:moveTo>
                                  <a:lnTo>
                                    <a:pt x="1513840" y="212089"/>
                                  </a:lnTo>
                                  <a:lnTo>
                                    <a:pt x="1510030" y="210184"/>
                                  </a:lnTo>
                                  <a:lnTo>
                                    <a:pt x="1503680" y="211454"/>
                                  </a:lnTo>
                                  <a:lnTo>
                                    <a:pt x="1501140" y="214629"/>
                                  </a:lnTo>
                                  <a:lnTo>
                                    <a:pt x="1502410" y="218439"/>
                                  </a:lnTo>
                                  <a:lnTo>
                                    <a:pt x="1503045" y="221614"/>
                                  </a:lnTo>
                                  <a:lnTo>
                                    <a:pt x="1506855" y="223519"/>
                                  </a:lnTo>
                                  <a:lnTo>
                                    <a:pt x="1510030" y="222884"/>
                                  </a:lnTo>
                                  <a:lnTo>
                                    <a:pt x="1513840" y="222249"/>
                                  </a:lnTo>
                                  <a:lnTo>
                                    <a:pt x="1515745" y="218439"/>
                                  </a:lnTo>
                                  <a:close/>
                                  <a:moveTo>
                                    <a:pt x="1517015" y="511174"/>
                                  </a:moveTo>
                                  <a:lnTo>
                                    <a:pt x="1514475" y="507999"/>
                                  </a:lnTo>
                                  <a:lnTo>
                                    <a:pt x="1507490" y="507999"/>
                                  </a:lnTo>
                                  <a:lnTo>
                                    <a:pt x="1504950" y="511174"/>
                                  </a:lnTo>
                                  <a:lnTo>
                                    <a:pt x="1504950" y="518159"/>
                                  </a:lnTo>
                                  <a:lnTo>
                                    <a:pt x="1507490" y="521334"/>
                                  </a:lnTo>
                                  <a:lnTo>
                                    <a:pt x="1514475" y="521334"/>
                                  </a:lnTo>
                                  <a:lnTo>
                                    <a:pt x="1517015" y="518159"/>
                                  </a:lnTo>
                                  <a:lnTo>
                                    <a:pt x="1517015" y="511174"/>
                                  </a:lnTo>
                                  <a:close/>
                                  <a:moveTo>
                                    <a:pt x="1522095" y="971549"/>
                                  </a:moveTo>
                                  <a:lnTo>
                                    <a:pt x="1520190" y="967739"/>
                                  </a:lnTo>
                                  <a:lnTo>
                                    <a:pt x="1513840" y="965834"/>
                                  </a:lnTo>
                                  <a:lnTo>
                                    <a:pt x="1510030" y="967104"/>
                                  </a:lnTo>
                                  <a:lnTo>
                                    <a:pt x="1509395" y="970914"/>
                                  </a:lnTo>
                                  <a:lnTo>
                                    <a:pt x="1508125" y="973454"/>
                                  </a:lnTo>
                                  <a:lnTo>
                                    <a:pt x="1509395" y="977264"/>
                                  </a:lnTo>
                                  <a:lnTo>
                                    <a:pt x="1512570" y="978534"/>
                                  </a:lnTo>
                                  <a:lnTo>
                                    <a:pt x="1513205" y="978534"/>
                                  </a:lnTo>
                                  <a:lnTo>
                                    <a:pt x="1516380" y="979804"/>
                                  </a:lnTo>
                                  <a:lnTo>
                                    <a:pt x="1519555" y="977899"/>
                                  </a:lnTo>
                                  <a:lnTo>
                                    <a:pt x="1522095" y="971549"/>
                                  </a:lnTo>
                                  <a:close/>
                                  <a:moveTo>
                                    <a:pt x="1525905" y="2494279"/>
                                  </a:moveTo>
                                  <a:lnTo>
                                    <a:pt x="1522730" y="2486659"/>
                                  </a:lnTo>
                                  <a:lnTo>
                                    <a:pt x="1493520" y="2498089"/>
                                  </a:lnTo>
                                  <a:lnTo>
                                    <a:pt x="1496695" y="2505709"/>
                                  </a:lnTo>
                                  <a:lnTo>
                                    <a:pt x="1525905" y="2494279"/>
                                  </a:lnTo>
                                  <a:close/>
                                  <a:moveTo>
                                    <a:pt x="1532255" y="902969"/>
                                  </a:moveTo>
                                  <a:lnTo>
                                    <a:pt x="1530350" y="899159"/>
                                  </a:lnTo>
                                  <a:lnTo>
                                    <a:pt x="1527175" y="898524"/>
                                  </a:lnTo>
                                  <a:lnTo>
                                    <a:pt x="1524000" y="897254"/>
                                  </a:lnTo>
                                  <a:lnTo>
                                    <a:pt x="1520190" y="899159"/>
                                  </a:lnTo>
                                  <a:lnTo>
                                    <a:pt x="1519555" y="902334"/>
                                  </a:lnTo>
                                  <a:lnTo>
                                    <a:pt x="1518285" y="905509"/>
                                  </a:lnTo>
                                  <a:lnTo>
                                    <a:pt x="1520190" y="909319"/>
                                  </a:lnTo>
                                  <a:lnTo>
                                    <a:pt x="1527175" y="911224"/>
                                  </a:lnTo>
                                  <a:lnTo>
                                    <a:pt x="1530350" y="909319"/>
                                  </a:lnTo>
                                  <a:lnTo>
                                    <a:pt x="1531620" y="906144"/>
                                  </a:lnTo>
                                  <a:lnTo>
                                    <a:pt x="1532255" y="902969"/>
                                  </a:lnTo>
                                  <a:close/>
                                  <a:moveTo>
                                    <a:pt x="1535430" y="213994"/>
                                  </a:moveTo>
                                  <a:lnTo>
                                    <a:pt x="1534795" y="210819"/>
                                  </a:lnTo>
                                  <a:lnTo>
                                    <a:pt x="1533525" y="207009"/>
                                  </a:lnTo>
                                  <a:lnTo>
                                    <a:pt x="1530350" y="205104"/>
                                  </a:lnTo>
                                  <a:lnTo>
                                    <a:pt x="1523365" y="206374"/>
                                  </a:lnTo>
                                  <a:lnTo>
                                    <a:pt x="1521460" y="210184"/>
                                  </a:lnTo>
                                  <a:lnTo>
                                    <a:pt x="1522095" y="213359"/>
                                  </a:lnTo>
                                  <a:lnTo>
                                    <a:pt x="1522730" y="216534"/>
                                  </a:lnTo>
                                  <a:lnTo>
                                    <a:pt x="1526540" y="219074"/>
                                  </a:lnTo>
                                  <a:lnTo>
                                    <a:pt x="1529715" y="217804"/>
                                  </a:lnTo>
                                  <a:lnTo>
                                    <a:pt x="1533525" y="217169"/>
                                  </a:lnTo>
                                  <a:lnTo>
                                    <a:pt x="1535430" y="213994"/>
                                  </a:lnTo>
                                  <a:close/>
                                  <a:moveTo>
                                    <a:pt x="1537334" y="2710179"/>
                                  </a:moveTo>
                                  <a:lnTo>
                                    <a:pt x="1506855" y="2705099"/>
                                  </a:lnTo>
                                  <a:lnTo>
                                    <a:pt x="1505585" y="2712719"/>
                                  </a:lnTo>
                                  <a:lnTo>
                                    <a:pt x="1536064" y="2717799"/>
                                  </a:lnTo>
                                  <a:lnTo>
                                    <a:pt x="1537334" y="2710179"/>
                                  </a:lnTo>
                                  <a:close/>
                                  <a:moveTo>
                                    <a:pt x="1537970" y="511174"/>
                                  </a:moveTo>
                                  <a:lnTo>
                                    <a:pt x="1534795" y="507999"/>
                                  </a:lnTo>
                                  <a:lnTo>
                                    <a:pt x="1527810" y="507999"/>
                                  </a:lnTo>
                                  <a:lnTo>
                                    <a:pt x="1525270" y="511174"/>
                                  </a:lnTo>
                                  <a:lnTo>
                                    <a:pt x="1525270" y="518159"/>
                                  </a:lnTo>
                                  <a:lnTo>
                                    <a:pt x="1527810" y="521334"/>
                                  </a:lnTo>
                                  <a:lnTo>
                                    <a:pt x="1534795" y="521334"/>
                                  </a:lnTo>
                                  <a:lnTo>
                                    <a:pt x="1537970" y="518159"/>
                                  </a:lnTo>
                                  <a:lnTo>
                                    <a:pt x="1537970" y="511174"/>
                                  </a:lnTo>
                                  <a:close/>
                                  <a:moveTo>
                                    <a:pt x="1541144" y="977899"/>
                                  </a:moveTo>
                                  <a:lnTo>
                                    <a:pt x="1539240" y="974089"/>
                                  </a:lnTo>
                                  <a:lnTo>
                                    <a:pt x="1536064" y="973454"/>
                                  </a:lnTo>
                                  <a:lnTo>
                                    <a:pt x="1532890" y="972184"/>
                                  </a:lnTo>
                                  <a:lnTo>
                                    <a:pt x="1529080" y="974089"/>
                                  </a:lnTo>
                                  <a:lnTo>
                                    <a:pt x="1527810" y="977264"/>
                                  </a:lnTo>
                                  <a:lnTo>
                                    <a:pt x="1527175" y="980439"/>
                                  </a:lnTo>
                                  <a:lnTo>
                                    <a:pt x="1529080" y="984249"/>
                                  </a:lnTo>
                                  <a:lnTo>
                                    <a:pt x="1532255" y="984884"/>
                                  </a:lnTo>
                                  <a:lnTo>
                                    <a:pt x="1532255" y="985519"/>
                                  </a:lnTo>
                                  <a:lnTo>
                                    <a:pt x="1535430" y="986154"/>
                                  </a:lnTo>
                                  <a:lnTo>
                                    <a:pt x="1539240" y="984249"/>
                                  </a:lnTo>
                                  <a:lnTo>
                                    <a:pt x="1541144" y="977899"/>
                                  </a:lnTo>
                                  <a:close/>
                                  <a:moveTo>
                                    <a:pt x="1551940" y="909319"/>
                                  </a:moveTo>
                                  <a:lnTo>
                                    <a:pt x="1550035" y="905509"/>
                                  </a:lnTo>
                                  <a:lnTo>
                                    <a:pt x="1546860" y="904874"/>
                                  </a:lnTo>
                                  <a:lnTo>
                                    <a:pt x="1543684" y="903604"/>
                                  </a:lnTo>
                                  <a:lnTo>
                                    <a:pt x="1539874" y="905509"/>
                                  </a:lnTo>
                                  <a:lnTo>
                                    <a:pt x="1539240" y="908684"/>
                                  </a:lnTo>
                                  <a:lnTo>
                                    <a:pt x="1537970" y="911859"/>
                                  </a:lnTo>
                                  <a:lnTo>
                                    <a:pt x="1539874" y="915669"/>
                                  </a:lnTo>
                                  <a:lnTo>
                                    <a:pt x="1543050" y="916304"/>
                                  </a:lnTo>
                                  <a:lnTo>
                                    <a:pt x="1546224" y="917574"/>
                                  </a:lnTo>
                                  <a:lnTo>
                                    <a:pt x="1550035" y="915669"/>
                                  </a:lnTo>
                                  <a:lnTo>
                                    <a:pt x="1550670" y="912494"/>
                                  </a:lnTo>
                                  <a:lnTo>
                                    <a:pt x="1551940" y="909319"/>
                                  </a:lnTo>
                                  <a:close/>
                                  <a:moveTo>
                                    <a:pt x="1555115" y="208914"/>
                                  </a:moveTo>
                                  <a:lnTo>
                                    <a:pt x="1553210" y="202564"/>
                                  </a:lnTo>
                                  <a:lnTo>
                                    <a:pt x="1550035" y="200024"/>
                                  </a:lnTo>
                                  <a:lnTo>
                                    <a:pt x="1546860" y="201294"/>
                                  </a:lnTo>
                                  <a:lnTo>
                                    <a:pt x="1543684" y="201929"/>
                                  </a:lnTo>
                                  <a:lnTo>
                                    <a:pt x="1541144" y="205739"/>
                                  </a:lnTo>
                                  <a:lnTo>
                                    <a:pt x="1542414" y="208914"/>
                                  </a:lnTo>
                                  <a:lnTo>
                                    <a:pt x="1542414" y="212089"/>
                                  </a:lnTo>
                                  <a:lnTo>
                                    <a:pt x="1546224" y="214629"/>
                                  </a:lnTo>
                                  <a:lnTo>
                                    <a:pt x="1549400" y="213359"/>
                                  </a:lnTo>
                                  <a:lnTo>
                                    <a:pt x="1553210" y="212724"/>
                                  </a:lnTo>
                                  <a:lnTo>
                                    <a:pt x="1555115" y="208914"/>
                                  </a:lnTo>
                                  <a:close/>
                                  <a:moveTo>
                                    <a:pt x="1557655" y="511174"/>
                                  </a:moveTo>
                                  <a:lnTo>
                                    <a:pt x="1555115" y="507999"/>
                                  </a:lnTo>
                                  <a:lnTo>
                                    <a:pt x="1548130" y="507999"/>
                                  </a:lnTo>
                                  <a:lnTo>
                                    <a:pt x="1545590" y="511174"/>
                                  </a:lnTo>
                                  <a:lnTo>
                                    <a:pt x="1545590" y="518159"/>
                                  </a:lnTo>
                                  <a:lnTo>
                                    <a:pt x="1548130" y="521334"/>
                                  </a:lnTo>
                                  <a:lnTo>
                                    <a:pt x="1555115" y="521334"/>
                                  </a:lnTo>
                                  <a:lnTo>
                                    <a:pt x="1557655" y="518159"/>
                                  </a:lnTo>
                                  <a:lnTo>
                                    <a:pt x="1557655" y="511174"/>
                                  </a:lnTo>
                                  <a:close/>
                                  <a:moveTo>
                                    <a:pt x="1560195" y="984249"/>
                                  </a:moveTo>
                                  <a:lnTo>
                                    <a:pt x="1558925" y="981074"/>
                                  </a:lnTo>
                                  <a:lnTo>
                                    <a:pt x="1552575" y="978534"/>
                                  </a:lnTo>
                                  <a:lnTo>
                                    <a:pt x="1548765" y="980439"/>
                                  </a:lnTo>
                                  <a:lnTo>
                                    <a:pt x="1546224" y="986789"/>
                                  </a:lnTo>
                                  <a:lnTo>
                                    <a:pt x="1548130" y="990599"/>
                                  </a:lnTo>
                                  <a:lnTo>
                                    <a:pt x="1554480" y="993139"/>
                                  </a:lnTo>
                                  <a:lnTo>
                                    <a:pt x="1558290" y="991234"/>
                                  </a:lnTo>
                                  <a:lnTo>
                                    <a:pt x="1559560" y="988059"/>
                                  </a:lnTo>
                                  <a:lnTo>
                                    <a:pt x="1560195" y="984249"/>
                                  </a:lnTo>
                                  <a:close/>
                                  <a:moveTo>
                                    <a:pt x="1562100" y="2480309"/>
                                  </a:moveTo>
                                  <a:lnTo>
                                    <a:pt x="1558925" y="2472689"/>
                                  </a:lnTo>
                                  <a:lnTo>
                                    <a:pt x="1530350" y="2484119"/>
                                  </a:lnTo>
                                  <a:lnTo>
                                    <a:pt x="1532890" y="2491104"/>
                                  </a:lnTo>
                                  <a:lnTo>
                                    <a:pt x="1562100" y="2480309"/>
                                  </a:lnTo>
                                  <a:close/>
                                  <a:moveTo>
                                    <a:pt x="1570990" y="915034"/>
                                  </a:moveTo>
                                  <a:lnTo>
                                    <a:pt x="1569720" y="911224"/>
                                  </a:lnTo>
                                  <a:lnTo>
                                    <a:pt x="1565910" y="910589"/>
                                  </a:lnTo>
                                  <a:lnTo>
                                    <a:pt x="1562735" y="909319"/>
                                  </a:lnTo>
                                  <a:lnTo>
                                    <a:pt x="1559560" y="911224"/>
                                  </a:lnTo>
                                  <a:lnTo>
                                    <a:pt x="1557020" y="918209"/>
                                  </a:lnTo>
                                  <a:lnTo>
                                    <a:pt x="1558925" y="921384"/>
                                  </a:lnTo>
                                  <a:lnTo>
                                    <a:pt x="1562100" y="922019"/>
                                  </a:lnTo>
                                  <a:lnTo>
                                    <a:pt x="1565910" y="923289"/>
                                  </a:lnTo>
                                  <a:lnTo>
                                    <a:pt x="1569085" y="921384"/>
                                  </a:lnTo>
                                  <a:lnTo>
                                    <a:pt x="1570355" y="918209"/>
                                  </a:lnTo>
                                  <a:lnTo>
                                    <a:pt x="1570990" y="915034"/>
                                  </a:lnTo>
                                  <a:close/>
                                  <a:moveTo>
                                    <a:pt x="1572895" y="2988309"/>
                                  </a:moveTo>
                                  <a:lnTo>
                                    <a:pt x="1487170" y="3006724"/>
                                  </a:lnTo>
                                  <a:lnTo>
                                    <a:pt x="1507490" y="3047364"/>
                                  </a:lnTo>
                                  <a:lnTo>
                                    <a:pt x="1572895" y="2988309"/>
                                  </a:lnTo>
                                  <a:close/>
                                  <a:moveTo>
                                    <a:pt x="1574800" y="2939414"/>
                                  </a:moveTo>
                                  <a:lnTo>
                                    <a:pt x="1570990" y="2932429"/>
                                  </a:lnTo>
                                  <a:lnTo>
                                    <a:pt x="1502410" y="2969894"/>
                                  </a:lnTo>
                                  <a:lnTo>
                                    <a:pt x="1506220" y="2976879"/>
                                  </a:lnTo>
                                  <a:lnTo>
                                    <a:pt x="1574800" y="2939414"/>
                                  </a:lnTo>
                                  <a:close/>
                                  <a:moveTo>
                                    <a:pt x="1574800" y="204469"/>
                                  </a:moveTo>
                                  <a:lnTo>
                                    <a:pt x="1574165" y="200659"/>
                                  </a:lnTo>
                                  <a:lnTo>
                                    <a:pt x="1573530" y="197484"/>
                                  </a:lnTo>
                                  <a:lnTo>
                                    <a:pt x="1570355" y="195579"/>
                                  </a:lnTo>
                                  <a:lnTo>
                                    <a:pt x="1566545" y="196849"/>
                                  </a:lnTo>
                                  <a:lnTo>
                                    <a:pt x="1563370" y="197484"/>
                                  </a:lnTo>
                                  <a:lnTo>
                                    <a:pt x="1561465" y="200659"/>
                                  </a:lnTo>
                                  <a:lnTo>
                                    <a:pt x="1562100" y="203834"/>
                                  </a:lnTo>
                                  <a:lnTo>
                                    <a:pt x="1562735" y="207644"/>
                                  </a:lnTo>
                                  <a:lnTo>
                                    <a:pt x="1565910" y="209549"/>
                                  </a:lnTo>
                                  <a:lnTo>
                                    <a:pt x="1569085" y="208914"/>
                                  </a:lnTo>
                                  <a:lnTo>
                                    <a:pt x="1572895" y="207644"/>
                                  </a:lnTo>
                                  <a:lnTo>
                                    <a:pt x="1574800" y="204469"/>
                                  </a:lnTo>
                                  <a:close/>
                                  <a:moveTo>
                                    <a:pt x="1575435" y="2716529"/>
                                  </a:moveTo>
                                  <a:lnTo>
                                    <a:pt x="1544954" y="2711449"/>
                                  </a:lnTo>
                                  <a:lnTo>
                                    <a:pt x="1543684" y="2719069"/>
                                  </a:lnTo>
                                  <a:lnTo>
                                    <a:pt x="1574800" y="2724149"/>
                                  </a:lnTo>
                                  <a:lnTo>
                                    <a:pt x="1575435" y="2716529"/>
                                  </a:lnTo>
                                  <a:close/>
                                  <a:moveTo>
                                    <a:pt x="1578610" y="511174"/>
                                  </a:moveTo>
                                  <a:lnTo>
                                    <a:pt x="1575435" y="507999"/>
                                  </a:lnTo>
                                  <a:lnTo>
                                    <a:pt x="1568450" y="507999"/>
                                  </a:lnTo>
                                  <a:lnTo>
                                    <a:pt x="1565910" y="511174"/>
                                  </a:lnTo>
                                  <a:lnTo>
                                    <a:pt x="1565910" y="518159"/>
                                  </a:lnTo>
                                  <a:lnTo>
                                    <a:pt x="1568450" y="521334"/>
                                  </a:lnTo>
                                  <a:lnTo>
                                    <a:pt x="1575435" y="521334"/>
                                  </a:lnTo>
                                  <a:lnTo>
                                    <a:pt x="1578610" y="518159"/>
                                  </a:lnTo>
                                  <a:lnTo>
                                    <a:pt x="1578610" y="511174"/>
                                  </a:lnTo>
                                  <a:close/>
                                  <a:moveTo>
                                    <a:pt x="1579880" y="991234"/>
                                  </a:moveTo>
                                  <a:lnTo>
                                    <a:pt x="1577975" y="987424"/>
                                  </a:lnTo>
                                  <a:lnTo>
                                    <a:pt x="1574800" y="986789"/>
                                  </a:lnTo>
                                  <a:lnTo>
                                    <a:pt x="1574800" y="986789"/>
                                  </a:lnTo>
                                  <a:lnTo>
                                    <a:pt x="1570990" y="985519"/>
                                  </a:lnTo>
                                  <a:lnTo>
                                    <a:pt x="1567815" y="987424"/>
                                  </a:lnTo>
                                  <a:lnTo>
                                    <a:pt x="1566545" y="990599"/>
                                  </a:lnTo>
                                  <a:lnTo>
                                    <a:pt x="1565910" y="993774"/>
                                  </a:lnTo>
                                  <a:lnTo>
                                    <a:pt x="1567180" y="997584"/>
                                  </a:lnTo>
                                  <a:lnTo>
                                    <a:pt x="1570355" y="998219"/>
                                  </a:lnTo>
                                  <a:lnTo>
                                    <a:pt x="1570990" y="998854"/>
                                  </a:lnTo>
                                  <a:lnTo>
                                    <a:pt x="1573530" y="999489"/>
                                  </a:lnTo>
                                  <a:lnTo>
                                    <a:pt x="1577340" y="997584"/>
                                  </a:lnTo>
                                  <a:lnTo>
                                    <a:pt x="1579880" y="991234"/>
                                  </a:lnTo>
                                  <a:close/>
                                  <a:moveTo>
                                    <a:pt x="1590675" y="921384"/>
                                  </a:moveTo>
                                  <a:lnTo>
                                    <a:pt x="1588770" y="917574"/>
                                  </a:lnTo>
                                  <a:lnTo>
                                    <a:pt x="1585595" y="916939"/>
                                  </a:lnTo>
                                  <a:lnTo>
                                    <a:pt x="1585595" y="916939"/>
                                  </a:lnTo>
                                  <a:lnTo>
                                    <a:pt x="1582420" y="915669"/>
                                  </a:lnTo>
                                  <a:lnTo>
                                    <a:pt x="1578610" y="917574"/>
                                  </a:lnTo>
                                  <a:lnTo>
                                    <a:pt x="1577975" y="920749"/>
                                  </a:lnTo>
                                  <a:lnTo>
                                    <a:pt x="1576705" y="923924"/>
                                  </a:lnTo>
                                  <a:lnTo>
                                    <a:pt x="1578610" y="927734"/>
                                  </a:lnTo>
                                  <a:lnTo>
                                    <a:pt x="1581785" y="928369"/>
                                  </a:lnTo>
                                  <a:lnTo>
                                    <a:pt x="1584960" y="929639"/>
                                  </a:lnTo>
                                  <a:lnTo>
                                    <a:pt x="1588770" y="927734"/>
                                  </a:lnTo>
                                  <a:lnTo>
                                    <a:pt x="1590040" y="924559"/>
                                  </a:lnTo>
                                  <a:lnTo>
                                    <a:pt x="1590675" y="921384"/>
                                  </a:lnTo>
                                  <a:close/>
                                  <a:moveTo>
                                    <a:pt x="1594485" y="200024"/>
                                  </a:moveTo>
                                  <a:lnTo>
                                    <a:pt x="1593850" y="196214"/>
                                  </a:lnTo>
                                  <a:lnTo>
                                    <a:pt x="1593215" y="193039"/>
                                  </a:lnTo>
                                  <a:lnTo>
                                    <a:pt x="1590040" y="191134"/>
                                  </a:lnTo>
                                  <a:lnTo>
                                    <a:pt x="1586230" y="191769"/>
                                  </a:lnTo>
                                  <a:lnTo>
                                    <a:pt x="1583055" y="192404"/>
                                  </a:lnTo>
                                  <a:lnTo>
                                    <a:pt x="1581150" y="196214"/>
                                  </a:lnTo>
                                  <a:lnTo>
                                    <a:pt x="1582420" y="202564"/>
                                  </a:lnTo>
                                  <a:lnTo>
                                    <a:pt x="1585595" y="204469"/>
                                  </a:lnTo>
                                  <a:lnTo>
                                    <a:pt x="1588770" y="203834"/>
                                  </a:lnTo>
                                  <a:lnTo>
                                    <a:pt x="1592580" y="203199"/>
                                  </a:lnTo>
                                  <a:lnTo>
                                    <a:pt x="1594485" y="200024"/>
                                  </a:lnTo>
                                  <a:close/>
                                  <a:moveTo>
                                    <a:pt x="1598295" y="2465704"/>
                                  </a:moveTo>
                                  <a:lnTo>
                                    <a:pt x="1595755" y="2458719"/>
                                  </a:lnTo>
                                  <a:lnTo>
                                    <a:pt x="1566545" y="2470149"/>
                                  </a:lnTo>
                                  <a:lnTo>
                                    <a:pt x="1569085" y="2477134"/>
                                  </a:lnTo>
                                  <a:lnTo>
                                    <a:pt x="1598295" y="2465704"/>
                                  </a:lnTo>
                                  <a:close/>
                                  <a:moveTo>
                                    <a:pt x="1598930" y="511174"/>
                                  </a:moveTo>
                                  <a:lnTo>
                                    <a:pt x="1595755" y="507999"/>
                                  </a:lnTo>
                                  <a:lnTo>
                                    <a:pt x="1588770" y="507999"/>
                                  </a:lnTo>
                                  <a:lnTo>
                                    <a:pt x="1586230" y="511174"/>
                                  </a:lnTo>
                                  <a:lnTo>
                                    <a:pt x="1586230" y="518159"/>
                                  </a:lnTo>
                                  <a:lnTo>
                                    <a:pt x="1588770" y="521334"/>
                                  </a:lnTo>
                                  <a:lnTo>
                                    <a:pt x="1595755" y="521334"/>
                                  </a:lnTo>
                                  <a:lnTo>
                                    <a:pt x="1598930" y="518159"/>
                                  </a:lnTo>
                                  <a:lnTo>
                                    <a:pt x="1598930" y="511174"/>
                                  </a:lnTo>
                                  <a:close/>
                                  <a:moveTo>
                                    <a:pt x="1598930" y="997584"/>
                                  </a:moveTo>
                                  <a:lnTo>
                                    <a:pt x="1597025" y="994409"/>
                                  </a:lnTo>
                                  <a:lnTo>
                                    <a:pt x="1593850" y="993139"/>
                                  </a:lnTo>
                                  <a:lnTo>
                                    <a:pt x="1590675" y="991869"/>
                                  </a:lnTo>
                                  <a:lnTo>
                                    <a:pt x="1586865" y="993774"/>
                                  </a:lnTo>
                                  <a:lnTo>
                                    <a:pt x="1585595" y="996949"/>
                                  </a:lnTo>
                                  <a:lnTo>
                                    <a:pt x="1584960" y="1000124"/>
                                  </a:lnTo>
                                  <a:lnTo>
                                    <a:pt x="1586865" y="1003934"/>
                                  </a:lnTo>
                                  <a:lnTo>
                                    <a:pt x="1593215" y="1006474"/>
                                  </a:lnTo>
                                  <a:lnTo>
                                    <a:pt x="1596390" y="1004569"/>
                                  </a:lnTo>
                                  <a:lnTo>
                                    <a:pt x="1598930" y="997584"/>
                                  </a:lnTo>
                                  <a:close/>
                                  <a:moveTo>
                                    <a:pt x="1609725" y="927099"/>
                                  </a:moveTo>
                                  <a:lnTo>
                                    <a:pt x="1608455" y="923289"/>
                                  </a:lnTo>
                                  <a:lnTo>
                                    <a:pt x="1605280" y="922654"/>
                                  </a:lnTo>
                                  <a:lnTo>
                                    <a:pt x="1604645" y="922654"/>
                                  </a:lnTo>
                                  <a:lnTo>
                                    <a:pt x="1601470" y="921384"/>
                                  </a:lnTo>
                                  <a:lnTo>
                                    <a:pt x="1598295" y="923289"/>
                                  </a:lnTo>
                                  <a:lnTo>
                                    <a:pt x="1595755" y="930274"/>
                                  </a:lnTo>
                                  <a:lnTo>
                                    <a:pt x="1597660" y="933449"/>
                                  </a:lnTo>
                                  <a:lnTo>
                                    <a:pt x="1600835" y="934719"/>
                                  </a:lnTo>
                                  <a:lnTo>
                                    <a:pt x="1604645" y="935354"/>
                                  </a:lnTo>
                                  <a:lnTo>
                                    <a:pt x="1607820" y="933449"/>
                                  </a:lnTo>
                                  <a:lnTo>
                                    <a:pt x="1609090" y="930274"/>
                                  </a:lnTo>
                                  <a:lnTo>
                                    <a:pt x="1609725" y="927099"/>
                                  </a:lnTo>
                                  <a:close/>
                                  <a:moveTo>
                                    <a:pt x="1614170" y="2722879"/>
                                  </a:moveTo>
                                  <a:lnTo>
                                    <a:pt x="1583690" y="2717799"/>
                                  </a:lnTo>
                                  <a:lnTo>
                                    <a:pt x="1582420" y="2725419"/>
                                  </a:lnTo>
                                  <a:lnTo>
                                    <a:pt x="1613535" y="2730499"/>
                                  </a:lnTo>
                                  <a:lnTo>
                                    <a:pt x="1614170" y="2722879"/>
                                  </a:lnTo>
                                  <a:close/>
                                  <a:moveTo>
                                    <a:pt x="1614170" y="194944"/>
                                  </a:moveTo>
                                  <a:lnTo>
                                    <a:pt x="1612900" y="188594"/>
                                  </a:lnTo>
                                  <a:lnTo>
                                    <a:pt x="1609725" y="186054"/>
                                  </a:lnTo>
                                  <a:lnTo>
                                    <a:pt x="1605915" y="186689"/>
                                  </a:lnTo>
                                  <a:lnTo>
                                    <a:pt x="1602740" y="187959"/>
                                  </a:lnTo>
                                  <a:lnTo>
                                    <a:pt x="1600835" y="191134"/>
                                  </a:lnTo>
                                  <a:lnTo>
                                    <a:pt x="1601470" y="194309"/>
                                  </a:lnTo>
                                  <a:lnTo>
                                    <a:pt x="1602105" y="198119"/>
                                  </a:lnTo>
                                  <a:lnTo>
                                    <a:pt x="1605280" y="200024"/>
                                  </a:lnTo>
                                  <a:lnTo>
                                    <a:pt x="1609090" y="199389"/>
                                  </a:lnTo>
                                  <a:lnTo>
                                    <a:pt x="1612265" y="198754"/>
                                  </a:lnTo>
                                  <a:lnTo>
                                    <a:pt x="1614170" y="194944"/>
                                  </a:lnTo>
                                  <a:close/>
                                  <a:moveTo>
                                    <a:pt x="1617980" y="1004569"/>
                                  </a:moveTo>
                                  <a:lnTo>
                                    <a:pt x="1616710" y="1000759"/>
                                  </a:lnTo>
                                  <a:lnTo>
                                    <a:pt x="1609725" y="998854"/>
                                  </a:lnTo>
                                  <a:lnTo>
                                    <a:pt x="1606550" y="1000759"/>
                                  </a:lnTo>
                                  <a:lnTo>
                                    <a:pt x="1604010" y="1007109"/>
                                  </a:lnTo>
                                  <a:lnTo>
                                    <a:pt x="1605280" y="1010919"/>
                                  </a:lnTo>
                                  <a:lnTo>
                                    <a:pt x="1609090" y="1011554"/>
                                  </a:lnTo>
                                  <a:lnTo>
                                    <a:pt x="1612265" y="1012824"/>
                                  </a:lnTo>
                                  <a:lnTo>
                                    <a:pt x="1616075" y="1010919"/>
                                  </a:lnTo>
                                  <a:lnTo>
                                    <a:pt x="1616710" y="1007744"/>
                                  </a:lnTo>
                                  <a:lnTo>
                                    <a:pt x="1617980" y="1004569"/>
                                  </a:lnTo>
                                  <a:close/>
                                  <a:moveTo>
                                    <a:pt x="1618615" y="511174"/>
                                  </a:moveTo>
                                  <a:lnTo>
                                    <a:pt x="1616075" y="507999"/>
                                  </a:lnTo>
                                  <a:lnTo>
                                    <a:pt x="1609090" y="507999"/>
                                  </a:lnTo>
                                  <a:lnTo>
                                    <a:pt x="1606550" y="511174"/>
                                  </a:lnTo>
                                  <a:lnTo>
                                    <a:pt x="1606550" y="518159"/>
                                  </a:lnTo>
                                  <a:lnTo>
                                    <a:pt x="1609090" y="521334"/>
                                  </a:lnTo>
                                  <a:lnTo>
                                    <a:pt x="1616075" y="521334"/>
                                  </a:lnTo>
                                  <a:lnTo>
                                    <a:pt x="1618615" y="518159"/>
                                  </a:lnTo>
                                  <a:lnTo>
                                    <a:pt x="1618615" y="511174"/>
                                  </a:lnTo>
                                  <a:close/>
                                  <a:moveTo>
                                    <a:pt x="1629410" y="933449"/>
                                  </a:moveTo>
                                  <a:lnTo>
                                    <a:pt x="1627505" y="930274"/>
                                  </a:lnTo>
                                  <a:lnTo>
                                    <a:pt x="1624330" y="929004"/>
                                  </a:lnTo>
                                  <a:lnTo>
                                    <a:pt x="1624330" y="929004"/>
                                  </a:lnTo>
                                  <a:lnTo>
                                    <a:pt x="1621155" y="927734"/>
                                  </a:lnTo>
                                  <a:lnTo>
                                    <a:pt x="1617980" y="929639"/>
                                  </a:lnTo>
                                  <a:lnTo>
                                    <a:pt x="1616710" y="932814"/>
                                  </a:lnTo>
                                  <a:lnTo>
                                    <a:pt x="1615440" y="935989"/>
                                  </a:lnTo>
                                  <a:lnTo>
                                    <a:pt x="1617345" y="939799"/>
                                  </a:lnTo>
                                  <a:lnTo>
                                    <a:pt x="1620520" y="940434"/>
                                  </a:lnTo>
                                  <a:lnTo>
                                    <a:pt x="1624330" y="941704"/>
                                  </a:lnTo>
                                  <a:lnTo>
                                    <a:pt x="1627505" y="939799"/>
                                  </a:lnTo>
                                  <a:lnTo>
                                    <a:pt x="1628775" y="936624"/>
                                  </a:lnTo>
                                  <a:lnTo>
                                    <a:pt x="1629410" y="933449"/>
                                  </a:lnTo>
                                  <a:close/>
                                  <a:moveTo>
                                    <a:pt x="1634489" y="190499"/>
                                  </a:moveTo>
                                  <a:lnTo>
                                    <a:pt x="1632585" y="183514"/>
                                  </a:lnTo>
                                  <a:lnTo>
                                    <a:pt x="1629410" y="180974"/>
                                  </a:lnTo>
                                  <a:lnTo>
                                    <a:pt x="1625600" y="182244"/>
                                  </a:lnTo>
                                  <a:lnTo>
                                    <a:pt x="1622425" y="182879"/>
                                  </a:lnTo>
                                  <a:lnTo>
                                    <a:pt x="1620520" y="186054"/>
                                  </a:lnTo>
                                  <a:lnTo>
                                    <a:pt x="1621155" y="189864"/>
                                  </a:lnTo>
                                  <a:lnTo>
                                    <a:pt x="1622425" y="193039"/>
                                  </a:lnTo>
                                  <a:lnTo>
                                    <a:pt x="1625600" y="195579"/>
                                  </a:lnTo>
                                  <a:lnTo>
                                    <a:pt x="1628775" y="194309"/>
                                  </a:lnTo>
                                  <a:lnTo>
                                    <a:pt x="1631949" y="193674"/>
                                  </a:lnTo>
                                  <a:lnTo>
                                    <a:pt x="1634489" y="190499"/>
                                  </a:lnTo>
                                  <a:close/>
                                  <a:moveTo>
                                    <a:pt x="1634489" y="2451734"/>
                                  </a:moveTo>
                                  <a:lnTo>
                                    <a:pt x="1631949" y="2444749"/>
                                  </a:lnTo>
                                  <a:lnTo>
                                    <a:pt x="1602740" y="2455544"/>
                                  </a:lnTo>
                                  <a:lnTo>
                                    <a:pt x="1605280" y="2463164"/>
                                  </a:lnTo>
                                  <a:lnTo>
                                    <a:pt x="1634489" y="2451734"/>
                                  </a:lnTo>
                                  <a:close/>
                                  <a:moveTo>
                                    <a:pt x="1637665" y="1010919"/>
                                  </a:moveTo>
                                  <a:lnTo>
                                    <a:pt x="1635759" y="1007744"/>
                                  </a:lnTo>
                                  <a:lnTo>
                                    <a:pt x="1631949" y="1006474"/>
                                  </a:lnTo>
                                  <a:lnTo>
                                    <a:pt x="1628775" y="1005204"/>
                                  </a:lnTo>
                                  <a:lnTo>
                                    <a:pt x="1625600" y="1007109"/>
                                  </a:lnTo>
                                  <a:lnTo>
                                    <a:pt x="1624330" y="1010284"/>
                                  </a:lnTo>
                                  <a:lnTo>
                                    <a:pt x="1623060" y="1013459"/>
                                  </a:lnTo>
                                  <a:lnTo>
                                    <a:pt x="1624965" y="1017269"/>
                                  </a:lnTo>
                                  <a:lnTo>
                                    <a:pt x="1631315" y="1019809"/>
                                  </a:lnTo>
                                  <a:lnTo>
                                    <a:pt x="1635125" y="1017904"/>
                                  </a:lnTo>
                                  <a:lnTo>
                                    <a:pt x="1637665" y="1010919"/>
                                  </a:lnTo>
                                  <a:close/>
                                  <a:moveTo>
                                    <a:pt x="1639569" y="511174"/>
                                  </a:moveTo>
                                  <a:lnTo>
                                    <a:pt x="1636395" y="507999"/>
                                  </a:lnTo>
                                  <a:lnTo>
                                    <a:pt x="1629410" y="507999"/>
                                  </a:lnTo>
                                  <a:lnTo>
                                    <a:pt x="1626870" y="511174"/>
                                  </a:lnTo>
                                  <a:lnTo>
                                    <a:pt x="1626870" y="518159"/>
                                  </a:lnTo>
                                  <a:lnTo>
                                    <a:pt x="1629410" y="521334"/>
                                  </a:lnTo>
                                  <a:lnTo>
                                    <a:pt x="1636395" y="521334"/>
                                  </a:lnTo>
                                  <a:lnTo>
                                    <a:pt x="1639569" y="518159"/>
                                  </a:lnTo>
                                  <a:lnTo>
                                    <a:pt x="1639569" y="511174"/>
                                  </a:lnTo>
                                  <a:close/>
                                  <a:moveTo>
                                    <a:pt x="1649095" y="939164"/>
                                  </a:moveTo>
                                  <a:lnTo>
                                    <a:pt x="1647190" y="935989"/>
                                  </a:lnTo>
                                  <a:lnTo>
                                    <a:pt x="1644015" y="934719"/>
                                  </a:lnTo>
                                  <a:lnTo>
                                    <a:pt x="1640205" y="933449"/>
                                  </a:lnTo>
                                  <a:lnTo>
                                    <a:pt x="1637029" y="935354"/>
                                  </a:lnTo>
                                  <a:lnTo>
                                    <a:pt x="1635759" y="939164"/>
                                  </a:lnTo>
                                  <a:lnTo>
                                    <a:pt x="1635125" y="942339"/>
                                  </a:lnTo>
                                  <a:lnTo>
                                    <a:pt x="1636395" y="945514"/>
                                  </a:lnTo>
                                  <a:lnTo>
                                    <a:pt x="1640205" y="946784"/>
                                  </a:lnTo>
                                  <a:lnTo>
                                    <a:pt x="1643379" y="948054"/>
                                  </a:lnTo>
                                  <a:lnTo>
                                    <a:pt x="1646555" y="946149"/>
                                  </a:lnTo>
                                  <a:lnTo>
                                    <a:pt x="1647825" y="942339"/>
                                  </a:lnTo>
                                  <a:lnTo>
                                    <a:pt x="1649095" y="939164"/>
                                  </a:lnTo>
                                  <a:close/>
                                  <a:moveTo>
                                    <a:pt x="1652905" y="2729229"/>
                                  </a:moveTo>
                                  <a:lnTo>
                                    <a:pt x="1622425" y="2724149"/>
                                  </a:lnTo>
                                  <a:lnTo>
                                    <a:pt x="1621155" y="2731769"/>
                                  </a:lnTo>
                                  <a:lnTo>
                                    <a:pt x="1651635" y="2736849"/>
                                  </a:lnTo>
                                  <a:lnTo>
                                    <a:pt x="1652905" y="2729229"/>
                                  </a:lnTo>
                                  <a:close/>
                                  <a:moveTo>
                                    <a:pt x="1654175" y="185419"/>
                                  </a:moveTo>
                                  <a:lnTo>
                                    <a:pt x="1652270" y="179069"/>
                                  </a:lnTo>
                                  <a:lnTo>
                                    <a:pt x="1649095" y="176529"/>
                                  </a:lnTo>
                                  <a:lnTo>
                                    <a:pt x="1645285" y="177799"/>
                                  </a:lnTo>
                                  <a:lnTo>
                                    <a:pt x="1642109" y="177799"/>
                                  </a:lnTo>
                                  <a:lnTo>
                                    <a:pt x="1640205" y="181609"/>
                                  </a:lnTo>
                                  <a:lnTo>
                                    <a:pt x="1641475" y="185419"/>
                                  </a:lnTo>
                                  <a:lnTo>
                                    <a:pt x="1642109" y="188594"/>
                                  </a:lnTo>
                                  <a:lnTo>
                                    <a:pt x="1645285" y="190499"/>
                                  </a:lnTo>
                                  <a:lnTo>
                                    <a:pt x="1648460" y="189864"/>
                                  </a:lnTo>
                                  <a:lnTo>
                                    <a:pt x="1652270" y="189229"/>
                                  </a:lnTo>
                                  <a:lnTo>
                                    <a:pt x="1654175" y="185419"/>
                                  </a:lnTo>
                                  <a:close/>
                                  <a:moveTo>
                                    <a:pt x="1656715" y="1017904"/>
                                  </a:moveTo>
                                  <a:lnTo>
                                    <a:pt x="1654810" y="1014094"/>
                                  </a:lnTo>
                                  <a:lnTo>
                                    <a:pt x="1648460" y="1012189"/>
                                  </a:lnTo>
                                  <a:lnTo>
                                    <a:pt x="1644649" y="1014094"/>
                                  </a:lnTo>
                                  <a:lnTo>
                                    <a:pt x="1642109" y="1020444"/>
                                  </a:lnTo>
                                  <a:lnTo>
                                    <a:pt x="1644649" y="1024254"/>
                                  </a:lnTo>
                                  <a:lnTo>
                                    <a:pt x="1647825" y="1024889"/>
                                  </a:lnTo>
                                  <a:lnTo>
                                    <a:pt x="1651000" y="1026159"/>
                                  </a:lnTo>
                                  <a:lnTo>
                                    <a:pt x="1654175" y="1024254"/>
                                  </a:lnTo>
                                  <a:lnTo>
                                    <a:pt x="1655445" y="1021079"/>
                                  </a:lnTo>
                                  <a:lnTo>
                                    <a:pt x="1656715" y="1017904"/>
                                  </a:lnTo>
                                  <a:close/>
                                  <a:moveTo>
                                    <a:pt x="1659890" y="511174"/>
                                  </a:moveTo>
                                  <a:lnTo>
                                    <a:pt x="1656715" y="507999"/>
                                  </a:lnTo>
                                  <a:lnTo>
                                    <a:pt x="1649730" y="507999"/>
                                  </a:lnTo>
                                  <a:lnTo>
                                    <a:pt x="1647190" y="511174"/>
                                  </a:lnTo>
                                  <a:lnTo>
                                    <a:pt x="1647190" y="518159"/>
                                  </a:lnTo>
                                  <a:lnTo>
                                    <a:pt x="1649730" y="521334"/>
                                  </a:lnTo>
                                  <a:lnTo>
                                    <a:pt x="1656715" y="521334"/>
                                  </a:lnTo>
                                  <a:lnTo>
                                    <a:pt x="1659890" y="518159"/>
                                  </a:lnTo>
                                  <a:lnTo>
                                    <a:pt x="1659890" y="511174"/>
                                  </a:lnTo>
                                  <a:close/>
                                  <a:moveTo>
                                    <a:pt x="1663700" y="2891154"/>
                                  </a:moveTo>
                                  <a:lnTo>
                                    <a:pt x="1659890" y="2884169"/>
                                  </a:lnTo>
                                  <a:lnTo>
                                    <a:pt x="1591310" y="2921634"/>
                                  </a:lnTo>
                                  <a:lnTo>
                                    <a:pt x="1595120" y="2928619"/>
                                  </a:lnTo>
                                  <a:lnTo>
                                    <a:pt x="1663700" y="2891154"/>
                                  </a:lnTo>
                                  <a:close/>
                                  <a:moveTo>
                                    <a:pt x="1668145" y="945514"/>
                                  </a:moveTo>
                                  <a:lnTo>
                                    <a:pt x="1666240" y="942339"/>
                                  </a:lnTo>
                                  <a:lnTo>
                                    <a:pt x="1663065" y="941069"/>
                                  </a:lnTo>
                                  <a:lnTo>
                                    <a:pt x="1659890" y="939799"/>
                                  </a:lnTo>
                                  <a:lnTo>
                                    <a:pt x="1656715" y="941704"/>
                                  </a:lnTo>
                                  <a:lnTo>
                                    <a:pt x="1655445" y="944879"/>
                                  </a:lnTo>
                                  <a:lnTo>
                                    <a:pt x="1654175" y="948054"/>
                                  </a:lnTo>
                                  <a:lnTo>
                                    <a:pt x="1656080" y="951864"/>
                                  </a:lnTo>
                                  <a:lnTo>
                                    <a:pt x="1659255" y="953134"/>
                                  </a:lnTo>
                                  <a:lnTo>
                                    <a:pt x="1659890" y="953134"/>
                                  </a:lnTo>
                                  <a:lnTo>
                                    <a:pt x="1663065" y="953769"/>
                                  </a:lnTo>
                                  <a:lnTo>
                                    <a:pt x="1666240" y="952499"/>
                                  </a:lnTo>
                                  <a:lnTo>
                                    <a:pt x="1667510" y="948689"/>
                                  </a:lnTo>
                                  <a:lnTo>
                                    <a:pt x="1668145" y="945514"/>
                                  </a:lnTo>
                                  <a:close/>
                                  <a:moveTo>
                                    <a:pt x="1670685" y="2437764"/>
                                  </a:moveTo>
                                  <a:lnTo>
                                    <a:pt x="1668145" y="2430144"/>
                                  </a:lnTo>
                                  <a:lnTo>
                                    <a:pt x="1638935" y="2441574"/>
                                  </a:lnTo>
                                  <a:lnTo>
                                    <a:pt x="1642109" y="2449194"/>
                                  </a:lnTo>
                                  <a:lnTo>
                                    <a:pt x="1670685" y="2437764"/>
                                  </a:lnTo>
                                  <a:close/>
                                  <a:moveTo>
                                    <a:pt x="1673860" y="180974"/>
                                  </a:moveTo>
                                  <a:lnTo>
                                    <a:pt x="1672590" y="176529"/>
                                  </a:lnTo>
                                  <a:lnTo>
                                    <a:pt x="1671955" y="173989"/>
                                  </a:lnTo>
                                  <a:lnTo>
                                    <a:pt x="1668780" y="172084"/>
                                  </a:lnTo>
                                  <a:lnTo>
                                    <a:pt x="1665605" y="172719"/>
                                  </a:lnTo>
                                  <a:lnTo>
                                    <a:pt x="1661795" y="173354"/>
                                  </a:lnTo>
                                  <a:lnTo>
                                    <a:pt x="1659890" y="176529"/>
                                  </a:lnTo>
                                  <a:lnTo>
                                    <a:pt x="1661160" y="180974"/>
                                  </a:lnTo>
                                  <a:lnTo>
                                    <a:pt x="1661795" y="183514"/>
                                  </a:lnTo>
                                  <a:lnTo>
                                    <a:pt x="1664970" y="185419"/>
                                  </a:lnTo>
                                  <a:lnTo>
                                    <a:pt x="1668145" y="184784"/>
                                  </a:lnTo>
                                  <a:lnTo>
                                    <a:pt x="1671955" y="184149"/>
                                  </a:lnTo>
                                  <a:lnTo>
                                    <a:pt x="1673860" y="180974"/>
                                  </a:lnTo>
                                  <a:close/>
                                  <a:moveTo>
                                    <a:pt x="1675765" y="1024254"/>
                                  </a:moveTo>
                                  <a:lnTo>
                                    <a:pt x="1674495" y="1021079"/>
                                  </a:lnTo>
                                  <a:lnTo>
                                    <a:pt x="1670685" y="1019809"/>
                                  </a:lnTo>
                                  <a:lnTo>
                                    <a:pt x="1670685" y="1019809"/>
                                  </a:lnTo>
                                  <a:lnTo>
                                    <a:pt x="1667510" y="1018539"/>
                                  </a:lnTo>
                                  <a:lnTo>
                                    <a:pt x="1664335" y="1020444"/>
                                  </a:lnTo>
                                  <a:lnTo>
                                    <a:pt x="1661795" y="1026794"/>
                                  </a:lnTo>
                                  <a:lnTo>
                                    <a:pt x="1663065" y="1030604"/>
                                  </a:lnTo>
                                  <a:lnTo>
                                    <a:pt x="1666240" y="1031874"/>
                                  </a:lnTo>
                                  <a:lnTo>
                                    <a:pt x="1666875" y="1031874"/>
                                  </a:lnTo>
                                  <a:lnTo>
                                    <a:pt x="1670050" y="1033144"/>
                                  </a:lnTo>
                                  <a:lnTo>
                                    <a:pt x="1673225" y="1031239"/>
                                  </a:lnTo>
                                  <a:lnTo>
                                    <a:pt x="1675765" y="1024254"/>
                                  </a:lnTo>
                                  <a:close/>
                                  <a:moveTo>
                                    <a:pt x="1679575" y="511174"/>
                                  </a:moveTo>
                                  <a:lnTo>
                                    <a:pt x="1677670" y="507999"/>
                                  </a:lnTo>
                                  <a:lnTo>
                                    <a:pt x="1670050" y="507999"/>
                                  </a:lnTo>
                                  <a:lnTo>
                                    <a:pt x="1667510" y="511174"/>
                                  </a:lnTo>
                                  <a:lnTo>
                                    <a:pt x="1667510" y="518159"/>
                                  </a:lnTo>
                                  <a:lnTo>
                                    <a:pt x="1670050" y="521334"/>
                                  </a:lnTo>
                                  <a:lnTo>
                                    <a:pt x="1677670" y="521334"/>
                                  </a:lnTo>
                                  <a:lnTo>
                                    <a:pt x="1679575" y="518159"/>
                                  </a:lnTo>
                                  <a:lnTo>
                                    <a:pt x="1679575" y="511174"/>
                                  </a:lnTo>
                                  <a:close/>
                                  <a:moveTo>
                                    <a:pt x="1687830" y="951864"/>
                                  </a:moveTo>
                                  <a:lnTo>
                                    <a:pt x="1685925" y="948054"/>
                                  </a:lnTo>
                                  <a:lnTo>
                                    <a:pt x="1682750" y="946784"/>
                                  </a:lnTo>
                                  <a:lnTo>
                                    <a:pt x="1679575" y="946149"/>
                                  </a:lnTo>
                                  <a:lnTo>
                                    <a:pt x="1675765" y="948054"/>
                                  </a:lnTo>
                                  <a:lnTo>
                                    <a:pt x="1674495" y="951229"/>
                                  </a:lnTo>
                                  <a:lnTo>
                                    <a:pt x="1673860" y="954404"/>
                                  </a:lnTo>
                                  <a:lnTo>
                                    <a:pt x="1675130" y="957579"/>
                                  </a:lnTo>
                                  <a:lnTo>
                                    <a:pt x="1678940" y="958849"/>
                                  </a:lnTo>
                                  <a:lnTo>
                                    <a:pt x="1678940" y="958849"/>
                                  </a:lnTo>
                                  <a:lnTo>
                                    <a:pt x="1682115" y="960119"/>
                                  </a:lnTo>
                                  <a:lnTo>
                                    <a:pt x="1685290" y="958214"/>
                                  </a:lnTo>
                                  <a:lnTo>
                                    <a:pt x="1686560" y="955039"/>
                                  </a:lnTo>
                                  <a:lnTo>
                                    <a:pt x="1687830" y="951864"/>
                                  </a:lnTo>
                                  <a:close/>
                                  <a:moveTo>
                                    <a:pt x="1691005" y="2734944"/>
                                  </a:moveTo>
                                  <a:lnTo>
                                    <a:pt x="1660525" y="2730499"/>
                                  </a:lnTo>
                                  <a:lnTo>
                                    <a:pt x="1659255" y="2738119"/>
                                  </a:lnTo>
                                  <a:lnTo>
                                    <a:pt x="1689735" y="2742564"/>
                                  </a:lnTo>
                                  <a:lnTo>
                                    <a:pt x="1691005" y="2734944"/>
                                  </a:lnTo>
                                  <a:close/>
                                  <a:moveTo>
                                    <a:pt x="1693545" y="175894"/>
                                  </a:moveTo>
                                  <a:lnTo>
                                    <a:pt x="1692275" y="169544"/>
                                  </a:lnTo>
                                  <a:lnTo>
                                    <a:pt x="1688465" y="167004"/>
                                  </a:lnTo>
                                  <a:lnTo>
                                    <a:pt x="1685290" y="167639"/>
                                  </a:lnTo>
                                  <a:lnTo>
                                    <a:pt x="1682115" y="168909"/>
                                  </a:lnTo>
                                  <a:lnTo>
                                    <a:pt x="1679575" y="172084"/>
                                  </a:lnTo>
                                  <a:lnTo>
                                    <a:pt x="1681480" y="179069"/>
                                  </a:lnTo>
                                  <a:lnTo>
                                    <a:pt x="1684655" y="180974"/>
                                  </a:lnTo>
                                  <a:lnTo>
                                    <a:pt x="1687830" y="179704"/>
                                  </a:lnTo>
                                  <a:lnTo>
                                    <a:pt x="1688465" y="179704"/>
                                  </a:lnTo>
                                  <a:lnTo>
                                    <a:pt x="1691640" y="179069"/>
                                  </a:lnTo>
                                  <a:lnTo>
                                    <a:pt x="1693545" y="175894"/>
                                  </a:lnTo>
                                  <a:close/>
                                  <a:moveTo>
                                    <a:pt x="1695450" y="1031239"/>
                                  </a:moveTo>
                                  <a:lnTo>
                                    <a:pt x="1692910" y="1027429"/>
                                  </a:lnTo>
                                  <a:lnTo>
                                    <a:pt x="1686560" y="1025524"/>
                                  </a:lnTo>
                                  <a:lnTo>
                                    <a:pt x="1683385" y="1026794"/>
                                  </a:lnTo>
                                  <a:lnTo>
                                    <a:pt x="1682115" y="1029969"/>
                                  </a:lnTo>
                                  <a:lnTo>
                                    <a:pt x="1680845" y="1033779"/>
                                  </a:lnTo>
                                  <a:lnTo>
                                    <a:pt x="1682750" y="1036954"/>
                                  </a:lnTo>
                                  <a:lnTo>
                                    <a:pt x="1689100" y="1039494"/>
                                  </a:lnTo>
                                  <a:lnTo>
                                    <a:pt x="1692910" y="1037589"/>
                                  </a:lnTo>
                                  <a:lnTo>
                                    <a:pt x="1695450" y="1031239"/>
                                  </a:lnTo>
                                  <a:close/>
                                  <a:moveTo>
                                    <a:pt x="1700530" y="511174"/>
                                  </a:moveTo>
                                  <a:lnTo>
                                    <a:pt x="1697355" y="507999"/>
                                  </a:lnTo>
                                  <a:lnTo>
                                    <a:pt x="1691005" y="507999"/>
                                  </a:lnTo>
                                  <a:lnTo>
                                    <a:pt x="1687830" y="511174"/>
                                  </a:lnTo>
                                  <a:lnTo>
                                    <a:pt x="1687830" y="518159"/>
                                  </a:lnTo>
                                  <a:lnTo>
                                    <a:pt x="1691005" y="521334"/>
                                  </a:lnTo>
                                  <a:lnTo>
                                    <a:pt x="1697355" y="521334"/>
                                  </a:lnTo>
                                  <a:lnTo>
                                    <a:pt x="1700530" y="518159"/>
                                  </a:lnTo>
                                  <a:lnTo>
                                    <a:pt x="1700530" y="511174"/>
                                  </a:lnTo>
                                  <a:close/>
                                  <a:moveTo>
                                    <a:pt x="1707515" y="2423794"/>
                                  </a:moveTo>
                                  <a:lnTo>
                                    <a:pt x="1704340" y="2416809"/>
                                  </a:lnTo>
                                  <a:lnTo>
                                    <a:pt x="1675130" y="2427604"/>
                                  </a:lnTo>
                                  <a:lnTo>
                                    <a:pt x="1678305" y="2434589"/>
                                  </a:lnTo>
                                  <a:lnTo>
                                    <a:pt x="1707515" y="2423794"/>
                                  </a:lnTo>
                                  <a:close/>
                                  <a:moveTo>
                                    <a:pt x="1707515" y="957579"/>
                                  </a:moveTo>
                                  <a:lnTo>
                                    <a:pt x="1704975" y="954404"/>
                                  </a:lnTo>
                                  <a:lnTo>
                                    <a:pt x="1701800" y="953134"/>
                                  </a:lnTo>
                                  <a:lnTo>
                                    <a:pt x="1698625" y="952499"/>
                                  </a:lnTo>
                                  <a:lnTo>
                                    <a:pt x="1695450" y="953769"/>
                                  </a:lnTo>
                                  <a:lnTo>
                                    <a:pt x="1694180" y="956944"/>
                                  </a:lnTo>
                                  <a:lnTo>
                                    <a:pt x="1692910" y="960754"/>
                                  </a:lnTo>
                                  <a:lnTo>
                                    <a:pt x="1694815" y="963929"/>
                                  </a:lnTo>
                                  <a:lnTo>
                                    <a:pt x="1698625" y="965199"/>
                                  </a:lnTo>
                                  <a:lnTo>
                                    <a:pt x="1701800" y="965834"/>
                                  </a:lnTo>
                                  <a:lnTo>
                                    <a:pt x="1704975" y="964564"/>
                                  </a:lnTo>
                                  <a:lnTo>
                                    <a:pt x="1707515" y="957579"/>
                                  </a:lnTo>
                                  <a:close/>
                                  <a:moveTo>
                                    <a:pt x="1713230" y="171449"/>
                                  </a:moveTo>
                                  <a:lnTo>
                                    <a:pt x="1711960" y="164464"/>
                                  </a:lnTo>
                                  <a:lnTo>
                                    <a:pt x="1708785" y="162559"/>
                                  </a:lnTo>
                                  <a:lnTo>
                                    <a:pt x="1704975" y="163194"/>
                                  </a:lnTo>
                                  <a:lnTo>
                                    <a:pt x="1701800" y="164464"/>
                                  </a:lnTo>
                                  <a:lnTo>
                                    <a:pt x="1699895" y="167639"/>
                                  </a:lnTo>
                                  <a:lnTo>
                                    <a:pt x="1700530" y="171449"/>
                                  </a:lnTo>
                                  <a:lnTo>
                                    <a:pt x="1701165" y="174624"/>
                                  </a:lnTo>
                                  <a:lnTo>
                                    <a:pt x="1704340" y="176529"/>
                                  </a:lnTo>
                                  <a:lnTo>
                                    <a:pt x="1707515" y="175259"/>
                                  </a:lnTo>
                                  <a:lnTo>
                                    <a:pt x="1711325" y="174624"/>
                                  </a:lnTo>
                                  <a:lnTo>
                                    <a:pt x="1713230" y="171449"/>
                                  </a:lnTo>
                                  <a:close/>
                                  <a:moveTo>
                                    <a:pt x="1713865" y="1037589"/>
                                  </a:moveTo>
                                  <a:lnTo>
                                    <a:pt x="1712595" y="1034414"/>
                                  </a:lnTo>
                                  <a:lnTo>
                                    <a:pt x="1709420" y="1033144"/>
                                  </a:lnTo>
                                  <a:lnTo>
                                    <a:pt x="1706245" y="1031874"/>
                                  </a:lnTo>
                                  <a:lnTo>
                                    <a:pt x="1702435" y="1033779"/>
                                  </a:lnTo>
                                  <a:lnTo>
                                    <a:pt x="1699895" y="1040129"/>
                                  </a:lnTo>
                                  <a:lnTo>
                                    <a:pt x="1701800" y="1043939"/>
                                  </a:lnTo>
                                  <a:lnTo>
                                    <a:pt x="1704975" y="1045209"/>
                                  </a:lnTo>
                                  <a:lnTo>
                                    <a:pt x="1708785" y="1045844"/>
                                  </a:lnTo>
                                  <a:lnTo>
                                    <a:pt x="1711960" y="1043939"/>
                                  </a:lnTo>
                                  <a:lnTo>
                                    <a:pt x="1713230" y="1040764"/>
                                  </a:lnTo>
                                  <a:lnTo>
                                    <a:pt x="1713865" y="1037589"/>
                                  </a:lnTo>
                                  <a:close/>
                                  <a:moveTo>
                                    <a:pt x="1720850" y="511174"/>
                                  </a:moveTo>
                                  <a:lnTo>
                                    <a:pt x="1717675" y="507999"/>
                                  </a:lnTo>
                                  <a:lnTo>
                                    <a:pt x="1710690" y="507999"/>
                                  </a:lnTo>
                                  <a:lnTo>
                                    <a:pt x="1708150" y="511174"/>
                                  </a:lnTo>
                                  <a:lnTo>
                                    <a:pt x="1708150" y="518159"/>
                                  </a:lnTo>
                                  <a:lnTo>
                                    <a:pt x="1710690" y="521334"/>
                                  </a:lnTo>
                                  <a:lnTo>
                                    <a:pt x="1717675" y="521334"/>
                                  </a:lnTo>
                                  <a:lnTo>
                                    <a:pt x="1720850" y="518159"/>
                                  </a:lnTo>
                                  <a:lnTo>
                                    <a:pt x="1720850" y="511174"/>
                                  </a:lnTo>
                                  <a:close/>
                                  <a:moveTo>
                                    <a:pt x="1726565" y="963929"/>
                                  </a:moveTo>
                                  <a:lnTo>
                                    <a:pt x="1724660" y="960119"/>
                                  </a:lnTo>
                                  <a:lnTo>
                                    <a:pt x="1721485" y="958849"/>
                                  </a:lnTo>
                                  <a:lnTo>
                                    <a:pt x="1718310" y="958214"/>
                                  </a:lnTo>
                                  <a:lnTo>
                                    <a:pt x="1714500" y="960119"/>
                                  </a:lnTo>
                                  <a:lnTo>
                                    <a:pt x="1713230" y="963294"/>
                                  </a:lnTo>
                                  <a:lnTo>
                                    <a:pt x="1712595" y="966469"/>
                                  </a:lnTo>
                                  <a:lnTo>
                                    <a:pt x="1713865" y="969644"/>
                                  </a:lnTo>
                                  <a:lnTo>
                                    <a:pt x="1717675" y="970914"/>
                                  </a:lnTo>
                                  <a:lnTo>
                                    <a:pt x="1720850" y="972184"/>
                                  </a:lnTo>
                                  <a:lnTo>
                                    <a:pt x="1724660" y="970279"/>
                                  </a:lnTo>
                                  <a:lnTo>
                                    <a:pt x="1725295" y="967104"/>
                                  </a:lnTo>
                                  <a:lnTo>
                                    <a:pt x="1726565" y="963929"/>
                                  </a:lnTo>
                                  <a:close/>
                                  <a:moveTo>
                                    <a:pt x="1729740" y="2741294"/>
                                  </a:moveTo>
                                  <a:lnTo>
                                    <a:pt x="1698625" y="2736214"/>
                                  </a:lnTo>
                                  <a:lnTo>
                                    <a:pt x="1697355" y="2743834"/>
                                  </a:lnTo>
                                  <a:lnTo>
                                    <a:pt x="1728470" y="2749549"/>
                                  </a:lnTo>
                                  <a:lnTo>
                                    <a:pt x="1729740" y="2741294"/>
                                  </a:lnTo>
                                  <a:close/>
                                  <a:moveTo>
                                    <a:pt x="1732914" y="167004"/>
                                  </a:moveTo>
                                  <a:lnTo>
                                    <a:pt x="1732280" y="163194"/>
                                  </a:lnTo>
                                  <a:lnTo>
                                    <a:pt x="1731644" y="160019"/>
                                  </a:lnTo>
                                  <a:lnTo>
                                    <a:pt x="1728470" y="158114"/>
                                  </a:lnTo>
                                  <a:lnTo>
                                    <a:pt x="1725295" y="158749"/>
                                  </a:lnTo>
                                  <a:lnTo>
                                    <a:pt x="1724660" y="158749"/>
                                  </a:lnTo>
                                  <a:lnTo>
                                    <a:pt x="1721485" y="159384"/>
                                  </a:lnTo>
                                  <a:lnTo>
                                    <a:pt x="1719580" y="162559"/>
                                  </a:lnTo>
                                  <a:lnTo>
                                    <a:pt x="1720215" y="167004"/>
                                  </a:lnTo>
                                  <a:lnTo>
                                    <a:pt x="1720850" y="169544"/>
                                  </a:lnTo>
                                  <a:lnTo>
                                    <a:pt x="1724025" y="171449"/>
                                  </a:lnTo>
                                  <a:lnTo>
                                    <a:pt x="1727200" y="170814"/>
                                  </a:lnTo>
                                  <a:lnTo>
                                    <a:pt x="1727835" y="170814"/>
                                  </a:lnTo>
                                  <a:lnTo>
                                    <a:pt x="1731010" y="170179"/>
                                  </a:lnTo>
                                  <a:lnTo>
                                    <a:pt x="1732914" y="167004"/>
                                  </a:lnTo>
                                  <a:close/>
                                  <a:moveTo>
                                    <a:pt x="1733550" y="1043939"/>
                                  </a:moveTo>
                                  <a:lnTo>
                                    <a:pt x="1731644" y="1040764"/>
                                  </a:lnTo>
                                  <a:lnTo>
                                    <a:pt x="1728470" y="1039494"/>
                                  </a:lnTo>
                                  <a:lnTo>
                                    <a:pt x="1725295" y="1038859"/>
                                  </a:lnTo>
                                  <a:lnTo>
                                    <a:pt x="1721485" y="1040129"/>
                                  </a:lnTo>
                                  <a:lnTo>
                                    <a:pt x="1720850" y="1043304"/>
                                  </a:lnTo>
                                  <a:lnTo>
                                    <a:pt x="1719580" y="1046479"/>
                                  </a:lnTo>
                                  <a:lnTo>
                                    <a:pt x="1720850" y="1050289"/>
                                  </a:lnTo>
                                  <a:lnTo>
                                    <a:pt x="1724025" y="1051559"/>
                                  </a:lnTo>
                                  <a:lnTo>
                                    <a:pt x="1727835" y="1052829"/>
                                  </a:lnTo>
                                  <a:lnTo>
                                    <a:pt x="1731010" y="1050924"/>
                                  </a:lnTo>
                                  <a:lnTo>
                                    <a:pt x="1732280" y="1047749"/>
                                  </a:lnTo>
                                  <a:lnTo>
                                    <a:pt x="1733550" y="1043939"/>
                                  </a:lnTo>
                                  <a:close/>
                                  <a:moveTo>
                                    <a:pt x="1741170" y="511174"/>
                                  </a:moveTo>
                                  <a:lnTo>
                                    <a:pt x="1738630" y="507999"/>
                                  </a:lnTo>
                                  <a:lnTo>
                                    <a:pt x="1731010" y="507999"/>
                                  </a:lnTo>
                                  <a:lnTo>
                                    <a:pt x="1728470" y="511174"/>
                                  </a:lnTo>
                                  <a:lnTo>
                                    <a:pt x="1728470" y="518159"/>
                                  </a:lnTo>
                                  <a:lnTo>
                                    <a:pt x="1731010" y="521334"/>
                                  </a:lnTo>
                                  <a:lnTo>
                                    <a:pt x="1738630" y="521334"/>
                                  </a:lnTo>
                                  <a:lnTo>
                                    <a:pt x="1741170" y="518159"/>
                                  </a:lnTo>
                                  <a:lnTo>
                                    <a:pt x="1741170" y="511174"/>
                                  </a:lnTo>
                                  <a:close/>
                                  <a:moveTo>
                                    <a:pt x="1743710" y="2409824"/>
                                  </a:moveTo>
                                  <a:lnTo>
                                    <a:pt x="1740534" y="2402839"/>
                                  </a:lnTo>
                                  <a:lnTo>
                                    <a:pt x="1711960" y="2413634"/>
                                  </a:lnTo>
                                  <a:lnTo>
                                    <a:pt x="1714500" y="2421254"/>
                                  </a:lnTo>
                                  <a:lnTo>
                                    <a:pt x="1743710" y="2409824"/>
                                  </a:lnTo>
                                  <a:close/>
                                  <a:moveTo>
                                    <a:pt x="1746250" y="969644"/>
                                  </a:moveTo>
                                  <a:lnTo>
                                    <a:pt x="1744345" y="966469"/>
                                  </a:lnTo>
                                  <a:lnTo>
                                    <a:pt x="1740534" y="965834"/>
                                  </a:lnTo>
                                  <a:lnTo>
                                    <a:pt x="1740534" y="965199"/>
                                  </a:lnTo>
                                  <a:lnTo>
                                    <a:pt x="1737360" y="964564"/>
                                  </a:lnTo>
                                  <a:lnTo>
                                    <a:pt x="1734184" y="965834"/>
                                  </a:lnTo>
                                  <a:lnTo>
                                    <a:pt x="1732914" y="969644"/>
                                  </a:lnTo>
                                  <a:lnTo>
                                    <a:pt x="1731644" y="972819"/>
                                  </a:lnTo>
                                  <a:lnTo>
                                    <a:pt x="1733550" y="975994"/>
                                  </a:lnTo>
                                  <a:lnTo>
                                    <a:pt x="1737360" y="977264"/>
                                  </a:lnTo>
                                  <a:lnTo>
                                    <a:pt x="1740534" y="978534"/>
                                  </a:lnTo>
                                  <a:lnTo>
                                    <a:pt x="1744345" y="976629"/>
                                  </a:lnTo>
                                  <a:lnTo>
                                    <a:pt x="1744980" y="973454"/>
                                  </a:lnTo>
                                  <a:lnTo>
                                    <a:pt x="1746250" y="969644"/>
                                  </a:lnTo>
                                  <a:close/>
                                  <a:moveTo>
                                    <a:pt x="1752600" y="1050924"/>
                                  </a:moveTo>
                                  <a:lnTo>
                                    <a:pt x="1750695" y="1047749"/>
                                  </a:lnTo>
                                  <a:lnTo>
                                    <a:pt x="1747520" y="1046479"/>
                                  </a:lnTo>
                                  <a:lnTo>
                                    <a:pt x="1744345" y="1045209"/>
                                  </a:lnTo>
                                  <a:lnTo>
                                    <a:pt x="1740534" y="1047114"/>
                                  </a:lnTo>
                                  <a:lnTo>
                                    <a:pt x="1739900" y="1050289"/>
                                  </a:lnTo>
                                  <a:lnTo>
                                    <a:pt x="1738630" y="1053464"/>
                                  </a:lnTo>
                                  <a:lnTo>
                                    <a:pt x="1740534" y="1057274"/>
                                  </a:lnTo>
                                  <a:lnTo>
                                    <a:pt x="1743710" y="1058544"/>
                                  </a:lnTo>
                                  <a:lnTo>
                                    <a:pt x="1746885" y="1059179"/>
                                  </a:lnTo>
                                  <a:lnTo>
                                    <a:pt x="1750695" y="1057274"/>
                                  </a:lnTo>
                                  <a:lnTo>
                                    <a:pt x="1751965" y="1054099"/>
                                  </a:lnTo>
                                  <a:lnTo>
                                    <a:pt x="1752600" y="1050924"/>
                                  </a:lnTo>
                                  <a:close/>
                                  <a:moveTo>
                                    <a:pt x="1753235" y="2842894"/>
                                  </a:moveTo>
                                  <a:lnTo>
                                    <a:pt x="1748790" y="2835909"/>
                                  </a:lnTo>
                                  <a:lnTo>
                                    <a:pt x="1680845" y="2873374"/>
                                  </a:lnTo>
                                  <a:lnTo>
                                    <a:pt x="1684020" y="2880359"/>
                                  </a:lnTo>
                                  <a:lnTo>
                                    <a:pt x="1753235" y="2842894"/>
                                  </a:lnTo>
                                  <a:close/>
                                  <a:moveTo>
                                    <a:pt x="1753235" y="161924"/>
                                  </a:moveTo>
                                  <a:lnTo>
                                    <a:pt x="1751330" y="155574"/>
                                  </a:lnTo>
                                  <a:lnTo>
                                    <a:pt x="1748155" y="153669"/>
                                  </a:lnTo>
                                  <a:lnTo>
                                    <a:pt x="1744345" y="154304"/>
                                  </a:lnTo>
                                  <a:lnTo>
                                    <a:pt x="1741170" y="154939"/>
                                  </a:lnTo>
                                  <a:lnTo>
                                    <a:pt x="1739264" y="158114"/>
                                  </a:lnTo>
                                  <a:lnTo>
                                    <a:pt x="1739900" y="161924"/>
                                  </a:lnTo>
                                  <a:lnTo>
                                    <a:pt x="1740534" y="165099"/>
                                  </a:lnTo>
                                  <a:lnTo>
                                    <a:pt x="1744345" y="167004"/>
                                  </a:lnTo>
                                  <a:lnTo>
                                    <a:pt x="1747520" y="166369"/>
                                  </a:lnTo>
                                  <a:lnTo>
                                    <a:pt x="1747520" y="166369"/>
                                  </a:lnTo>
                                  <a:lnTo>
                                    <a:pt x="1750695" y="165734"/>
                                  </a:lnTo>
                                  <a:lnTo>
                                    <a:pt x="1753235" y="161924"/>
                                  </a:lnTo>
                                  <a:close/>
                                  <a:moveTo>
                                    <a:pt x="1761490" y="511174"/>
                                  </a:moveTo>
                                  <a:lnTo>
                                    <a:pt x="1758315" y="507999"/>
                                  </a:lnTo>
                                  <a:lnTo>
                                    <a:pt x="1751965" y="507999"/>
                                  </a:lnTo>
                                  <a:lnTo>
                                    <a:pt x="1748790" y="511174"/>
                                  </a:lnTo>
                                  <a:lnTo>
                                    <a:pt x="1748790" y="518159"/>
                                  </a:lnTo>
                                  <a:lnTo>
                                    <a:pt x="1751965" y="521334"/>
                                  </a:lnTo>
                                  <a:lnTo>
                                    <a:pt x="1758315" y="521334"/>
                                  </a:lnTo>
                                  <a:lnTo>
                                    <a:pt x="1761490" y="518159"/>
                                  </a:lnTo>
                                  <a:lnTo>
                                    <a:pt x="1761490" y="511174"/>
                                  </a:lnTo>
                                  <a:close/>
                                  <a:moveTo>
                                    <a:pt x="1765300" y="975994"/>
                                  </a:moveTo>
                                  <a:lnTo>
                                    <a:pt x="1763395" y="972184"/>
                                  </a:lnTo>
                                  <a:lnTo>
                                    <a:pt x="1760220" y="971549"/>
                                  </a:lnTo>
                                  <a:lnTo>
                                    <a:pt x="1757045" y="970279"/>
                                  </a:lnTo>
                                  <a:lnTo>
                                    <a:pt x="1753235" y="972184"/>
                                  </a:lnTo>
                                  <a:lnTo>
                                    <a:pt x="1752600" y="975359"/>
                                  </a:lnTo>
                                  <a:lnTo>
                                    <a:pt x="1751330" y="978534"/>
                                  </a:lnTo>
                                  <a:lnTo>
                                    <a:pt x="1753235" y="982344"/>
                                  </a:lnTo>
                                  <a:lnTo>
                                    <a:pt x="1756410" y="982979"/>
                                  </a:lnTo>
                                  <a:lnTo>
                                    <a:pt x="1759585" y="984249"/>
                                  </a:lnTo>
                                  <a:lnTo>
                                    <a:pt x="1763395" y="982344"/>
                                  </a:lnTo>
                                  <a:lnTo>
                                    <a:pt x="1764030" y="979169"/>
                                  </a:lnTo>
                                  <a:lnTo>
                                    <a:pt x="1765300" y="975994"/>
                                  </a:lnTo>
                                  <a:close/>
                                  <a:moveTo>
                                    <a:pt x="1768475" y="2747644"/>
                                  </a:moveTo>
                                  <a:lnTo>
                                    <a:pt x="1737360" y="2742564"/>
                                  </a:lnTo>
                                  <a:lnTo>
                                    <a:pt x="1736090" y="2750184"/>
                                  </a:lnTo>
                                  <a:lnTo>
                                    <a:pt x="1767205" y="2755264"/>
                                  </a:lnTo>
                                  <a:lnTo>
                                    <a:pt x="1768475" y="2747644"/>
                                  </a:lnTo>
                                  <a:close/>
                                  <a:moveTo>
                                    <a:pt x="1771650" y="1057274"/>
                                  </a:moveTo>
                                  <a:lnTo>
                                    <a:pt x="1770380" y="1054099"/>
                                  </a:lnTo>
                                  <a:lnTo>
                                    <a:pt x="1764030" y="1052194"/>
                                  </a:lnTo>
                                  <a:lnTo>
                                    <a:pt x="1760220" y="1053464"/>
                                  </a:lnTo>
                                  <a:lnTo>
                                    <a:pt x="1757680" y="1059814"/>
                                  </a:lnTo>
                                  <a:lnTo>
                                    <a:pt x="1759585" y="1063624"/>
                                  </a:lnTo>
                                  <a:lnTo>
                                    <a:pt x="1762760" y="1064894"/>
                                  </a:lnTo>
                                  <a:lnTo>
                                    <a:pt x="1762760" y="1064894"/>
                                  </a:lnTo>
                                  <a:lnTo>
                                    <a:pt x="1765935" y="1066164"/>
                                  </a:lnTo>
                                  <a:lnTo>
                                    <a:pt x="1769745" y="1064259"/>
                                  </a:lnTo>
                                  <a:lnTo>
                                    <a:pt x="1770380" y="1061084"/>
                                  </a:lnTo>
                                  <a:lnTo>
                                    <a:pt x="1771650" y="1057274"/>
                                  </a:lnTo>
                                  <a:close/>
                                  <a:moveTo>
                                    <a:pt x="1772920" y="157479"/>
                                  </a:moveTo>
                                  <a:lnTo>
                                    <a:pt x="1771650" y="153669"/>
                                  </a:lnTo>
                                  <a:lnTo>
                                    <a:pt x="1771015" y="150494"/>
                                  </a:lnTo>
                                  <a:lnTo>
                                    <a:pt x="1767840" y="148589"/>
                                  </a:lnTo>
                                  <a:lnTo>
                                    <a:pt x="1764030" y="149224"/>
                                  </a:lnTo>
                                  <a:lnTo>
                                    <a:pt x="1760855" y="149859"/>
                                  </a:lnTo>
                                  <a:lnTo>
                                    <a:pt x="1758950" y="153669"/>
                                  </a:lnTo>
                                  <a:lnTo>
                                    <a:pt x="1759585" y="157479"/>
                                  </a:lnTo>
                                  <a:lnTo>
                                    <a:pt x="1760855" y="160019"/>
                                  </a:lnTo>
                                  <a:lnTo>
                                    <a:pt x="1764030" y="162559"/>
                                  </a:lnTo>
                                  <a:lnTo>
                                    <a:pt x="1767205" y="161289"/>
                                  </a:lnTo>
                                  <a:lnTo>
                                    <a:pt x="1767205" y="161289"/>
                                  </a:lnTo>
                                  <a:lnTo>
                                    <a:pt x="1770380" y="160654"/>
                                  </a:lnTo>
                                  <a:lnTo>
                                    <a:pt x="1772920" y="157479"/>
                                  </a:lnTo>
                                  <a:close/>
                                  <a:moveTo>
                                    <a:pt x="1779905" y="2395854"/>
                                  </a:moveTo>
                                  <a:lnTo>
                                    <a:pt x="1777365" y="2388234"/>
                                  </a:lnTo>
                                  <a:lnTo>
                                    <a:pt x="1748155" y="2399664"/>
                                  </a:lnTo>
                                  <a:lnTo>
                                    <a:pt x="1750695" y="2407284"/>
                                  </a:lnTo>
                                  <a:lnTo>
                                    <a:pt x="1779905" y="2395854"/>
                                  </a:lnTo>
                                  <a:close/>
                                  <a:moveTo>
                                    <a:pt x="1781810" y="511174"/>
                                  </a:moveTo>
                                  <a:lnTo>
                                    <a:pt x="1778635" y="508634"/>
                                  </a:lnTo>
                                  <a:lnTo>
                                    <a:pt x="1771650" y="508634"/>
                                  </a:lnTo>
                                  <a:lnTo>
                                    <a:pt x="1769110" y="511174"/>
                                  </a:lnTo>
                                  <a:lnTo>
                                    <a:pt x="1769110" y="518159"/>
                                  </a:lnTo>
                                  <a:lnTo>
                                    <a:pt x="1771650" y="521334"/>
                                  </a:lnTo>
                                  <a:lnTo>
                                    <a:pt x="1778635" y="521334"/>
                                  </a:lnTo>
                                  <a:lnTo>
                                    <a:pt x="1781810" y="518159"/>
                                  </a:lnTo>
                                  <a:lnTo>
                                    <a:pt x="1781810" y="511174"/>
                                  </a:lnTo>
                                  <a:close/>
                                  <a:moveTo>
                                    <a:pt x="1784985" y="982344"/>
                                  </a:moveTo>
                                  <a:lnTo>
                                    <a:pt x="1783080" y="978534"/>
                                  </a:lnTo>
                                  <a:lnTo>
                                    <a:pt x="1779270" y="977899"/>
                                  </a:lnTo>
                                  <a:lnTo>
                                    <a:pt x="1776095" y="976629"/>
                                  </a:lnTo>
                                  <a:lnTo>
                                    <a:pt x="1772920" y="978534"/>
                                  </a:lnTo>
                                  <a:lnTo>
                                    <a:pt x="1771650" y="981709"/>
                                  </a:lnTo>
                                  <a:lnTo>
                                    <a:pt x="1770380" y="984884"/>
                                  </a:lnTo>
                                  <a:lnTo>
                                    <a:pt x="1772920" y="988694"/>
                                  </a:lnTo>
                                  <a:lnTo>
                                    <a:pt x="1776095" y="989329"/>
                                  </a:lnTo>
                                  <a:lnTo>
                                    <a:pt x="1779270" y="990599"/>
                                  </a:lnTo>
                                  <a:lnTo>
                                    <a:pt x="1783080" y="988694"/>
                                  </a:lnTo>
                                  <a:lnTo>
                                    <a:pt x="1783715" y="985519"/>
                                  </a:lnTo>
                                  <a:lnTo>
                                    <a:pt x="1784985" y="982344"/>
                                  </a:lnTo>
                                  <a:close/>
                                  <a:moveTo>
                                    <a:pt x="1791335" y="1064259"/>
                                  </a:moveTo>
                                  <a:lnTo>
                                    <a:pt x="1789430" y="1061084"/>
                                  </a:lnTo>
                                  <a:lnTo>
                                    <a:pt x="1783080" y="1058544"/>
                                  </a:lnTo>
                                  <a:lnTo>
                                    <a:pt x="1779270" y="1060449"/>
                                  </a:lnTo>
                                  <a:lnTo>
                                    <a:pt x="1778635" y="1063624"/>
                                  </a:lnTo>
                                  <a:lnTo>
                                    <a:pt x="1777365" y="1066799"/>
                                  </a:lnTo>
                                  <a:lnTo>
                                    <a:pt x="1778635" y="1070609"/>
                                  </a:lnTo>
                                  <a:lnTo>
                                    <a:pt x="1781810" y="1071244"/>
                                  </a:lnTo>
                                  <a:lnTo>
                                    <a:pt x="1784985" y="1072514"/>
                                  </a:lnTo>
                                  <a:lnTo>
                                    <a:pt x="1788795" y="1070609"/>
                                  </a:lnTo>
                                  <a:lnTo>
                                    <a:pt x="1791335" y="1064259"/>
                                  </a:lnTo>
                                  <a:close/>
                                  <a:moveTo>
                                    <a:pt x="1792605" y="152399"/>
                                  </a:moveTo>
                                  <a:lnTo>
                                    <a:pt x="1790700" y="146049"/>
                                  </a:lnTo>
                                  <a:lnTo>
                                    <a:pt x="1787525" y="143509"/>
                                  </a:lnTo>
                                  <a:lnTo>
                                    <a:pt x="1784350" y="144779"/>
                                  </a:lnTo>
                                  <a:lnTo>
                                    <a:pt x="1783715" y="144779"/>
                                  </a:lnTo>
                                  <a:lnTo>
                                    <a:pt x="1780540" y="145414"/>
                                  </a:lnTo>
                                  <a:lnTo>
                                    <a:pt x="1778635" y="149224"/>
                                  </a:lnTo>
                                  <a:lnTo>
                                    <a:pt x="1780540" y="155574"/>
                                  </a:lnTo>
                                  <a:lnTo>
                                    <a:pt x="1783715" y="157479"/>
                                  </a:lnTo>
                                  <a:lnTo>
                                    <a:pt x="1786890" y="156844"/>
                                  </a:lnTo>
                                  <a:lnTo>
                                    <a:pt x="1787525" y="156844"/>
                                  </a:lnTo>
                                  <a:lnTo>
                                    <a:pt x="1790700" y="155574"/>
                                  </a:lnTo>
                                  <a:lnTo>
                                    <a:pt x="1792605" y="152399"/>
                                  </a:lnTo>
                                  <a:close/>
                                  <a:moveTo>
                                    <a:pt x="1802130" y="511174"/>
                                  </a:moveTo>
                                  <a:lnTo>
                                    <a:pt x="1799590" y="508634"/>
                                  </a:lnTo>
                                  <a:lnTo>
                                    <a:pt x="1792605" y="508634"/>
                                  </a:lnTo>
                                  <a:lnTo>
                                    <a:pt x="1789430" y="511174"/>
                                  </a:lnTo>
                                  <a:lnTo>
                                    <a:pt x="1789430" y="518159"/>
                                  </a:lnTo>
                                  <a:lnTo>
                                    <a:pt x="1792605" y="521334"/>
                                  </a:lnTo>
                                  <a:lnTo>
                                    <a:pt x="1799590" y="521334"/>
                                  </a:lnTo>
                                  <a:lnTo>
                                    <a:pt x="1802130" y="518159"/>
                                  </a:lnTo>
                                  <a:lnTo>
                                    <a:pt x="1802130" y="511174"/>
                                  </a:lnTo>
                                  <a:close/>
                                  <a:moveTo>
                                    <a:pt x="1804035" y="988059"/>
                                  </a:moveTo>
                                  <a:lnTo>
                                    <a:pt x="1802130" y="984249"/>
                                  </a:lnTo>
                                  <a:lnTo>
                                    <a:pt x="1798955" y="983614"/>
                                  </a:lnTo>
                                  <a:lnTo>
                                    <a:pt x="1795780" y="982344"/>
                                  </a:lnTo>
                                  <a:lnTo>
                                    <a:pt x="1791970" y="984249"/>
                                  </a:lnTo>
                                  <a:lnTo>
                                    <a:pt x="1791335" y="987424"/>
                                  </a:lnTo>
                                  <a:lnTo>
                                    <a:pt x="1790065" y="991234"/>
                                  </a:lnTo>
                                  <a:lnTo>
                                    <a:pt x="1791970" y="994409"/>
                                  </a:lnTo>
                                  <a:lnTo>
                                    <a:pt x="1795145" y="995679"/>
                                  </a:lnTo>
                                  <a:lnTo>
                                    <a:pt x="1798320" y="996314"/>
                                  </a:lnTo>
                                  <a:lnTo>
                                    <a:pt x="1802130" y="994409"/>
                                  </a:lnTo>
                                  <a:lnTo>
                                    <a:pt x="1802765" y="991234"/>
                                  </a:lnTo>
                                  <a:lnTo>
                                    <a:pt x="1804035" y="988059"/>
                                  </a:lnTo>
                                  <a:close/>
                                  <a:moveTo>
                                    <a:pt x="1806575" y="2753994"/>
                                  </a:moveTo>
                                  <a:lnTo>
                                    <a:pt x="1776095" y="2748914"/>
                                  </a:lnTo>
                                  <a:lnTo>
                                    <a:pt x="1774825" y="2756534"/>
                                  </a:lnTo>
                                  <a:lnTo>
                                    <a:pt x="1805305" y="2761614"/>
                                  </a:lnTo>
                                  <a:lnTo>
                                    <a:pt x="1806575" y="2753994"/>
                                  </a:lnTo>
                                  <a:close/>
                                  <a:moveTo>
                                    <a:pt x="1810385" y="1070609"/>
                                  </a:moveTo>
                                  <a:lnTo>
                                    <a:pt x="1808480" y="1067434"/>
                                  </a:lnTo>
                                  <a:lnTo>
                                    <a:pt x="1805305" y="1066164"/>
                                  </a:lnTo>
                                  <a:lnTo>
                                    <a:pt x="1802130" y="1065529"/>
                                  </a:lnTo>
                                  <a:lnTo>
                                    <a:pt x="1798320" y="1066799"/>
                                  </a:lnTo>
                                  <a:lnTo>
                                    <a:pt x="1796415" y="1073149"/>
                                  </a:lnTo>
                                  <a:lnTo>
                                    <a:pt x="1798320" y="1076959"/>
                                  </a:lnTo>
                                  <a:lnTo>
                                    <a:pt x="1804670" y="1079499"/>
                                  </a:lnTo>
                                  <a:lnTo>
                                    <a:pt x="1808480" y="1077594"/>
                                  </a:lnTo>
                                  <a:lnTo>
                                    <a:pt x="1809750" y="1074419"/>
                                  </a:lnTo>
                                  <a:lnTo>
                                    <a:pt x="1810385" y="1070609"/>
                                  </a:lnTo>
                                  <a:close/>
                                  <a:moveTo>
                                    <a:pt x="1812290" y="147954"/>
                                  </a:moveTo>
                                  <a:lnTo>
                                    <a:pt x="1811655" y="144144"/>
                                  </a:lnTo>
                                  <a:lnTo>
                                    <a:pt x="1810385" y="140969"/>
                                  </a:lnTo>
                                  <a:lnTo>
                                    <a:pt x="1807210" y="139064"/>
                                  </a:lnTo>
                                  <a:lnTo>
                                    <a:pt x="1804035" y="140334"/>
                                  </a:lnTo>
                                  <a:lnTo>
                                    <a:pt x="1804035" y="140334"/>
                                  </a:lnTo>
                                  <a:lnTo>
                                    <a:pt x="1800860" y="140969"/>
                                  </a:lnTo>
                                  <a:lnTo>
                                    <a:pt x="1798320" y="144144"/>
                                  </a:lnTo>
                                  <a:lnTo>
                                    <a:pt x="1799590" y="147319"/>
                                  </a:lnTo>
                                  <a:lnTo>
                                    <a:pt x="1800225" y="151129"/>
                                  </a:lnTo>
                                  <a:lnTo>
                                    <a:pt x="1803400" y="153034"/>
                                  </a:lnTo>
                                  <a:lnTo>
                                    <a:pt x="1806575" y="152399"/>
                                  </a:lnTo>
                                  <a:lnTo>
                                    <a:pt x="1807210" y="152399"/>
                                  </a:lnTo>
                                  <a:lnTo>
                                    <a:pt x="1810385" y="151129"/>
                                  </a:lnTo>
                                  <a:lnTo>
                                    <a:pt x="1812290" y="147954"/>
                                  </a:lnTo>
                                  <a:close/>
                                  <a:moveTo>
                                    <a:pt x="1816100" y="2381249"/>
                                  </a:moveTo>
                                  <a:lnTo>
                                    <a:pt x="1813560" y="2374264"/>
                                  </a:lnTo>
                                  <a:lnTo>
                                    <a:pt x="1784350" y="2385694"/>
                                  </a:lnTo>
                                  <a:lnTo>
                                    <a:pt x="1787525" y="2392679"/>
                                  </a:lnTo>
                                  <a:lnTo>
                                    <a:pt x="1816100" y="2381249"/>
                                  </a:lnTo>
                                  <a:close/>
                                  <a:moveTo>
                                    <a:pt x="1822450" y="511174"/>
                                  </a:moveTo>
                                  <a:lnTo>
                                    <a:pt x="1819275" y="508634"/>
                                  </a:lnTo>
                                  <a:lnTo>
                                    <a:pt x="1812925" y="508634"/>
                                  </a:lnTo>
                                  <a:lnTo>
                                    <a:pt x="1809750" y="511174"/>
                                  </a:lnTo>
                                  <a:lnTo>
                                    <a:pt x="1809750" y="518159"/>
                                  </a:lnTo>
                                  <a:lnTo>
                                    <a:pt x="1812925" y="521334"/>
                                  </a:lnTo>
                                  <a:lnTo>
                                    <a:pt x="1819275" y="521334"/>
                                  </a:lnTo>
                                  <a:lnTo>
                                    <a:pt x="1822450" y="518159"/>
                                  </a:lnTo>
                                  <a:lnTo>
                                    <a:pt x="1822450" y="511174"/>
                                  </a:lnTo>
                                  <a:close/>
                                  <a:moveTo>
                                    <a:pt x="1823720" y="994409"/>
                                  </a:moveTo>
                                  <a:lnTo>
                                    <a:pt x="1821815" y="991234"/>
                                  </a:lnTo>
                                  <a:lnTo>
                                    <a:pt x="1814830" y="988694"/>
                                  </a:lnTo>
                                  <a:lnTo>
                                    <a:pt x="1811655" y="990599"/>
                                  </a:lnTo>
                                  <a:lnTo>
                                    <a:pt x="1810385" y="993774"/>
                                  </a:lnTo>
                                  <a:lnTo>
                                    <a:pt x="1809750" y="996949"/>
                                  </a:lnTo>
                                  <a:lnTo>
                                    <a:pt x="1811655" y="1000759"/>
                                  </a:lnTo>
                                  <a:lnTo>
                                    <a:pt x="1814830" y="1001394"/>
                                  </a:lnTo>
                                  <a:lnTo>
                                    <a:pt x="1818005" y="1002664"/>
                                  </a:lnTo>
                                  <a:lnTo>
                                    <a:pt x="1821815" y="1000759"/>
                                  </a:lnTo>
                                  <a:lnTo>
                                    <a:pt x="1822450" y="997584"/>
                                  </a:lnTo>
                                  <a:lnTo>
                                    <a:pt x="1823720" y="994409"/>
                                  </a:lnTo>
                                  <a:close/>
                                  <a:moveTo>
                                    <a:pt x="1829435" y="1077594"/>
                                  </a:moveTo>
                                  <a:lnTo>
                                    <a:pt x="1828165" y="1074419"/>
                                  </a:lnTo>
                                  <a:lnTo>
                                    <a:pt x="1824990" y="1073149"/>
                                  </a:lnTo>
                                  <a:lnTo>
                                    <a:pt x="1824355" y="1073149"/>
                                  </a:lnTo>
                                  <a:lnTo>
                                    <a:pt x="1821180" y="1071879"/>
                                  </a:lnTo>
                                  <a:lnTo>
                                    <a:pt x="1818005" y="1073784"/>
                                  </a:lnTo>
                                  <a:lnTo>
                                    <a:pt x="1815465" y="1080134"/>
                                  </a:lnTo>
                                  <a:lnTo>
                                    <a:pt x="1817370" y="1083944"/>
                                  </a:lnTo>
                                  <a:lnTo>
                                    <a:pt x="1820545" y="1084579"/>
                                  </a:lnTo>
                                  <a:lnTo>
                                    <a:pt x="1820545" y="1084579"/>
                                  </a:lnTo>
                                  <a:lnTo>
                                    <a:pt x="1823720" y="1085849"/>
                                  </a:lnTo>
                                  <a:lnTo>
                                    <a:pt x="1826895" y="1083944"/>
                                  </a:lnTo>
                                  <a:lnTo>
                                    <a:pt x="1829435" y="1077594"/>
                                  </a:lnTo>
                                  <a:close/>
                                  <a:moveTo>
                                    <a:pt x="1831975" y="143509"/>
                                  </a:moveTo>
                                  <a:lnTo>
                                    <a:pt x="1831339" y="139699"/>
                                  </a:lnTo>
                                  <a:lnTo>
                                    <a:pt x="1830705" y="136524"/>
                                  </a:lnTo>
                                  <a:lnTo>
                                    <a:pt x="1826895" y="134619"/>
                                  </a:lnTo>
                                  <a:lnTo>
                                    <a:pt x="1823720" y="135254"/>
                                  </a:lnTo>
                                  <a:lnTo>
                                    <a:pt x="1823720" y="135254"/>
                                  </a:lnTo>
                                  <a:lnTo>
                                    <a:pt x="1820545" y="135889"/>
                                  </a:lnTo>
                                  <a:lnTo>
                                    <a:pt x="1818005" y="139699"/>
                                  </a:lnTo>
                                  <a:lnTo>
                                    <a:pt x="1819910" y="146049"/>
                                  </a:lnTo>
                                  <a:lnTo>
                                    <a:pt x="1823085" y="147954"/>
                                  </a:lnTo>
                                  <a:lnTo>
                                    <a:pt x="1826895" y="147319"/>
                                  </a:lnTo>
                                  <a:lnTo>
                                    <a:pt x="1830069" y="146684"/>
                                  </a:lnTo>
                                  <a:lnTo>
                                    <a:pt x="1831975" y="143509"/>
                                  </a:lnTo>
                                  <a:close/>
                                  <a:moveTo>
                                    <a:pt x="1841500" y="2794634"/>
                                  </a:moveTo>
                                  <a:lnTo>
                                    <a:pt x="1838325" y="2787649"/>
                                  </a:lnTo>
                                  <a:lnTo>
                                    <a:pt x="1769745" y="2824479"/>
                                  </a:lnTo>
                                  <a:lnTo>
                                    <a:pt x="1772920" y="2831464"/>
                                  </a:lnTo>
                                  <a:lnTo>
                                    <a:pt x="1841500" y="2794634"/>
                                  </a:lnTo>
                                  <a:close/>
                                  <a:moveTo>
                                    <a:pt x="1842770" y="511174"/>
                                  </a:moveTo>
                                  <a:lnTo>
                                    <a:pt x="1839595" y="508634"/>
                                  </a:lnTo>
                                  <a:lnTo>
                                    <a:pt x="1832609" y="508634"/>
                                  </a:lnTo>
                                  <a:lnTo>
                                    <a:pt x="1830069" y="511174"/>
                                  </a:lnTo>
                                  <a:lnTo>
                                    <a:pt x="1830069" y="518159"/>
                                  </a:lnTo>
                                  <a:lnTo>
                                    <a:pt x="1832609" y="521334"/>
                                  </a:lnTo>
                                  <a:lnTo>
                                    <a:pt x="1839595" y="521334"/>
                                  </a:lnTo>
                                  <a:lnTo>
                                    <a:pt x="1842770" y="518159"/>
                                  </a:lnTo>
                                  <a:lnTo>
                                    <a:pt x="1842770" y="511174"/>
                                  </a:lnTo>
                                  <a:close/>
                                  <a:moveTo>
                                    <a:pt x="1842770" y="1000124"/>
                                  </a:moveTo>
                                  <a:lnTo>
                                    <a:pt x="1841500" y="996949"/>
                                  </a:lnTo>
                                  <a:lnTo>
                                    <a:pt x="1837689" y="995679"/>
                                  </a:lnTo>
                                  <a:lnTo>
                                    <a:pt x="1834515" y="994409"/>
                                  </a:lnTo>
                                  <a:lnTo>
                                    <a:pt x="1830705" y="996314"/>
                                  </a:lnTo>
                                  <a:lnTo>
                                    <a:pt x="1830069" y="1000124"/>
                                  </a:lnTo>
                                  <a:lnTo>
                                    <a:pt x="1828799" y="1003299"/>
                                  </a:lnTo>
                                  <a:lnTo>
                                    <a:pt x="1830705" y="1006474"/>
                                  </a:lnTo>
                                  <a:lnTo>
                                    <a:pt x="1833879" y="1007744"/>
                                  </a:lnTo>
                                  <a:lnTo>
                                    <a:pt x="1837055" y="1009014"/>
                                  </a:lnTo>
                                  <a:lnTo>
                                    <a:pt x="1840865" y="1006474"/>
                                  </a:lnTo>
                                  <a:lnTo>
                                    <a:pt x="1841500" y="1003299"/>
                                  </a:lnTo>
                                  <a:lnTo>
                                    <a:pt x="1842770" y="1000124"/>
                                  </a:lnTo>
                                  <a:close/>
                                  <a:moveTo>
                                    <a:pt x="1844675" y="2760344"/>
                                  </a:moveTo>
                                  <a:lnTo>
                                    <a:pt x="1814195" y="2755264"/>
                                  </a:lnTo>
                                  <a:lnTo>
                                    <a:pt x="1812925" y="2762884"/>
                                  </a:lnTo>
                                  <a:lnTo>
                                    <a:pt x="1844040" y="2767964"/>
                                  </a:lnTo>
                                  <a:lnTo>
                                    <a:pt x="1844675" y="2760344"/>
                                  </a:lnTo>
                                  <a:close/>
                                  <a:moveTo>
                                    <a:pt x="1849120" y="1083944"/>
                                  </a:moveTo>
                                  <a:lnTo>
                                    <a:pt x="1847215" y="1080769"/>
                                  </a:lnTo>
                                  <a:lnTo>
                                    <a:pt x="1844040" y="1079499"/>
                                  </a:lnTo>
                                  <a:lnTo>
                                    <a:pt x="1844040" y="1079499"/>
                                  </a:lnTo>
                                  <a:lnTo>
                                    <a:pt x="1840230" y="1078229"/>
                                  </a:lnTo>
                                  <a:lnTo>
                                    <a:pt x="1837055" y="1080134"/>
                                  </a:lnTo>
                                  <a:lnTo>
                                    <a:pt x="1835785" y="1083309"/>
                                  </a:lnTo>
                                  <a:lnTo>
                                    <a:pt x="1835149" y="1086484"/>
                                  </a:lnTo>
                                  <a:lnTo>
                                    <a:pt x="1836419" y="1090294"/>
                                  </a:lnTo>
                                  <a:lnTo>
                                    <a:pt x="1842770" y="1092834"/>
                                  </a:lnTo>
                                  <a:lnTo>
                                    <a:pt x="1846580" y="1090929"/>
                                  </a:lnTo>
                                  <a:lnTo>
                                    <a:pt x="1849120" y="1083944"/>
                                  </a:lnTo>
                                  <a:close/>
                                  <a:moveTo>
                                    <a:pt x="1851660" y="138429"/>
                                  </a:moveTo>
                                  <a:lnTo>
                                    <a:pt x="1850390" y="132079"/>
                                  </a:lnTo>
                                  <a:lnTo>
                                    <a:pt x="1847215" y="130174"/>
                                  </a:lnTo>
                                  <a:lnTo>
                                    <a:pt x="1844040" y="130809"/>
                                  </a:lnTo>
                                  <a:lnTo>
                                    <a:pt x="1843405" y="130809"/>
                                  </a:lnTo>
                                  <a:lnTo>
                                    <a:pt x="1840230" y="131444"/>
                                  </a:lnTo>
                                  <a:lnTo>
                                    <a:pt x="1838325" y="134619"/>
                                  </a:lnTo>
                                  <a:lnTo>
                                    <a:pt x="1838960" y="138429"/>
                                  </a:lnTo>
                                  <a:lnTo>
                                    <a:pt x="1839595" y="141604"/>
                                  </a:lnTo>
                                  <a:lnTo>
                                    <a:pt x="1842770" y="143509"/>
                                  </a:lnTo>
                                  <a:lnTo>
                                    <a:pt x="1846580" y="142874"/>
                                  </a:lnTo>
                                  <a:lnTo>
                                    <a:pt x="1849755" y="142239"/>
                                  </a:lnTo>
                                  <a:lnTo>
                                    <a:pt x="1851660" y="138429"/>
                                  </a:lnTo>
                                  <a:close/>
                                  <a:moveTo>
                                    <a:pt x="1852930" y="2367279"/>
                                  </a:moveTo>
                                  <a:lnTo>
                                    <a:pt x="1849755" y="2359659"/>
                                  </a:lnTo>
                                  <a:lnTo>
                                    <a:pt x="1820545" y="2371724"/>
                                  </a:lnTo>
                                  <a:lnTo>
                                    <a:pt x="1823720" y="2378709"/>
                                  </a:lnTo>
                                  <a:lnTo>
                                    <a:pt x="1852930" y="2367279"/>
                                  </a:lnTo>
                                  <a:close/>
                                  <a:moveTo>
                                    <a:pt x="1862455" y="1006474"/>
                                  </a:moveTo>
                                  <a:lnTo>
                                    <a:pt x="1860550" y="1003299"/>
                                  </a:lnTo>
                                  <a:lnTo>
                                    <a:pt x="1857375" y="1002029"/>
                                  </a:lnTo>
                                  <a:lnTo>
                                    <a:pt x="1853565" y="1000759"/>
                                  </a:lnTo>
                                  <a:lnTo>
                                    <a:pt x="1850390" y="1002664"/>
                                  </a:lnTo>
                                  <a:lnTo>
                                    <a:pt x="1849120" y="1005839"/>
                                  </a:lnTo>
                                  <a:lnTo>
                                    <a:pt x="1848485" y="1009014"/>
                                  </a:lnTo>
                                  <a:lnTo>
                                    <a:pt x="1850390" y="1012824"/>
                                  </a:lnTo>
                                  <a:lnTo>
                                    <a:pt x="1853565" y="1013459"/>
                                  </a:lnTo>
                                  <a:lnTo>
                                    <a:pt x="1853565" y="1014094"/>
                                  </a:lnTo>
                                  <a:lnTo>
                                    <a:pt x="1856740" y="1014729"/>
                                  </a:lnTo>
                                  <a:lnTo>
                                    <a:pt x="1860550" y="1013459"/>
                                  </a:lnTo>
                                  <a:lnTo>
                                    <a:pt x="1861820" y="1009649"/>
                                  </a:lnTo>
                                  <a:lnTo>
                                    <a:pt x="1862455" y="1006474"/>
                                  </a:lnTo>
                                  <a:close/>
                                  <a:moveTo>
                                    <a:pt x="1863090" y="511174"/>
                                  </a:moveTo>
                                  <a:lnTo>
                                    <a:pt x="1860550" y="508634"/>
                                  </a:lnTo>
                                  <a:lnTo>
                                    <a:pt x="1853565" y="508634"/>
                                  </a:lnTo>
                                  <a:lnTo>
                                    <a:pt x="1850390" y="511174"/>
                                  </a:lnTo>
                                  <a:lnTo>
                                    <a:pt x="1850390" y="518159"/>
                                  </a:lnTo>
                                  <a:lnTo>
                                    <a:pt x="1853565" y="521334"/>
                                  </a:lnTo>
                                  <a:lnTo>
                                    <a:pt x="1860550" y="521334"/>
                                  </a:lnTo>
                                  <a:lnTo>
                                    <a:pt x="1863090" y="518159"/>
                                  </a:lnTo>
                                  <a:lnTo>
                                    <a:pt x="1863090" y="511174"/>
                                  </a:lnTo>
                                  <a:close/>
                                  <a:moveTo>
                                    <a:pt x="1868170" y="1090929"/>
                                  </a:moveTo>
                                  <a:lnTo>
                                    <a:pt x="1866265" y="1087119"/>
                                  </a:lnTo>
                                  <a:lnTo>
                                    <a:pt x="1859915" y="1085214"/>
                                  </a:lnTo>
                                  <a:lnTo>
                                    <a:pt x="1856105" y="1087119"/>
                                  </a:lnTo>
                                  <a:lnTo>
                                    <a:pt x="1853565" y="1093469"/>
                                  </a:lnTo>
                                  <a:lnTo>
                                    <a:pt x="1855470" y="1096644"/>
                                  </a:lnTo>
                                  <a:lnTo>
                                    <a:pt x="1859280" y="1097914"/>
                                  </a:lnTo>
                                  <a:lnTo>
                                    <a:pt x="1862455" y="1099184"/>
                                  </a:lnTo>
                                  <a:lnTo>
                                    <a:pt x="1865630" y="1097279"/>
                                  </a:lnTo>
                                  <a:lnTo>
                                    <a:pt x="1866900" y="1094104"/>
                                  </a:lnTo>
                                  <a:lnTo>
                                    <a:pt x="1868170" y="1090929"/>
                                  </a:lnTo>
                                  <a:close/>
                                  <a:moveTo>
                                    <a:pt x="1871345" y="133984"/>
                                  </a:moveTo>
                                  <a:lnTo>
                                    <a:pt x="1870710" y="130174"/>
                                  </a:lnTo>
                                  <a:lnTo>
                                    <a:pt x="1870075" y="126999"/>
                                  </a:lnTo>
                                  <a:lnTo>
                                    <a:pt x="1866900" y="125094"/>
                                  </a:lnTo>
                                  <a:lnTo>
                                    <a:pt x="1863725" y="125729"/>
                                  </a:lnTo>
                                  <a:lnTo>
                                    <a:pt x="1863090" y="125729"/>
                                  </a:lnTo>
                                  <a:lnTo>
                                    <a:pt x="1859915" y="126999"/>
                                  </a:lnTo>
                                  <a:lnTo>
                                    <a:pt x="1858010" y="130174"/>
                                  </a:lnTo>
                                  <a:lnTo>
                                    <a:pt x="1858645" y="133984"/>
                                  </a:lnTo>
                                  <a:lnTo>
                                    <a:pt x="1859280" y="136524"/>
                                  </a:lnTo>
                                  <a:lnTo>
                                    <a:pt x="1862455" y="139064"/>
                                  </a:lnTo>
                                  <a:lnTo>
                                    <a:pt x="1866265" y="137794"/>
                                  </a:lnTo>
                                  <a:lnTo>
                                    <a:pt x="1869440" y="137159"/>
                                  </a:lnTo>
                                  <a:lnTo>
                                    <a:pt x="1871345" y="133984"/>
                                  </a:lnTo>
                                  <a:close/>
                                  <a:moveTo>
                                    <a:pt x="1881505" y="1012189"/>
                                  </a:moveTo>
                                  <a:lnTo>
                                    <a:pt x="1880235" y="1009014"/>
                                  </a:lnTo>
                                  <a:lnTo>
                                    <a:pt x="1877060" y="1007744"/>
                                  </a:lnTo>
                                  <a:lnTo>
                                    <a:pt x="1876425" y="1007744"/>
                                  </a:lnTo>
                                  <a:lnTo>
                                    <a:pt x="1873250" y="1006474"/>
                                  </a:lnTo>
                                  <a:lnTo>
                                    <a:pt x="1869440" y="1009014"/>
                                  </a:lnTo>
                                  <a:lnTo>
                                    <a:pt x="1868805" y="1012189"/>
                                  </a:lnTo>
                                  <a:lnTo>
                                    <a:pt x="1867535" y="1015364"/>
                                  </a:lnTo>
                                  <a:lnTo>
                                    <a:pt x="1869440" y="1018539"/>
                                  </a:lnTo>
                                  <a:lnTo>
                                    <a:pt x="1872615" y="1019809"/>
                                  </a:lnTo>
                                  <a:lnTo>
                                    <a:pt x="1875790" y="1021079"/>
                                  </a:lnTo>
                                  <a:lnTo>
                                    <a:pt x="1879600" y="1019174"/>
                                  </a:lnTo>
                                  <a:lnTo>
                                    <a:pt x="1880870" y="1015999"/>
                                  </a:lnTo>
                                  <a:lnTo>
                                    <a:pt x="1881505" y="1012189"/>
                                  </a:lnTo>
                                  <a:close/>
                                  <a:moveTo>
                                    <a:pt x="1883410" y="511174"/>
                                  </a:moveTo>
                                  <a:lnTo>
                                    <a:pt x="1880235" y="508634"/>
                                  </a:lnTo>
                                  <a:lnTo>
                                    <a:pt x="1873885" y="508634"/>
                                  </a:lnTo>
                                  <a:lnTo>
                                    <a:pt x="1870710" y="511174"/>
                                  </a:lnTo>
                                  <a:lnTo>
                                    <a:pt x="1870710" y="518159"/>
                                  </a:lnTo>
                                  <a:lnTo>
                                    <a:pt x="1873885" y="521334"/>
                                  </a:lnTo>
                                  <a:lnTo>
                                    <a:pt x="1880235" y="521334"/>
                                  </a:lnTo>
                                  <a:lnTo>
                                    <a:pt x="1883410" y="518159"/>
                                  </a:lnTo>
                                  <a:lnTo>
                                    <a:pt x="1883410" y="511174"/>
                                  </a:lnTo>
                                  <a:close/>
                                  <a:moveTo>
                                    <a:pt x="1887220" y="1097279"/>
                                  </a:moveTo>
                                  <a:lnTo>
                                    <a:pt x="1885315" y="1094104"/>
                                  </a:lnTo>
                                  <a:lnTo>
                                    <a:pt x="1882140" y="1092834"/>
                                  </a:lnTo>
                                  <a:lnTo>
                                    <a:pt x="1878965" y="1091564"/>
                                  </a:lnTo>
                                  <a:lnTo>
                                    <a:pt x="1875155" y="1093469"/>
                                  </a:lnTo>
                                  <a:lnTo>
                                    <a:pt x="1874520" y="1096644"/>
                                  </a:lnTo>
                                  <a:lnTo>
                                    <a:pt x="1873250" y="1099819"/>
                                  </a:lnTo>
                                  <a:lnTo>
                                    <a:pt x="1874520" y="1103629"/>
                                  </a:lnTo>
                                  <a:lnTo>
                                    <a:pt x="1881505" y="1106169"/>
                                  </a:lnTo>
                                  <a:lnTo>
                                    <a:pt x="1884680" y="1104264"/>
                                  </a:lnTo>
                                  <a:lnTo>
                                    <a:pt x="1887220" y="1097279"/>
                                  </a:lnTo>
                                  <a:close/>
                                  <a:moveTo>
                                    <a:pt x="1889125" y="2352674"/>
                                  </a:moveTo>
                                  <a:lnTo>
                                    <a:pt x="1885950" y="2346324"/>
                                  </a:lnTo>
                                  <a:lnTo>
                                    <a:pt x="1857375" y="2357119"/>
                                  </a:lnTo>
                                  <a:lnTo>
                                    <a:pt x="1859915" y="2364104"/>
                                  </a:lnTo>
                                  <a:lnTo>
                                    <a:pt x="1889125" y="2352674"/>
                                  </a:lnTo>
                                  <a:close/>
                                  <a:moveTo>
                                    <a:pt x="1891665" y="128904"/>
                                  </a:moveTo>
                                  <a:lnTo>
                                    <a:pt x="1889760" y="122554"/>
                                  </a:lnTo>
                                  <a:lnTo>
                                    <a:pt x="1886585" y="120649"/>
                                  </a:lnTo>
                                  <a:lnTo>
                                    <a:pt x="1883410" y="121284"/>
                                  </a:lnTo>
                                  <a:lnTo>
                                    <a:pt x="1879600" y="121919"/>
                                  </a:lnTo>
                                  <a:lnTo>
                                    <a:pt x="1877695" y="125729"/>
                                  </a:lnTo>
                                  <a:lnTo>
                                    <a:pt x="1878965" y="132079"/>
                                  </a:lnTo>
                                  <a:lnTo>
                                    <a:pt x="1882775" y="133984"/>
                                  </a:lnTo>
                                  <a:lnTo>
                                    <a:pt x="1885950" y="133349"/>
                                  </a:lnTo>
                                  <a:lnTo>
                                    <a:pt x="1889125" y="132714"/>
                                  </a:lnTo>
                                  <a:lnTo>
                                    <a:pt x="1891665" y="128904"/>
                                  </a:lnTo>
                                  <a:close/>
                                  <a:moveTo>
                                    <a:pt x="1901190" y="1018539"/>
                                  </a:moveTo>
                                  <a:lnTo>
                                    <a:pt x="1899285" y="1015364"/>
                                  </a:lnTo>
                                  <a:lnTo>
                                    <a:pt x="1896110" y="1014094"/>
                                  </a:lnTo>
                                  <a:lnTo>
                                    <a:pt x="1896110" y="1014094"/>
                                  </a:lnTo>
                                  <a:lnTo>
                                    <a:pt x="1892300" y="1013459"/>
                                  </a:lnTo>
                                  <a:lnTo>
                                    <a:pt x="1889125" y="1014729"/>
                                  </a:lnTo>
                                  <a:lnTo>
                                    <a:pt x="1887220" y="1021079"/>
                                  </a:lnTo>
                                  <a:lnTo>
                                    <a:pt x="1889125" y="1024889"/>
                                  </a:lnTo>
                                  <a:lnTo>
                                    <a:pt x="1892300" y="1026159"/>
                                  </a:lnTo>
                                  <a:lnTo>
                                    <a:pt x="1895475" y="1026794"/>
                                  </a:lnTo>
                                  <a:lnTo>
                                    <a:pt x="1899285" y="1025524"/>
                                  </a:lnTo>
                                  <a:lnTo>
                                    <a:pt x="1900555" y="1022349"/>
                                  </a:lnTo>
                                  <a:lnTo>
                                    <a:pt x="1901190" y="1018539"/>
                                  </a:lnTo>
                                  <a:close/>
                                  <a:moveTo>
                                    <a:pt x="1903730" y="511174"/>
                                  </a:moveTo>
                                  <a:lnTo>
                                    <a:pt x="1901190" y="508634"/>
                                  </a:lnTo>
                                  <a:lnTo>
                                    <a:pt x="1893570" y="508634"/>
                                  </a:lnTo>
                                  <a:lnTo>
                                    <a:pt x="1891665" y="511174"/>
                                  </a:lnTo>
                                  <a:lnTo>
                                    <a:pt x="1891665" y="518159"/>
                                  </a:lnTo>
                                  <a:lnTo>
                                    <a:pt x="1893570" y="521334"/>
                                  </a:lnTo>
                                  <a:lnTo>
                                    <a:pt x="1901190" y="521334"/>
                                  </a:lnTo>
                                  <a:lnTo>
                                    <a:pt x="1903730" y="518159"/>
                                  </a:lnTo>
                                  <a:lnTo>
                                    <a:pt x="1903730" y="511174"/>
                                  </a:lnTo>
                                  <a:close/>
                                  <a:moveTo>
                                    <a:pt x="1906270" y="1104264"/>
                                  </a:moveTo>
                                  <a:lnTo>
                                    <a:pt x="1905000" y="1100454"/>
                                  </a:lnTo>
                                  <a:lnTo>
                                    <a:pt x="1898015" y="1098549"/>
                                  </a:lnTo>
                                  <a:lnTo>
                                    <a:pt x="1894840" y="1099819"/>
                                  </a:lnTo>
                                  <a:lnTo>
                                    <a:pt x="1892300" y="1106169"/>
                                  </a:lnTo>
                                  <a:lnTo>
                                    <a:pt x="1894205" y="1109979"/>
                                  </a:lnTo>
                                  <a:lnTo>
                                    <a:pt x="1900555" y="1112519"/>
                                  </a:lnTo>
                                  <a:lnTo>
                                    <a:pt x="1904365" y="1110614"/>
                                  </a:lnTo>
                                  <a:lnTo>
                                    <a:pt x="1905635" y="1107439"/>
                                  </a:lnTo>
                                  <a:lnTo>
                                    <a:pt x="1906270" y="1104264"/>
                                  </a:lnTo>
                                  <a:close/>
                                  <a:moveTo>
                                    <a:pt x="1911350" y="124459"/>
                                  </a:moveTo>
                                  <a:lnTo>
                                    <a:pt x="1910080" y="120649"/>
                                  </a:lnTo>
                                  <a:lnTo>
                                    <a:pt x="1909445" y="118109"/>
                                  </a:lnTo>
                                  <a:lnTo>
                                    <a:pt x="1906270" y="115569"/>
                                  </a:lnTo>
                                  <a:lnTo>
                                    <a:pt x="1903095" y="116839"/>
                                  </a:lnTo>
                                  <a:lnTo>
                                    <a:pt x="1902460" y="116839"/>
                                  </a:lnTo>
                                  <a:lnTo>
                                    <a:pt x="1899285" y="117474"/>
                                  </a:lnTo>
                                  <a:lnTo>
                                    <a:pt x="1897380" y="120649"/>
                                  </a:lnTo>
                                  <a:lnTo>
                                    <a:pt x="1898650" y="124459"/>
                                  </a:lnTo>
                                  <a:lnTo>
                                    <a:pt x="1899285" y="127634"/>
                                  </a:lnTo>
                                  <a:lnTo>
                                    <a:pt x="1902460" y="129539"/>
                                  </a:lnTo>
                                  <a:lnTo>
                                    <a:pt x="1905635" y="128904"/>
                                  </a:lnTo>
                                  <a:lnTo>
                                    <a:pt x="1909445" y="128269"/>
                                  </a:lnTo>
                                  <a:lnTo>
                                    <a:pt x="1911350" y="124459"/>
                                  </a:lnTo>
                                  <a:close/>
                                  <a:moveTo>
                                    <a:pt x="1920240" y="1024889"/>
                                  </a:moveTo>
                                  <a:lnTo>
                                    <a:pt x="1918970" y="1021079"/>
                                  </a:lnTo>
                                  <a:lnTo>
                                    <a:pt x="1915795" y="1019809"/>
                                  </a:lnTo>
                                  <a:lnTo>
                                    <a:pt x="1915160" y="1019809"/>
                                  </a:lnTo>
                                  <a:lnTo>
                                    <a:pt x="1911985" y="1019174"/>
                                  </a:lnTo>
                                  <a:lnTo>
                                    <a:pt x="1908810" y="1021079"/>
                                  </a:lnTo>
                                  <a:lnTo>
                                    <a:pt x="1907540" y="1024254"/>
                                  </a:lnTo>
                                  <a:lnTo>
                                    <a:pt x="1906905" y="1027429"/>
                                  </a:lnTo>
                                  <a:lnTo>
                                    <a:pt x="1908175" y="1031239"/>
                                  </a:lnTo>
                                  <a:lnTo>
                                    <a:pt x="1911350" y="1031874"/>
                                  </a:lnTo>
                                  <a:lnTo>
                                    <a:pt x="1914525" y="1033144"/>
                                  </a:lnTo>
                                  <a:lnTo>
                                    <a:pt x="1918335" y="1031239"/>
                                  </a:lnTo>
                                  <a:lnTo>
                                    <a:pt x="1919605" y="1028064"/>
                                  </a:lnTo>
                                  <a:lnTo>
                                    <a:pt x="1920240" y="1024889"/>
                                  </a:lnTo>
                                  <a:close/>
                                  <a:moveTo>
                                    <a:pt x="1922144" y="2772409"/>
                                  </a:moveTo>
                                  <a:lnTo>
                                    <a:pt x="1891665" y="2767964"/>
                                  </a:lnTo>
                                  <a:lnTo>
                                    <a:pt x="1889760" y="2776219"/>
                                  </a:lnTo>
                                  <a:lnTo>
                                    <a:pt x="1920875" y="2780664"/>
                                  </a:lnTo>
                                  <a:lnTo>
                                    <a:pt x="1922144" y="2772409"/>
                                  </a:lnTo>
                                  <a:close/>
                                  <a:moveTo>
                                    <a:pt x="1924050" y="511174"/>
                                  </a:moveTo>
                                  <a:lnTo>
                                    <a:pt x="1921510" y="508634"/>
                                  </a:lnTo>
                                  <a:lnTo>
                                    <a:pt x="1914525" y="508634"/>
                                  </a:lnTo>
                                  <a:lnTo>
                                    <a:pt x="1911350" y="511174"/>
                                  </a:lnTo>
                                  <a:lnTo>
                                    <a:pt x="1911350" y="518159"/>
                                  </a:lnTo>
                                  <a:lnTo>
                                    <a:pt x="1914525" y="521334"/>
                                  </a:lnTo>
                                  <a:lnTo>
                                    <a:pt x="1921510" y="521334"/>
                                  </a:lnTo>
                                  <a:lnTo>
                                    <a:pt x="1924050" y="518159"/>
                                  </a:lnTo>
                                  <a:lnTo>
                                    <a:pt x="1924050" y="511174"/>
                                  </a:lnTo>
                                  <a:close/>
                                  <a:moveTo>
                                    <a:pt x="1925320" y="2339339"/>
                                  </a:moveTo>
                                  <a:lnTo>
                                    <a:pt x="1922144" y="2331719"/>
                                  </a:lnTo>
                                  <a:lnTo>
                                    <a:pt x="1893570" y="2343149"/>
                                  </a:lnTo>
                                  <a:lnTo>
                                    <a:pt x="1896110" y="2350769"/>
                                  </a:lnTo>
                                  <a:lnTo>
                                    <a:pt x="1925320" y="2339339"/>
                                  </a:lnTo>
                                  <a:close/>
                                  <a:moveTo>
                                    <a:pt x="1925954" y="1110614"/>
                                  </a:moveTo>
                                  <a:lnTo>
                                    <a:pt x="1924050" y="1107439"/>
                                  </a:lnTo>
                                  <a:lnTo>
                                    <a:pt x="1920875" y="1106169"/>
                                  </a:lnTo>
                                  <a:lnTo>
                                    <a:pt x="1920240" y="1106169"/>
                                  </a:lnTo>
                                  <a:lnTo>
                                    <a:pt x="1917065" y="1104899"/>
                                  </a:lnTo>
                                  <a:lnTo>
                                    <a:pt x="1913890" y="1106804"/>
                                  </a:lnTo>
                                  <a:lnTo>
                                    <a:pt x="1911350" y="1113154"/>
                                  </a:lnTo>
                                  <a:lnTo>
                                    <a:pt x="1913255" y="1116964"/>
                                  </a:lnTo>
                                  <a:lnTo>
                                    <a:pt x="1916430" y="1118234"/>
                                  </a:lnTo>
                                  <a:lnTo>
                                    <a:pt x="1917065" y="1118234"/>
                                  </a:lnTo>
                                  <a:lnTo>
                                    <a:pt x="1920240" y="1118869"/>
                                  </a:lnTo>
                                  <a:lnTo>
                                    <a:pt x="1923414" y="1117599"/>
                                  </a:lnTo>
                                  <a:lnTo>
                                    <a:pt x="1925954" y="1110614"/>
                                  </a:lnTo>
                                  <a:close/>
                                  <a:moveTo>
                                    <a:pt x="1931034" y="2745739"/>
                                  </a:moveTo>
                                  <a:lnTo>
                                    <a:pt x="1926590" y="2739389"/>
                                  </a:lnTo>
                                  <a:lnTo>
                                    <a:pt x="1878965" y="2765424"/>
                                  </a:lnTo>
                                  <a:lnTo>
                                    <a:pt x="1852930" y="2761614"/>
                                  </a:lnTo>
                                  <a:lnTo>
                                    <a:pt x="1851660" y="2769234"/>
                                  </a:lnTo>
                                  <a:lnTo>
                                    <a:pt x="1867535" y="2771774"/>
                                  </a:lnTo>
                                  <a:lnTo>
                                    <a:pt x="1858645" y="2776854"/>
                                  </a:lnTo>
                                  <a:lnTo>
                                    <a:pt x="1862455" y="2783839"/>
                                  </a:lnTo>
                                  <a:lnTo>
                                    <a:pt x="1879600" y="2774314"/>
                                  </a:lnTo>
                                  <a:lnTo>
                                    <a:pt x="1882140" y="2774949"/>
                                  </a:lnTo>
                                  <a:lnTo>
                                    <a:pt x="1882775" y="2772409"/>
                                  </a:lnTo>
                                  <a:lnTo>
                                    <a:pt x="1931034" y="2745739"/>
                                  </a:lnTo>
                                  <a:close/>
                                  <a:moveTo>
                                    <a:pt x="1931034" y="120014"/>
                                  </a:moveTo>
                                  <a:lnTo>
                                    <a:pt x="1929764" y="116204"/>
                                  </a:lnTo>
                                  <a:lnTo>
                                    <a:pt x="1929130" y="113029"/>
                                  </a:lnTo>
                                  <a:lnTo>
                                    <a:pt x="1925954" y="111124"/>
                                  </a:lnTo>
                                  <a:lnTo>
                                    <a:pt x="1922780" y="111759"/>
                                  </a:lnTo>
                                  <a:lnTo>
                                    <a:pt x="1918970" y="112394"/>
                                  </a:lnTo>
                                  <a:lnTo>
                                    <a:pt x="1917065" y="116204"/>
                                  </a:lnTo>
                                  <a:lnTo>
                                    <a:pt x="1918970" y="122554"/>
                                  </a:lnTo>
                                  <a:lnTo>
                                    <a:pt x="1922144" y="124459"/>
                                  </a:lnTo>
                                  <a:lnTo>
                                    <a:pt x="1925954" y="123824"/>
                                  </a:lnTo>
                                  <a:lnTo>
                                    <a:pt x="1929130" y="123189"/>
                                  </a:lnTo>
                                  <a:lnTo>
                                    <a:pt x="1931034" y="120014"/>
                                  </a:lnTo>
                                  <a:close/>
                                  <a:moveTo>
                                    <a:pt x="1939925" y="1031239"/>
                                  </a:moveTo>
                                  <a:lnTo>
                                    <a:pt x="1938020" y="1027429"/>
                                  </a:lnTo>
                                  <a:lnTo>
                                    <a:pt x="1934844" y="1026159"/>
                                  </a:lnTo>
                                  <a:lnTo>
                                    <a:pt x="1931034" y="1025524"/>
                                  </a:lnTo>
                                  <a:lnTo>
                                    <a:pt x="1927860" y="1026794"/>
                                  </a:lnTo>
                                  <a:lnTo>
                                    <a:pt x="1926590" y="1029969"/>
                                  </a:lnTo>
                                  <a:lnTo>
                                    <a:pt x="1925954" y="1033779"/>
                                  </a:lnTo>
                                  <a:lnTo>
                                    <a:pt x="1927860" y="1036954"/>
                                  </a:lnTo>
                                  <a:lnTo>
                                    <a:pt x="1931034" y="1038224"/>
                                  </a:lnTo>
                                  <a:lnTo>
                                    <a:pt x="1934844" y="1038859"/>
                                  </a:lnTo>
                                  <a:lnTo>
                                    <a:pt x="1938020" y="1037589"/>
                                  </a:lnTo>
                                  <a:lnTo>
                                    <a:pt x="1939290" y="1034414"/>
                                  </a:lnTo>
                                  <a:lnTo>
                                    <a:pt x="1939925" y="1031239"/>
                                  </a:lnTo>
                                  <a:close/>
                                  <a:moveTo>
                                    <a:pt x="1944370" y="511174"/>
                                  </a:moveTo>
                                  <a:lnTo>
                                    <a:pt x="1941195" y="508634"/>
                                  </a:lnTo>
                                  <a:lnTo>
                                    <a:pt x="1934844" y="508634"/>
                                  </a:lnTo>
                                  <a:lnTo>
                                    <a:pt x="1931670" y="511174"/>
                                  </a:lnTo>
                                  <a:lnTo>
                                    <a:pt x="1931670" y="518159"/>
                                  </a:lnTo>
                                  <a:lnTo>
                                    <a:pt x="1934844" y="521334"/>
                                  </a:lnTo>
                                  <a:lnTo>
                                    <a:pt x="1941195" y="521334"/>
                                  </a:lnTo>
                                  <a:lnTo>
                                    <a:pt x="1944370" y="518159"/>
                                  </a:lnTo>
                                  <a:lnTo>
                                    <a:pt x="1944370" y="511174"/>
                                  </a:lnTo>
                                  <a:close/>
                                  <a:moveTo>
                                    <a:pt x="1945005" y="1117599"/>
                                  </a:moveTo>
                                  <a:lnTo>
                                    <a:pt x="1943100" y="1113789"/>
                                  </a:lnTo>
                                  <a:lnTo>
                                    <a:pt x="1936750" y="1111884"/>
                                  </a:lnTo>
                                  <a:lnTo>
                                    <a:pt x="1932940" y="1113154"/>
                                  </a:lnTo>
                                  <a:lnTo>
                                    <a:pt x="1932304" y="1116329"/>
                                  </a:lnTo>
                                  <a:lnTo>
                                    <a:pt x="1931034" y="1119504"/>
                                  </a:lnTo>
                                  <a:lnTo>
                                    <a:pt x="1932304" y="1123314"/>
                                  </a:lnTo>
                                  <a:lnTo>
                                    <a:pt x="1939290" y="1125854"/>
                                  </a:lnTo>
                                  <a:lnTo>
                                    <a:pt x="1942465" y="1123949"/>
                                  </a:lnTo>
                                  <a:lnTo>
                                    <a:pt x="1945005" y="1117599"/>
                                  </a:lnTo>
                                  <a:close/>
                                  <a:moveTo>
                                    <a:pt x="1950720" y="114934"/>
                                  </a:moveTo>
                                  <a:lnTo>
                                    <a:pt x="1948815" y="108584"/>
                                  </a:lnTo>
                                  <a:lnTo>
                                    <a:pt x="1945640" y="106679"/>
                                  </a:lnTo>
                                  <a:lnTo>
                                    <a:pt x="1942465" y="107314"/>
                                  </a:lnTo>
                                  <a:lnTo>
                                    <a:pt x="1939290" y="107949"/>
                                  </a:lnTo>
                                  <a:lnTo>
                                    <a:pt x="1936750" y="111124"/>
                                  </a:lnTo>
                                  <a:lnTo>
                                    <a:pt x="1938020" y="114934"/>
                                  </a:lnTo>
                                  <a:lnTo>
                                    <a:pt x="1938655" y="118109"/>
                                  </a:lnTo>
                                  <a:lnTo>
                                    <a:pt x="1941830" y="120014"/>
                                  </a:lnTo>
                                  <a:lnTo>
                                    <a:pt x="1945640" y="119379"/>
                                  </a:lnTo>
                                  <a:lnTo>
                                    <a:pt x="1948815" y="118744"/>
                                  </a:lnTo>
                                  <a:lnTo>
                                    <a:pt x="1950720" y="114934"/>
                                  </a:lnTo>
                                  <a:close/>
                                  <a:moveTo>
                                    <a:pt x="1958975" y="1036954"/>
                                  </a:moveTo>
                                  <a:lnTo>
                                    <a:pt x="1957705" y="1033144"/>
                                  </a:lnTo>
                                  <a:lnTo>
                                    <a:pt x="1954530" y="1031874"/>
                                  </a:lnTo>
                                  <a:lnTo>
                                    <a:pt x="1950720" y="1031239"/>
                                  </a:lnTo>
                                  <a:lnTo>
                                    <a:pt x="1947545" y="1033144"/>
                                  </a:lnTo>
                                  <a:lnTo>
                                    <a:pt x="1946275" y="1036319"/>
                                  </a:lnTo>
                                  <a:lnTo>
                                    <a:pt x="1945640" y="1039494"/>
                                  </a:lnTo>
                                  <a:lnTo>
                                    <a:pt x="1946910" y="1043304"/>
                                  </a:lnTo>
                                  <a:lnTo>
                                    <a:pt x="1950085" y="1043939"/>
                                  </a:lnTo>
                                  <a:lnTo>
                                    <a:pt x="1953895" y="1045209"/>
                                  </a:lnTo>
                                  <a:lnTo>
                                    <a:pt x="1957070" y="1043304"/>
                                  </a:lnTo>
                                  <a:lnTo>
                                    <a:pt x="1958340" y="1040129"/>
                                  </a:lnTo>
                                  <a:lnTo>
                                    <a:pt x="1958975" y="1036954"/>
                                  </a:lnTo>
                                  <a:close/>
                                  <a:moveTo>
                                    <a:pt x="1960245" y="2779394"/>
                                  </a:moveTo>
                                  <a:lnTo>
                                    <a:pt x="1929764" y="2774314"/>
                                  </a:lnTo>
                                  <a:lnTo>
                                    <a:pt x="1928494" y="2781934"/>
                                  </a:lnTo>
                                  <a:lnTo>
                                    <a:pt x="1958975" y="2787014"/>
                                  </a:lnTo>
                                  <a:lnTo>
                                    <a:pt x="1960245" y="2779394"/>
                                  </a:lnTo>
                                  <a:close/>
                                  <a:moveTo>
                                    <a:pt x="1961515" y="2324734"/>
                                  </a:moveTo>
                                  <a:lnTo>
                                    <a:pt x="1958975" y="2317749"/>
                                  </a:lnTo>
                                  <a:lnTo>
                                    <a:pt x="1929764" y="2329179"/>
                                  </a:lnTo>
                                  <a:lnTo>
                                    <a:pt x="1932304" y="2336164"/>
                                  </a:lnTo>
                                  <a:lnTo>
                                    <a:pt x="1961515" y="2324734"/>
                                  </a:lnTo>
                                  <a:close/>
                                  <a:moveTo>
                                    <a:pt x="1964055" y="1123949"/>
                                  </a:moveTo>
                                  <a:lnTo>
                                    <a:pt x="1962150" y="1120774"/>
                                  </a:lnTo>
                                  <a:lnTo>
                                    <a:pt x="1955800" y="1118234"/>
                                  </a:lnTo>
                                  <a:lnTo>
                                    <a:pt x="1952625" y="1120139"/>
                                  </a:lnTo>
                                  <a:lnTo>
                                    <a:pt x="1950085" y="1126489"/>
                                  </a:lnTo>
                                  <a:lnTo>
                                    <a:pt x="1951990" y="1130299"/>
                                  </a:lnTo>
                                  <a:lnTo>
                                    <a:pt x="1955165" y="1130934"/>
                                  </a:lnTo>
                                  <a:lnTo>
                                    <a:pt x="1958340" y="1132204"/>
                                  </a:lnTo>
                                  <a:lnTo>
                                    <a:pt x="1962150" y="1130299"/>
                                  </a:lnTo>
                                  <a:lnTo>
                                    <a:pt x="1962785" y="1127124"/>
                                  </a:lnTo>
                                  <a:lnTo>
                                    <a:pt x="1964055" y="1123949"/>
                                  </a:lnTo>
                                  <a:close/>
                                  <a:moveTo>
                                    <a:pt x="1964690" y="511174"/>
                                  </a:moveTo>
                                  <a:lnTo>
                                    <a:pt x="1962150" y="508634"/>
                                  </a:lnTo>
                                  <a:lnTo>
                                    <a:pt x="1954530" y="508634"/>
                                  </a:lnTo>
                                  <a:lnTo>
                                    <a:pt x="1952625" y="511174"/>
                                  </a:lnTo>
                                  <a:lnTo>
                                    <a:pt x="1952625" y="518159"/>
                                  </a:lnTo>
                                  <a:lnTo>
                                    <a:pt x="1954530" y="521334"/>
                                  </a:lnTo>
                                  <a:lnTo>
                                    <a:pt x="1962150" y="521334"/>
                                  </a:lnTo>
                                  <a:lnTo>
                                    <a:pt x="1964690" y="518159"/>
                                  </a:lnTo>
                                  <a:lnTo>
                                    <a:pt x="1964690" y="511174"/>
                                  </a:lnTo>
                                  <a:close/>
                                  <a:moveTo>
                                    <a:pt x="1970405" y="110489"/>
                                  </a:moveTo>
                                  <a:lnTo>
                                    <a:pt x="1969770" y="107314"/>
                                  </a:lnTo>
                                  <a:lnTo>
                                    <a:pt x="1969135" y="103504"/>
                                  </a:lnTo>
                                  <a:lnTo>
                                    <a:pt x="1965960" y="101599"/>
                                  </a:lnTo>
                                  <a:lnTo>
                                    <a:pt x="1962150" y="102234"/>
                                  </a:lnTo>
                                  <a:lnTo>
                                    <a:pt x="1958975" y="103504"/>
                                  </a:lnTo>
                                  <a:lnTo>
                                    <a:pt x="1957070" y="106679"/>
                                  </a:lnTo>
                                  <a:lnTo>
                                    <a:pt x="1957705" y="110489"/>
                                  </a:lnTo>
                                  <a:lnTo>
                                    <a:pt x="1958340" y="113664"/>
                                  </a:lnTo>
                                  <a:lnTo>
                                    <a:pt x="1961515" y="115569"/>
                                  </a:lnTo>
                                  <a:lnTo>
                                    <a:pt x="1965325" y="114934"/>
                                  </a:lnTo>
                                  <a:lnTo>
                                    <a:pt x="1968500" y="113664"/>
                                  </a:lnTo>
                                  <a:lnTo>
                                    <a:pt x="1970405" y="110489"/>
                                  </a:lnTo>
                                  <a:close/>
                                  <a:moveTo>
                                    <a:pt x="1978660" y="1043304"/>
                                  </a:moveTo>
                                  <a:lnTo>
                                    <a:pt x="1976755" y="1039494"/>
                                  </a:lnTo>
                                  <a:lnTo>
                                    <a:pt x="1973580" y="1038859"/>
                                  </a:lnTo>
                                  <a:lnTo>
                                    <a:pt x="1970405" y="1037589"/>
                                  </a:lnTo>
                                  <a:lnTo>
                                    <a:pt x="1966595" y="1039494"/>
                                  </a:lnTo>
                                  <a:lnTo>
                                    <a:pt x="1965960" y="1042669"/>
                                  </a:lnTo>
                                  <a:lnTo>
                                    <a:pt x="1964690" y="1045844"/>
                                  </a:lnTo>
                                  <a:lnTo>
                                    <a:pt x="1966595" y="1049019"/>
                                  </a:lnTo>
                                  <a:lnTo>
                                    <a:pt x="1969770" y="1050289"/>
                                  </a:lnTo>
                                  <a:lnTo>
                                    <a:pt x="1970405" y="1050289"/>
                                  </a:lnTo>
                                  <a:lnTo>
                                    <a:pt x="1973580" y="1051559"/>
                                  </a:lnTo>
                                  <a:lnTo>
                                    <a:pt x="1976755" y="1049654"/>
                                  </a:lnTo>
                                  <a:lnTo>
                                    <a:pt x="1978025" y="1046479"/>
                                  </a:lnTo>
                                  <a:lnTo>
                                    <a:pt x="1978660" y="1043304"/>
                                  </a:lnTo>
                                  <a:close/>
                                  <a:moveTo>
                                    <a:pt x="1983105" y="1130299"/>
                                  </a:moveTo>
                                  <a:lnTo>
                                    <a:pt x="1981835" y="1127124"/>
                                  </a:lnTo>
                                  <a:lnTo>
                                    <a:pt x="1978660" y="1126489"/>
                                  </a:lnTo>
                                  <a:lnTo>
                                    <a:pt x="1978025" y="1126489"/>
                                  </a:lnTo>
                                  <a:lnTo>
                                    <a:pt x="1974850" y="1125219"/>
                                  </a:lnTo>
                                  <a:lnTo>
                                    <a:pt x="1971675" y="1126489"/>
                                  </a:lnTo>
                                  <a:lnTo>
                                    <a:pt x="1969135" y="1132839"/>
                                  </a:lnTo>
                                  <a:lnTo>
                                    <a:pt x="1971040" y="1136649"/>
                                  </a:lnTo>
                                  <a:lnTo>
                                    <a:pt x="1974215" y="1137919"/>
                                  </a:lnTo>
                                  <a:lnTo>
                                    <a:pt x="1978025" y="1139189"/>
                                  </a:lnTo>
                                  <a:lnTo>
                                    <a:pt x="1981200" y="1137284"/>
                                  </a:lnTo>
                                  <a:lnTo>
                                    <a:pt x="1983105" y="1130299"/>
                                  </a:lnTo>
                                  <a:close/>
                                  <a:moveTo>
                                    <a:pt x="1985010" y="511174"/>
                                  </a:moveTo>
                                  <a:lnTo>
                                    <a:pt x="1982470" y="508634"/>
                                  </a:lnTo>
                                  <a:lnTo>
                                    <a:pt x="1975485" y="508634"/>
                                  </a:lnTo>
                                  <a:lnTo>
                                    <a:pt x="1972310" y="511174"/>
                                  </a:lnTo>
                                  <a:lnTo>
                                    <a:pt x="1972310" y="518159"/>
                                  </a:lnTo>
                                  <a:lnTo>
                                    <a:pt x="1975485" y="521334"/>
                                  </a:lnTo>
                                  <a:lnTo>
                                    <a:pt x="1982470" y="521334"/>
                                  </a:lnTo>
                                  <a:lnTo>
                                    <a:pt x="1985010" y="518159"/>
                                  </a:lnTo>
                                  <a:lnTo>
                                    <a:pt x="1985010" y="511174"/>
                                  </a:lnTo>
                                  <a:close/>
                                  <a:moveTo>
                                    <a:pt x="1990090" y="106044"/>
                                  </a:moveTo>
                                  <a:lnTo>
                                    <a:pt x="1988820" y="99059"/>
                                  </a:lnTo>
                                  <a:lnTo>
                                    <a:pt x="1985645" y="97154"/>
                                  </a:lnTo>
                                  <a:lnTo>
                                    <a:pt x="1982470" y="97789"/>
                                  </a:lnTo>
                                  <a:lnTo>
                                    <a:pt x="1982470" y="97789"/>
                                  </a:lnTo>
                                  <a:lnTo>
                                    <a:pt x="1978660" y="99059"/>
                                  </a:lnTo>
                                  <a:lnTo>
                                    <a:pt x="1976755" y="102234"/>
                                  </a:lnTo>
                                  <a:lnTo>
                                    <a:pt x="1978025" y="108584"/>
                                  </a:lnTo>
                                  <a:lnTo>
                                    <a:pt x="1981200" y="111124"/>
                                  </a:lnTo>
                                  <a:lnTo>
                                    <a:pt x="1985010" y="110489"/>
                                  </a:lnTo>
                                  <a:lnTo>
                                    <a:pt x="1988185" y="109219"/>
                                  </a:lnTo>
                                  <a:lnTo>
                                    <a:pt x="1990090" y="106044"/>
                                  </a:lnTo>
                                  <a:close/>
                                  <a:moveTo>
                                    <a:pt x="1997710" y="2310764"/>
                                  </a:moveTo>
                                  <a:lnTo>
                                    <a:pt x="1995805" y="2303779"/>
                                  </a:lnTo>
                                  <a:lnTo>
                                    <a:pt x="1965960" y="2315209"/>
                                  </a:lnTo>
                                  <a:lnTo>
                                    <a:pt x="1969135" y="2322194"/>
                                  </a:lnTo>
                                  <a:lnTo>
                                    <a:pt x="1997710" y="2310764"/>
                                  </a:lnTo>
                                  <a:close/>
                                  <a:moveTo>
                                    <a:pt x="1998345" y="1049019"/>
                                  </a:moveTo>
                                  <a:lnTo>
                                    <a:pt x="1996440" y="1045209"/>
                                  </a:lnTo>
                                  <a:lnTo>
                                    <a:pt x="1993265" y="1044574"/>
                                  </a:lnTo>
                                  <a:lnTo>
                                    <a:pt x="1990090" y="1043304"/>
                                  </a:lnTo>
                                  <a:lnTo>
                                    <a:pt x="1986280" y="1045209"/>
                                  </a:lnTo>
                                  <a:lnTo>
                                    <a:pt x="1985010" y="1048384"/>
                                  </a:lnTo>
                                  <a:lnTo>
                                    <a:pt x="1984375" y="1052194"/>
                                  </a:lnTo>
                                  <a:lnTo>
                                    <a:pt x="1985645" y="1055369"/>
                                  </a:lnTo>
                                  <a:lnTo>
                                    <a:pt x="1988820" y="1056639"/>
                                  </a:lnTo>
                                  <a:lnTo>
                                    <a:pt x="1989455" y="1056639"/>
                                  </a:lnTo>
                                  <a:lnTo>
                                    <a:pt x="1992630" y="1057274"/>
                                  </a:lnTo>
                                  <a:lnTo>
                                    <a:pt x="1995805" y="1055369"/>
                                  </a:lnTo>
                                  <a:lnTo>
                                    <a:pt x="1998345" y="1049019"/>
                                  </a:lnTo>
                                  <a:close/>
                                  <a:moveTo>
                                    <a:pt x="1998980" y="2785744"/>
                                  </a:moveTo>
                                  <a:lnTo>
                                    <a:pt x="1967865" y="2780664"/>
                                  </a:lnTo>
                                  <a:lnTo>
                                    <a:pt x="1966595" y="2788284"/>
                                  </a:lnTo>
                                  <a:lnTo>
                                    <a:pt x="1997710" y="2793364"/>
                                  </a:lnTo>
                                  <a:lnTo>
                                    <a:pt x="1998980" y="2785744"/>
                                  </a:lnTo>
                                  <a:close/>
                                  <a:moveTo>
                                    <a:pt x="2002790" y="1137284"/>
                                  </a:moveTo>
                                  <a:lnTo>
                                    <a:pt x="2000885" y="1134109"/>
                                  </a:lnTo>
                                  <a:lnTo>
                                    <a:pt x="1994535" y="1131569"/>
                                  </a:lnTo>
                                  <a:lnTo>
                                    <a:pt x="1990725" y="1133474"/>
                                  </a:lnTo>
                                  <a:lnTo>
                                    <a:pt x="1989455" y="1136649"/>
                                  </a:lnTo>
                                  <a:lnTo>
                                    <a:pt x="1988820" y="1139824"/>
                                  </a:lnTo>
                                  <a:lnTo>
                                    <a:pt x="1990090" y="1143634"/>
                                  </a:lnTo>
                                  <a:lnTo>
                                    <a:pt x="1993265" y="1144269"/>
                                  </a:lnTo>
                                  <a:lnTo>
                                    <a:pt x="1996440" y="1145539"/>
                                  </a:lnTo>
                                  <a:lnTo>
                                    <a:pt x="2000250" y="1143634"/>
                                  </a:lnTo>
                                  <a:lnTo>
                                    <a:pt x="2002790" y="1137284"/>
                                  </a:lnTo>
                                  <a:close/>
                                  <a:moveTo>
                                    <a:pt x="2005330" y="511174"/>
                                  </a:moveTo>
                                  <a:lnTo>
                                    <a:pt x="2002790" y="508634"/>
                                  </a:lnTo>
                                  <a:lnTo>
                                    <a:pt x="1995805" y="508634"/>
                                  </a:lnTo>
                                  <a:lnTo>
                                    <a:pt x="1992630" y="511174"/>
                                  </a:lnTo>
                                  <a:lnTo>
                                    <a:pt x="1992630" y="518159"/>
                                  </a:lnTo>
                                  <a:lnTo>
                                    <a:pt x="1995805" y="521334"/>
                                  </a:lnTo>
                                  <a:lnTo>
                                    <a:pt x="2002790" y="521334"/>
                                  </a:lnTo>
                                  <a:lnTo>
                                    <a:pt x="2005330" y="518159"/>
                                  </a:lnTo>
                                  <a:lnTo>
                                    <a:pt x="2005330" y="511174"/>
                                  </a:lnTo>
                                  <a:close/>
                                  <a:moveTo>
                                    <a:pt x="2010410" y="101599"/>
                                  </a:moveTo>
                                  <a:lnTo>
                                    <a:pt x="2009775" y="97154"/>
                                  </a:lnTo>
                                  <a:lnTo>
                                    <a:pt x="2009140" y="94614"/>
                                  </a:lnTo>
                                  <a:lnTo>
                                    <a:pt x="2005330" y="92709"/>
                                  </a:lnTo>
                                  <a:lnTo>
                                    <a:pt x="2002155" y="93344"/>
                                  </a:lnTo>
                                  <a:lnTo>
                                    <a:pt x="1998345" y="93979"/>
                                  </a:lnTo>
                                  <a:lnTo>
                                    <a:pt x="1996440" y="97154"/>
                                  </a:lnTo>
                                  <a:lnTo>
                                    <a:pt x="1997075" y="100329"/>
                                  </a:lnTo>
                                  <a:lnTo>
                                    <a:pt x="1997710" y="104139"/>
                                  </a:lnTo>
                                  <a:lnTo>
                                    <a:pt x="2002155" y="106044"/>
                                  </a:lnTo>
                                  <a:lnTo>
                                    <a:pt x="2008505" y="104774"/>
                                  </a:lnTo>
                                  <a:lnTo>
                                    <a:pt x="2010410" y="101599"/>
                                  </a:lnTo>
                                  <a:close/>
                                  <a:moveTo>
                                    <a:pt x="2018030" y="1055369"/>
                                  </a:moveTo>
                                  <a:lnTo>
                                    <a:pt x="2016125" y="1051559"/>
                                  </a:lnTo>
                                  <a:lnTo>
                                    <a:pt x="2012950" y="1050924"/>
                                  </a:lnTo>
                                  <a:lnTo>
                                    <a:pt x="2009775" y="1049654"/>
                                  </a:lnTo>
                                  <a:lnTo>
                                    <a:pt x="2005965" y="1051559"/>
                                  </a:lnTo>
                                  <a:lnTo>
                                    <a:pt x="2004695" y="1054734"/>
                                  </a:lnTo>
                                  <a:lnTo>
                                    <a:pt x="2004060" y="1057909"/>
                                  </a:lnTo>
                                  <a:lnTo>
                                    <a:pt x="2005330" y="1061719"/>
                                  </a:lnTo>
                                  <a:lnTo>
                                    <a:pt x="2009140" y="1062354"/>
                                  </a:lnTo>
                                  <a:lnTo>
                                    <a:pt x="2009140" y="1062354"/>
                                  </a:lnTo>
                                  <a:lnTo>
                                    <a:pt x="2012315" y="1063624"/>
                                  </a:lnTo>
                                  <a:lnTo>
                                    <a:pt x="2016125" y="1061719"/>
                                  </a:lnTo>
                                  <a:lnTo>
                                    <a:pt x="2016760" y="1058544"/>
                                  </a:lnTo>
                                  <a:lnTo>
                                    <a:pt x="2018030" y="1055369"/>
                                  </a:lnTo>
                                  <a:close/>
                                  <a:moveTo>
                                    <a:pt x="2019935" y="2698114"/>
                                  </a:moveTo>
                                  <a:lnTo>
                                    <a:pt x="2016125" y="2691129"/>
                                  </a:lnTo>
                                  <a:lnTo>
                                    <a:pt x="1947545" y="2727959"/>
                                  </a:lnTo>
                                  <a:lnTo>
                                    <a:pt x="1951355" y="2734944"/>
                                  </a:lnTo>
                                  <a:lnTo>
                                    <a:pt x="2019935" y="2698114"/>
                                  </a:lnTo>
                                  <a:close/>
                                  <a:moveTo>
                                    <a:pt x="2021839" y="1143634"/>
                                  </a:moveTo>
                                  <a:lnTo>
                                    <a:pt x="2020569" y="1140459"/>
                                  </a:lnTo>
                                  <a:lnTo>
                                    <a:pt x="2017395" y="1139189"/>
                                  </a:lnTo>
                                  <a:lnTo>
                                    <a:pt x="2017395" y="1139189"/>
                                  </a:lnTo>
                                  <a:lnTo>
                                    <a:pt x="2014220" y="1138554"/>
                                  </a:lnTo>
                                  <a:lnTo>
                                    <a:pt x="2010410" y="1139824"/>
                                  </a:lnTo>
                                  <a:lnTo>
                                    <a:pt x="2007870" y="1146174"/>
                                  </a:lnTo>
                                  <a:lnTo>
                                    <a:pt x="2009775" y="1149984"/>
                                  </a:lnTo>
                                  <a:lnTo>
                                    <a:pt x="2013585" y="1151254"/>
                                  </a:lnTo>
                                  <a:lnTo>
                                    <a:pt x="2016760" y="1152524"/>
                                  </a:lnTo>
                                  <a:lnTo>
                                    <a:pt x="2019935" y="1150619"/>
                                  </a:lnTo>
                                  <a:lnTo>
                                    <a:pt x="2021205" y="1147444"/>
                                  </a:lnTo>
                                  <a:lnTo>
                                    <a:pt x="2021839" y="1143634"/>
                                  </a:lnTo>
                                  <a:close/>
                                  <a:moveTo>
                                    <a:pt x="2025649" y="511174"/>
                                  </a:moveTo>
                                  <a:lnTo>
                                    <a:pt x="2023109" y="508634"/>
                                  </a:lnTo>
                                  <a:lnTo>
                                    <a:pt x="2016125" y="508634"/>
                                  </a:lnTo>
                                  <a:lnTo>
                                    <a:pt x="2013585" y="511174"/>
                                  </a:lnTo>
                                  <a:lnTo>
                                    <a:pt x="2013585" y="518159"/>
                                  </a:lnTo>
                                  <a:lnTo>
                                    <a:pt x="2016125" y="521334"/>
                                  </a:lnTo>
                                  <a:lnTo>
                                    <a:pt x="2023109" y="521334"/>
                                  </a:lnTo>
                                  <a:lnTo>
                                    <a:pt x="2025649" y="518159"/>
                                  </a:lnTo>
                                  <a:lnTo>
                                    <a:pt x="2025649" y="511174"/>
                                  </a:lnTo>
                                  <a:close/>
                                  <a:moveTo>
                                    <a:pt x="2030095" y="96519"/>
                                  </a:moveTo>
                                  <a:lnTo>
                                    <a:pt x="2029459" y="92709"/>
                                  </a:lnTo>
                                  <a:lnTo>
                                    <a:pt x="2028825" y="89534"/>
                                  </a:lnTo>
                                  <a:lnTo>
                                    <a:pt x="2025649" y="87629"/>
                                  </a:lnTo>
                                  <a:lnTo>
                                    <a:pt x="2021839" y="88264"/>
                                  </a:lnTo>
                                  <a:lnTo>
                                    <a:pt x="2018665" y="88899"/>
                                  </a:lnTo>
                                  <a:lnTo>
                                    <a:pt x="2016760" y="92709"/>
                                  </a:lnTo>
                                  <a:lnTo>
                                    <a:pt x="2018030" y="99059"/>
                                  </a:lnTo>
                                  <a:lnTo>
                                    <a:pt x="2021205" y="101599"/>
                                  </a:lnTo>
                                  <a:lnTo>
                                    <a:pt x="2025015" y="100329"/>
                                  </a:lnTo>
                                  <a:lnTo>
                                    <a:pt x="2028189" y="99694"/>
                                  </a:lnTo>
                                  <a:lnTo>
                                    <a:pt x="2030095" y="96519"/>
                                  </a:lnTo>
                                  <a:close/>
                                  <a:moveTo>
                                    <a:pt x="2034540" y="2296794"/>
                                  </a:moveTo>
                                  <a:lnTo>
                                    <a:pt x="2032000" y="2289809"/>
                                  </a:lnTo>
                                  <a:lnTo>
                                    <a:pt x="2002155" y="2300604"/>
                                  </a:lnTo>
                                  <a:lnTo>
                                    <a:pt x="2005330" y="2308224"/>
                                  </a:lnTo>
                                  <a:lnTo>
                                    <a:pt x="2034540" y="2296794"/>
                                  </a:lnTo>
                                  <a:close/>
                                  <a:moveTo>
                                    <a:pt x="2037715" y="2791459"/>
                                  </a:moveTo>
                                  <a:lnTo>
                                    <a:pt x="2006600" y="2787014"/>
                                  </a:lnTo>
                                  <a:lnTo>
                                    <a:pt x="2005330" y="2794634"/>
                                  </a:lnTo>
                                  <a:lnTo>
                                    <a:pt x="2036445" y="2799714"/>
                                  </a:lnTo>
                                  <a:lnTo>
                                    <a:pt x="2037715" y="2791459"/>
                                  </a:lnTo>
                                  <a:close/>
                                  <a:moveTo>
                                    <a:pt x="2037715" y="1061084"/>
                                  </a:moveTo>
                                  <a:lnTo>
                                    <a:pt x="2035175" y="1057274"/>
                                  </a:lnTo>
                                  <a:lnTo>
                                    <a:pt x="2032000" y="1056639"/>
                                  </a:lnTo>
                                  <a:lnTo>
                                    <a:pt x="2028825" y="1055369"/>
                                  </a:lnTo>
                                  <a:lnTo>
                                    <a:pt x="2025649" y="1057274"/>
                                  </a:lnTo>
                                  <a:lnTo>
                                    <a:pt x="2024379" y="1061084"/>
                                  </a:lnTo>
                                  <a:lnTo>
                                    <a:pt x="2023109" y="1064259"/>
                                  </a:lnTo>
                                  <a:lnTo>
                                    <a:pt x="2025015" y="1067434"/>
                                  </a:lnTo>
                                  <a:lnTo>
                                    <a:pt x="2028825" y="1068704"/>
                                  </a:lnTo>
                                  <a:lnTo>
                                    <a:pt x="2032000" y="1069974"/>
                                  </a:lnTo>
                                  <a:lnTo>
                                    <a:pt x="2035175" y="1067434"/>
                                  </a:lnTo>
                                  <a:lnTo>
                                    <a:pt x="2037715" y="1061084"/>
                                  </a:lnTo>
                                  <a:close/>
                                  <a:moveTo>
                                    <a:pt x="2041525" y="1150619"/>
                                  </a:moveTo>
                                  <a:lnTo>
                                    <a:pt x="2039620" y="1147444"/>
                                  </a:lnTo>
                                  <a:lnTo>
                                    <a:pt x="2036445" y="1146174"/>
                                  </a:lnTo>
                                  <a:lnTo>
                                    <a:pt x="2033270" y="1144904"/>
                                  </a:lnTo>
                                  <a:lnTo>
                                    <a:pt x="2029459" y="1146809"/>
                                  </a:lnTo>
                                  <a:lnTo>
                                    <a:pt x="2028825" y="1149984"/>
                                  </a:lnTo>
                                  <a:lnTo>
                                    <a:pt x="2027555" y="1153159"/>
                                  </a:lnTo>
                                  <a:lnTo>
                                    <a:pt x="2028825" y="1156334"/>
                                  </a:lnTo>
                                  <a:lnTo>
                                    <a:pt x="2035175" y="1158874"/>
                                  </a:lnTo>
                                  <a:lnTo>
                                    <a:pt x="2038985" y="1156969"/>
                                  </a:lnTo>
                                  <a:lnTo>
                                    <a:pt x="2041525" y="1150619"/>
                                  </a:lnTo>
                                  <a:close/>
                                  <a:moveTo>
                                    <a:pt x="2046605" y="511174"/>
                                  </a:moveTo>
                                  <a:lnTo>
                                    <a:pt x="2043430" y="508634"/>
                                  </a:lnTo>
                                  <a:lnTo>
                                    <a:pt x="2036445" y="508634"/>
                                  </a:lnTo>
                                  <a:lnTo>
                                    <a:pt x="2033905" y="511174"/>
                                  </a:lnTo>
                                  <a:lnTo>
                                    <a:pt x="2033905" y="518159"/>
                                  </a:lnTo>
                                  <a:lnTo>
                                    <a:pt x="2036445" y="521334"/>
                                  </a:lnTo>
                                  <a:lnTo>
                                    <a:pt x="2043430" y="521334"/>
                                  </a:lnTo>
                                  <a:lnTo>
                                    <a:pt x="2046605" y="518159"/>
                                  </a:lnTo>
                                  <a:lnTo>
                                    <a:pt x="2046605" y="511174"/>
                                  </a:lnTo>
                                  <a:close/>
                                  <a:moveTo>
                                    <a:pt x="2049780" y="92074"/>
                                  </a:moveTo>
                                  <a:lnTo>
                                    <a:pt x="2049145" y="88264"/>
                                  </a:lnTo>
                                  <a:lnTo>
                                    <a:pt x="2048510" y="85089"/>
                                  </a:lnTo>
                                  <a:lnTo>
                                    <a:pt x="2045335" y="83184"/>
                                  </a:lnTo>
                                  <a:lnTo>
                                    <a:pt x="2042160" y="83819"/>
                                  </a:lnTo>
                                  <a:lnTo>
                                    <a:pt x="2038350" y="84454"/>
                                  </a:lnTo>
                                  <a:lnTo>
                                    <a:pt x="2036445" y="88264"/>
                                  </a:lnTo>
                                  <a:lnTo>
                                    <a:pt x="2037080" y="91439"/>
                                  </a:lnTo>
                                  <a:lnTo>
                                    <a:pt x="2037715" y="94614"/>
                                  </a:lnTo>
                                  <a:lnTo>
                                    <a:pt x="2040890" y="97154"/>
                                  </a:lnTo>
                                  <a:lnTo>
                                    <a:pt x="2044700" y="95884"/>
                                  </a:lnTo>
                                  <a:lnTo>
                                    <a:pt x="2047875" y="95249"/>
                                  </a:lnTo>
                                  <a:lnTo>
                                    <a:pt x="2049780" y="92074"/>
                                  </a:lnTo>
                                  <a:close/>
                                  <a:moveTo>
                                    <a:pt x="2056765" y="1067434"/>
                                  </a:moveTo>
                                  <a:lnTo>
                                    <a:pt x="2054860" y="1063624"/>
                                  </a:lnTo>
                                  <a:lnTo>
                                    <a:pt x="2051685" y="1062989"/>
                                  </a:lnTo>
                                  <a:lnTo>
                                    <a:pt x="2048510" y="1061719"/>
                                  </a:lnTo>
                                  <a:lnTo>
                                    <a:pt x="2044700" y="1063624"/>
                                  </a:lnTo>
                                  <a:lnTo>
                                    <a:pt x="2044065" y="1066799"/>
                                  </a:lnTo>
                                  <a:lnTo>
                                    <a:pt x="2042795" y="1069974"/>
                                  </a:lnTo>
                                  <a:lnTo>
                                    <a:pt x="2044700" y="1073784"/>
                                  </a:lnTo>
                                  <a:lnTo>
                                    <a:pt x="2047875" y="1074419"/>
                                  </a:lnTo>
                                  <a:lnTo>
                                    <a:pt x="2051050" y="1075689"/>
                                  </a:lnTo>
                                  <a:lnTo>
                                    <a:pt x="2054860" y="1074419"/>
                                  </a:lnTo>
                                  <a:lnTo>
                                    <a:pt x="2055495" y="1070609"/>
                                  </a:lnTo>
                                  <a:lnTo>
                                    <a:pt x="2056765" y="1067434"/>
                                  </a:lnTo>
                                  <a:close/>
                                  <a:moveTo>
                                    <a:pt x="2060575" y="1156969"/>
                                  </a:moveTo>
                                  <a:lnTo>
                                    <a:pt x="2058670" y="1153794"/>
                                  </a:lnTo>
                                  <a:lnTo>
                                    <a:pt x="2055495" y="1152524"/>
                                  </a:lnTo>
                                  <a:lnTo>
                                    <a:pt x="2055495" y="1152524"/>
                                  </a:lnTo>
                                  <a:lnTo>
                                    <a:pt x="2052320" y="1151889"/>
                                  </a:lnTo>
                                  <a:lnTo>
                                    <a:pt x="2048510" y="1153159"/>
                                  </a:lnTo>
                                  <a:lnTo>
                                    <a:pt x="2046605" y="1159509"/>
                                  </a:lnTo>
                                  <a:lnTo>
                                    <a:pt x="2048510" y="1163319"/>
                                  </a:lnTo>
                                  <a:lnTo>
                                    <a:pt x="2051685" y="1164589"/>
                                  </a:lnTo>
                                  <a:lnTo>
                                    <a:pt x="2054860" y="1165224"/>
                                  </a:lnTo>
                                  <a:lnTo>
                                    <a:pt x="2058670" y="1163954"/>
                                  </a:lnTo>
                                  <a:lnTo>
                                    <a:pt x="2059940" y="1160779"/>
                                  </a:lnTo>
                                  <a:lnTo>
                                    <a:pt x="2060575" y="1156969"/>
                                  </a:lnTo>
                                  <a:close/>
                                  <a:moveTo>
                                    <a:pt x="2066925" y="511174"/>
                                  </a:moveTo>
                                  <a:lnTo>
                                    <a:pt x="2064385" y="508634"/>
                                  </a:lnTo>
                                  <a:lnTo>
                                    <a:pt x="2056765" y="508634"/>
                                  </a:lnTo>
                                  <a:lnTo>
                                    <a:pt x="2054225" y="511174"/>
                                  </a:lnTo>
                                  <a:lnTo>
                                    <a:pt x="2054225" y="518159"/>
                                  </a:lnTo>
                                  <a:lnTo>
                                    <a:pt x="2056765" y="521334"/>
                                  </a:lnTo>
                                  <a:lnTo>
                                    <a:pt x="2064385" y="521334"/>
                                  </a:lnTo>
                                  <a:lnTo>
                                    <a:pt x="2066925" y="518159"/>
                                  </a:lnTo>
                                  <a:lnTo>
                                    <a:pt x="2066925" y="511174"/>
                                  </a:lnTo>
                                  <a:close/>
                                  <a:moveTo>
                                    <a:pt x="2070100" y="86994"/>
                                  </a:moveTo>
                                  <a:lnTo>
                                    <a:pt x="2069465" y="83819"/>
                                  </a:lnTo>
                                  <a:lnTo>
                                    <a:pt x="2068195" y="80009"/>
                                  </a:lnTo>
                                  <a:lnTo>
                                    <a:pt x="2065020" y="78104"/>
                                  </a:lnTo>
                                  <a:lnTo>
                                    <a:pt x="2061845" y="79374"/>
                                  </a:lnTo>
                                  <a:lnTo>
                                    <a:pt x="2058035" y="80009"/>
                                  </a:lnTo>
                                  <a:lnTo>
                                    <a:pt x="2056130" y="83819"/>
                                  </a:lnTo>
                                  <a:lnTo>
                                    <a:pt x="2057400" y="90169"/>
                                  </a:lnTo>
                                  <a:lnTo>
                                    <a:pt x="2061210" y="92074"/>
                                  </a:lnTo>
                                  <a:lnTo>
                                    <a:pt x="2067560" y="90169"/>
                                  </a:lnTo>
                                  <a:lnTo>
                                    <a:pt x="2070100" y="86994"/>
                                  </a:lnTo>
                                  <a:close/>
                                  <a:moveTo>
                                    <a:pt x="2070735" y="2282824"/>
                                  </a:moveTo>
                                  <a:lnTo>
                                    <a:pt x="2068195" y="2275204"/>
                                  </a:lnTo>
                                  <a:lnTo>
                                    <a:pt x="2038985" y="2286634"/>
                                  </a:lnTo>
                                  <a:lnTo>
                                    <a:pt x="2041525" y="2294254"/>
                                  </a:lnTo>
                                  <a:lnTo>
                                    <a:pt x="2070735" y="2282824"/>
                                  </a:lnTo>
                                  <a:close/>
                                  <a:moveTo>
                                    <a:pt x="2075815" y="2797809"/>
                                  </a:moveTo>
                                  <a:lnTo>
                                    <a:pt x="2045335" y="2793364"/>
                                  </a:lnTo>
                                  <a:lnTo>
                                    <a:pt x="2044065" y="2800984"/>
                                  </a:lnTo>
                                  <a:lnTo>
                                    <a:pt x="2074545" y="2806064"/>
                                  </a:lnTo>
                                  <a:lnTo>
                                    <a:pt x="2075815" y="2797809"/>
                                  </a:lnTo>
                                  <a:close/>
                                  <a:moveTo>
                                    <a:pt x="2076450" y="1073149"/>
                                  </a:moveTo>
                                  <a:lnTo>
                                    <a:pt x="2073910" y="1069974"/>
                                  </a:lnTo>
                                  <a:lnTo>
                                    <a:pt x="2070735" y="1068704"/>
                                  </a:lnTo>
                                  <a:lnTo>
                                    <a:pt x="2067560" y="1068069"/>
                                  </a:lnTo>
                                  <a:lnTo>
                                    <a:pt x="2064385" y="1069974"/>
                                  </a:lnTo>
                                  <a:lnTo>
                                    <a:pt x="2063115" y="1073149"/>
                                  </a:lnTo>
                                  <a:lnTo>
                                    <a:pt x="2061845" y="1076324"/>
                                  </a:lnTo>
                                  <a:lnTo>
                                    <a:pt x="2064385" y="1079499"/>
                                  </a:lnTo>
                                  <a:lnTo>
                                    <a:pt x="2067560" y="1080769"/>
                                  </a:lnTo>
                                  <a:lnTo>
                                    <a:pt x="2070735" y="1082039"/>
                                  </a:lnTo>
                                  <a:lnTo>
                                    <a:pt x="2073910" y="1080134"/>
                                  </a:lnTo>
                                  <a:lnTo>
                                    <a:pt x="2075180" y="1076324"/>
                                  </a:lnTo>
                                  <a:lnTo>
                                    <a:pt x="2076450" y="1073149"/>
                                  </a:lnTo>
                                  <a:close/>
                                  <a:moveTo>
                                    <a:pt x="2079625" y="1163954"/>
                                  </a:moveTo>
                                  <a:lnTo>
                                    <a:pt x="2078355" y="1160779"/>
                                  </a:lnTo>
                                  <a:lnTo>
                                    <a:pt x="2075180" y="1159509"/>
                                  </a:lnTo>
                                  <a:lnTo>
                                    <a:pt x="2074545" y="1159509"/>
                                  </a:lnTo>
                                  <a:lnTo>
                                    <a:pt x="2071370" y="1158239"/>
                                  </a:lnTo>
                                  <a:lnTo>
                                    <a:pt x="2068195" y="1159509"/>
                                  </a:lnTo>
                                  <a:lnTo>
                                    <a:pt x="2065655" y="1165859"/>
                                  </a:lnTo>
                                  <a:lnTo>
                                    <a:pt x="2067560" y="1169669"/>
                                  </a:lnTo>
                                  <a:lnTo>
                                    <a:pt x="2070735" y="1170939"/>
                                  </a:lnTo>
                                  <a:lnTo>
                                    <a:pt x="2070735" y="1170939"/>
                                  </a:lnTo>
                                  <a:lnTo>
                                    <a:pt x="2073910" y="1172209"/>
                                  </a:lnTo>
                                  <a:lnTo>
                                    <a:pt x="2077720" y="1170304"/>
                                  </a:lnTo>
                                  <a:lnTo>
                                    <a:pt x="2079625" y="1163954"/>
                                  </a:lnTo>
                                  <a:close/>
                                  <a:moveTo>
                                    <a:pt x="2087245" y="511174"/>
                                  </a:moveTo>
                                  <a:lnTo>
                                    <a:pt x="2084070" y="508634"/>
                                  </a:lnTo>
                                  <a:lnTo>
                                    <a:pt x="2077720" y="508634"/>
                                  </a:lnTo>
                                  <a:lnTo>
                                    <a:pt x="2074545" y="511174"/>
                                  </a:lnTo>
                                  <a:lnTo>
                                    <a:pt x="2074545" y="518159"/>
                                  </a:lnTo>
                                  <a:lnTo>
                                    <a:pt x="2077720" y="521334"/>
                                  </a:lnTo>
                                  <a:lnTo>
                                    <a:pt x="2084070" y="521334"/>
                                  </a:lnTo>
                                  <a:lnTo>
                                    <a:pt x="2087245" y="518159"/>
                                  </a:lnTo>
                                  <a:lnTo>
                                    <a:pt x="2087245" y="511174"/>
                                  </a:lnTo>
                                  <a:close/>
                                  <a:moveTo>
                                    <a:pt x="2089785" y="82549"/>
                                  </a:moveTo>
                                  <a:lnTo>
                                    <a:pt x="2088515" y="76199"/>
                                  </a:lnTo>
                                  <a:lnTo>
                                    <a:pt x="2084705" y="73659"/>
                                  </a:lnTo>
                                  <a:lnTo>
                                    <a:pt x="2081530" y="74929"/>
                                  </a:lnTo>
                                  <a:lnTo>
                                    <a:pt x="2077720" y="75564"/>
                                  </a:lnTo>
                                  <a:lnTo>
                                    <a:pt x="2075815" y="78739"/>
                                  </a:lnTo>
                                  <a:lnTo>
                                    <a:pt x="2077720" y="85089"/>
                                  </a:lnTo>
                                  <a:lnTo>
                                    <a:pt x="2080895" y="87629"/>
                                  </a:lnTo>
                                  <a:lnTo>
                                    <a:pt x="2087245" y="85724"/>
                                  </a:lnTo>
                                  <a:lnTo>
                                    <a:pt x="2089785" y="82549"/>
                                  </a:lnTo>
                                  <a:close/>
                                  <a:moveTo>
                                    <a:pt x="2095500" y="1079499"/>
                                  </a:moveTo>
                                  <a:lnTo>
                                    <a:pt x="2093595" y="1076324"/>
                                  </a:lnTo>
                                  <a:lnTo>
                                    <a:pt x="2090420" y="1075054"/>
                                  </a:lnTo>
                                  <a:lnTo>
                                    <a:pt x="2087245" y="1074419"/>
                                  </a:lnTo>
                                  <a:lnTo>
                                    <a:pt x="2083435" y="1075689"/>
                                  </a:lnTo>
                                  <a:lnTo>
                                    <a:pt x="2082800" y="1078864"/>
                                  </a:lnTo>
                                  <a:lnTo>
                                    <a:pt x="2081530" y="1082039"/>
                                  </a:lnTo>
                                  <a:lnTo>
                                    <a:pt x="2083435" y="1085849"/>
                                  </a:lnTo>
                                  <a:lnTo>
                                    <a:pt x="2086610" y="1087119"/>
                                  </a:lnTo>
                                  <a:lnTo>
                                    <a:pt x="2089785" y="1087754"/>
                                  </a:lnTo>
                                  <a:lnTo>
                                    <a:pt x="2093595" y="1086484"/>
                                  </a:lnTo>
                                  <a:lnTo>
                                    <a:pt x="2094230" y="1082674"/>
                                  </a:lnTo>
                                  <a:lnTo>
                                    <a:pt x="2095500" y="1079499"/>
                                  </a:lnTo>
                                  <a:close/>
                                  <a:moveTo>
                                    <a:pt x="2099310" y="1170304"/>
                                  </a:moveTo>
                                  <a:lnTo>
                                    <a:pt x="2097405" y="1167129"/>
                                  </a:lnTo>
                                  <a:lnTo>
                                    <a:pt x="2094230" y="1165859"/>
                                  </a:lnTo>
                                  <a:lnTo>
                                    <a:pt x="2091055" y="1165224"/>
                                  </a:lnTo>
                                  <a:lnTo>
                                    <a:pt x="2087245" y="1166494"/>
                                  </a:lnTo>
                                  <a:lnTo>
                                    <a:pt x="2085975" y="1169669"/>
                                  </a:lnTo>
                                  <a:lnTo>
                                    <a:pt x="2085340" y="1172844"/>
                                  </a:lnTo>
                                  <a:lnTo>
                                    <a:pt x="2086610" y="1176654"/>
                                  </a:lnTo>
                                  <a:lnTo>
                                    <a:pt x="2089785" y="1177924"/>
                                  </a:lnTo>
                                  <a:lnTo>
                                    <a:pt x="2092960" y="1178559"/>
                                  </a:lnTo>
                                  <a:lnTo>
                                    <a:pt x="2096770" y="1177289"/>
                                  </a:lnTo>
                                  <a:lnTo>
                                    <a:pt x="2099310" y="1170304"/>
                                  </a:lnTo>
                                  <a:close/>
                                  <a:moveTo>
                                    <a:pt x="2107565" y="2268854"/>
                                  </a:moveTo>
                                  <a:lnTo>
                                    <a:pt x="2104390" y="2261869"/>
                                  </a:lnTo>
                                  <a:lnTo>
                                    <a:pt x="2075180" y="2272664"/>
                                  </a:lnTo>
                                  <a:lnTo>
                                    <a:pt x="2077720" y="2280284"/>
                                  </a:lnTo>
                                  <a:lnTo>
                                    <a:pt x="2107565" y="2268854"/>
                                  </a:lnTo>
                                  <a:close/>
                                  <a:moveTo>
                                    <a:pt x="2107565" y="511174"/>
                                  </a:moveTo>
                                  <a:lnTo>
                                    <a:pt x="2104390" y="508634"/>
                                  </a:lnTo>
                                  <a:lnTo>
                                    <a:pt x="2097405" y="508634"/>
                                  </a:lnTo>
                                  <a:lnTo>
                                    <a:pt x="2094865" y="511174"/>
                                  </a:lnTo>
                                  <a:lnTo>
                                    <a:pt x="2094865" y="518159"/>
                                  </a:lnTo>
                                  <a:lnTo>
                                    <a:pt x="2097405" y="521334"/>
                                  </a:lnTo>
                                  <a:lnTo>
                                    <a:pt x="2104390" y="521334"/>
                                  </a:lnTo>
                                  <a:lnTo>
                                    <a:pt x="2107565" y="518159"/>
                                  </a:lnTo>
                                  <a:lnTo>
                                    <a:pt x="2107565" y="511174"/>
                                  </a:lnTo>
                                  <a:close/>
                                  <a:moveTo>
                                    <a:pt x="2108835" y="2649854"/>
                                  </a:moveTo>
                                  <a:lnTo>
                                    <a:pt x="2105025" y="2642869"/>
                                  </a:lnTo>
                                  <a:lnTo>
                                    <a:pt x="2036445" y="2679699"/>
                                  </a:lnTo>
                                  <a:lnTo>
                                    <a:pt x="2040255" y="2686684"/>
                                  </a:lnTo>
                                  <a:lnTo>
                                    <a:pt x="2108835" y="2649854"/>
                                  </a:lnTo>
                                  <a:close/>
                                  <a:moveTo>
                                    <a:pt x="2109470" y="78104"/>
                                  </a:moveTo>
                                  <a:lnTo>
                                    <a:pt x="2108835" y="73659"/>
                                  </a:lnTo>
                                  <a:lnTo>
                                    <a:pt x="2108200" y="71119"/>
                                  </a:lnTo>
                                  <a:lnTo>
                                    <a:pt x="2104390" y="69214"/>
                                  </a:lnTo>
                                  <a:lnTo>
                                    <a:pt x="2098040" y="70484"/>
                                  </a:lnTo>
                                  <a:lnTo>
                                    <a:pt x="2095500" y="73659"/>
                                  </a:lnTo>
                                  <a:lnTo>
                                    <a:pt x="2096770" y="78104"/>
                                  </a:lnTo>
                                  <a:lnTo>
                                    <a:pt x="2097405" y="80644"/>
                                  </a:lnTo>
                                  <a:lnTo>
                                    <a:pt x="2100580" y="82549"/>
                                  </a:lnTo>
                                  <a:lnTo>
                                    <a:pt x="2107565" y="81279"/>
                                  </a:lnTo>
                                  <a:lnTo>
                                    <a:pt x="2109470" y="78104"/>
                                  </a:lnTo>
                                  <a:close/>
                                  <a:moveTo>
                                    <a:pt x="2113915" y="2804159"/>
                                  </a:moveTo>
                                  <a:lnTo>
                                    <a:pt x="2083435" y="2799079"/>
                                  </a:lnTo>
                                  <a:lnTo>
                                    <a:pt x="2082165" y="2806699"/>
                                  </a:lnTo>
                                  <a:lnTo>
                                    <a:pt x="2113280" y="2811779"/>
                                  </a:lnTo>
                                  <a:lnTo>
                                    <a:pt x="2113915" y="2804159"/>
                                  </a:lnTo>
                                  <a:close/>
                                  <a:moveTo>
                                    <a:pt x="2115185" y="1085214"/>
                                  </a:moveTo>
                                  <a:lnTo>
                                    <a:pt x="2113280" y="1082039"/>
                                  </a:lnTo>
                                  <a:lnTo>
                                    <a:pt x="2109470" y="1080769"/>
                                  </a:lnTo>
                                  <a:lnTo>
                                    <a:pt x="2106295" y="1080134"/>
                                  </a:lnTo>
                                  <a:lnTo>
                                    <a:pt x="2103120" y="1082039"/>
                                  </a:lnTo>
                                  <a:lnTo>
                                    <a:pt x="2101850" y="1085214"/>
                                  </a:lnTo>
                                  <a:lnTo>
                                    <a:pt x="2100580" y="1088389"/>
                                  </a:lnTo>
                                  <a:lnTo>
                                    <a:pt x="2103120" y="1091564"/>
                                  </a:lnTo>
                                  <a:lnTo>
                                    <a:pt x="2106295" y="1092834"/>
                                  </a:lnTo>
                                  <a:lnTo>
                                    <a:pt x="2109470" y="1094104"/>
                                  </a:lnTo>
                                  <a:lnTo>
                                    <a:pt x="2113280" y="1092199"/>
                                  </a:lnTo>
                                  <a:lnTo>
                                    <a:pt x="2113915" y="1089024"/>
                                  </a:lnTo>
                                  <a:lnTo>
                                    <a:pt x="2115185" y="1085214"/>
                                  </a:lnTo>
                                  <a:close/>
                                  <a:moveTo>
                                    <a:pt x="2118360" y="1177289"/>
                                  </a:moveTo>
                                  <a:lnTo>
                                    <a:pt x="2116455" y="1174114"/>
                                  </a:lnTo>
                                  <a:lnTo>
                                    <a:pt x="2110105" y="1171574"/>
                                  </a:lnTo>
                                  <a:lnTo>
                                    <a:pt x="2106295" y="1172844"/>
                                  </a:lnTo>
                                  <a:lnTo>
                                    <a:pt x="2104390" y="1179194"/>
                                  </a:lnTo>
                                  <a:lnTo>
                                    <a:pt x="2105660" y="1183004"/>
                                  </a:lnTo>
                                  <a:lnTo>
                                    <a:pt x="2109470" y="1184274"/>
                                  </a:lnTo>
                                  <a:lnTo>
                                    <a:pt x="2112645" y="1185544"/>
                                  </a:lnTo>
                                  <a:lnTo>
                                    <a:pt x="2116455" y="1183639"/>
                                  </a:lnTo>
                                  <a:lnTo>
                                    <a:pt x="2117090" y="1180464"/>
                                  </a:lnTo>
                                  <a:lnTo>
                                    <a:pt x="2118360" y="1177289"/>
                                  </a:lnTo>
                                  <a:close/>
                                  <a:moveTo>
                                    <a:pt x="2127885" y="511174"/>
                                  </a:moveTo>
                                  <a:lnTo>
                                    <a:pt x="2125345" y="508634"/>
                                  </a:lnTo>
                                  <a:lnTo>
                                    <a:pt x="2118360" y="508634"/>
                                  </a:lnTo>
                                  <a:lnTo>
                                    <a:pt x="2115185" y="511174"/>
                                  </a:lnTo>
                                  <a:lnTo>
                                    <a:pt x="2115185" y="518159"/>
                                  </a:lnTo>
                                  <a:lnTo>
                                    <a:pt x="2118360" y="521334"/>
                                  </a:lnTo>
                                  <a:lnTo>
                                    <a:pt x="2125345" y="521334"/>
                                  </a:lnTo>
                                  <a:lnTo>
                                    <a:pt x="2127885" y="518159"/>
                                  </a:lnTo>
                                  <a:lnTo>
                                    <a:pt x="2127885" y="511174"/>
                                  </a:lnTo>
                                  <a:close/>
                                  <a:moveTo>
                                    <a:pt x="2129790" y="73024"/>
                                  </a:moveTo>
                                  <a:lnTo>
                                    <a:pt x="2127885" y="66674"/>
                                  </a:lnTo>
                                  <a:lnTo>
                                    <a:pt x="2124075" y="64769"/>
                                  </a:lnTo>
                                  <a:lnTo>
                                    <a:pt x="2120900" y="64769"/>
                                  </a:lnTo>
                                  <a:lnTo>
                                    <a:pt x="2117725" y="66039"/>
                                  </a:lnTo>
                                  <a:lnTo>
                                    <a:pt x="2115185" y="69214"/>
                                  </a:lnTo>
                                  <a:lnTo>
                                    <a:pt x="2117090" y="76199"/>
                                  </a:lnTo>
                                  <a:lnTo>
                                    <a:pt x="2120900" y="78104"/>
                                  </a:lnTo>
                                  <a:lnTo>
                                    <a:pt x="2124075" y="76834"/>
                                  </a:lnTo>
                                  <a:lnTo>
                                    <a:pt x="2127250" y="76834"/>
                                  </a:lnTo>
                                  <a:lnTo>
                                    <a:pt x="2129790" y="73024"/>
                                  </a:lnTo>
                                  <a:close/>
                                  <a:moveTo>
                                    <a:pt x="2134235" y="1091564"/>
                                  </a:moveTo>
                                  <a:lnTo>
                                    <a:pt x="2132330" y="1088389"/>
                                  </a:lnTo>
                                  <a:lnTo>
                                    <a:pt x="2129155" y="1087119"/>
                                  </a:lnTo>
                                  <a:lnTo>
                                    <a:pt x="2125980" y="1086484"/>
                                  </a:lnTo>
                                  <a:lnTo>
                                    <a:pt x="2122170" y="1087754"/>
                                  </a:lnTo>
                                  <a:lnTo>
                                    <a:pt x="2121535" y="1090929"/>
                                  </a:lnTo>
                                  <a:lnTo>
                                    <a:pt x="2120265" y="1094739"/>
                                  </a:lnTo>
                                  <a:lnTo>
                                    <a:pt x="2122170" y="1097914"/>
                                  </a:lnTo>
                                  <a:lnTo>
                                    <a:pt x="2125345" y="1099184"/>
                                  </a:lnTo>
                                  <a:lnTo>
                                    <a:pt x="2128520" y="1099819"/>
                                  </a:lnTo>
                                  <a:lnTo>
                                    <a:pt x="2132330" y="1098549"/>
                                  </a:lnTo>
                                  <a:lnTo>
                                    <a:pt x="2132965" y="1095374"/>
                                  </a:lnTo>
                                  <a:lnTo>
                                    <a:pt x="2134235" y="1091564"/>
                                  </a:lnTo>
                                  <a:close/>
                                  <a:moveTo>
                                    <a:pt x="2137410" y="1183639"/>
                                  </a:moveTo>
                                  <a:lnTo>
                                    <a:pt x="2135505" y="1180464"/>
                                  </a:lnTo>
                                  <a:lnTo>
                                    <a:pt x="2129155" y="1177924"/>
                                  </a:lnTo>
                                  <a:lnTo>
                                    <a:pt x="2125345" y="1179829"/>
                                  </a:lnTo>
                                  <a:lnTo>
                                    <a:pt x="2124710" y="1183004"/>
                                  </a:lnTo>
                                  <a:lnTo>
                                    <a:pt x="2123440" y="1186179"/>
                                  </a:lnTo>
                                  <a:lnTo>
                                    <a:pt x="2125345" y="1189989"/>
                                  </a:lnTo>
                                  <a:lnTo>
                                    <a:pt x="2128520" y="1190624"/>
                                  </a:lnTo>
                                  <a:lnTo>
                                    <a:pt x="2131695" y="1191894"/>
                                  </a:lnTo>
                                  <a:lnTo>
                                    <a:pt x="2134870" y="1190624"/>
                                  </a:lnTo>
                                  <a:lnTo>
                                    <a:pt x="2137410" y="1183639"/>
                                  </a:lnTo>
                                  <a:close/>
                                  <a:moveTo>
                                    <a:pt x="2143760" y="2254884"/>
                                  </a:moveTo>
                                  <a:lnTo>
                                    <a:pt x="2140585" y="2247264"/>
                                  </a:lnTo>
                                  <a:lnTo>
                                    <a:pt x="2112010" y="2258694"/>
                                  </a:lnTo>
                                  <a:lnTo>
                                    <a:pt x="2113915" y="2266314"/>
                                  </a:lnTo>
                                  <a:lnTo>
                                    <a:pt x="2143760" y="2254884"/>
                                  </a:lnTo>
                                  <a:close/>
                                  <a:moveTo>
                                    <a:pt x="2148205" y="511174"/>
                                  </a:moveTo>
                                  <a:lnTo>
                                    <a:pt x="2145030" y="508634"/>
                                  </a:lnTo>
                                  <a:lnTo>
                                    <a:pt x="2138680" y="508634"/>
                                  </a:lnTo>
                                  <a:lnTo>
                                    <a:pt x="2135505" y="511174"/>
                                  </a:lnTo>
                                  <a:lnTo>
                                    <a:pt x="2135505" y="518159"/>
                                  </a:lnTo>
                                  <a:lnTo>
                                    <a:pt x="2138680" y="521334"/>
                                  </a:lnTo>
                                  <a:lnTo>
                                    <a:pt x="2145030" y="521334"/>
                                  </a:lnTo>
                                  <a:lnTo>
                                    <a:pt x="2148205" y="518159"/>
                                  </a:lnTo>
                                  <a:lnTo>
                                    <a:pt x="2148205" y="511174"/>
                                  </a:lnTo>
                                  <a:close/>
                                  <a:moveTo>
                                    <a:pt x="2149475" y="68579"/>
                                  </a:moveTo>
                                  <a:lnTo>
                                    <a:pt x="2148205" y="64769"/>
                                  </a:lnTo>
                                  <a:lnTo>
                                    <a:pt x="2147570" y="61594"/>
                                  </a:lnTo>
                                  <a:lnTo>
                                    <a:pt x="2143760" y="59689"/>
                                  </a:lnTo>
                                  <a:lnTo>
                                    <a:pt x="2140585" y="60324"/>
                                  </a:lnTo>
                                  <a:lnTo>
                                    <a:pt x="2137410" y="61594"/>
                                  </a:lnTo>
                                  <a:lnTo>
                                    <a:pt x="2134870" y="64769"/>
                                  </a:lnTo>
                                  <a:lnTo>
                                    <a:pt x="2136140" y="67944"/>
                                  </a:lnTo>
                                  <a:lnTo>
                                    <a:pt x="2136775" y="71754"/>
                                  </a:lnTo>
                                  <a:lnTo>
                                    <a:pt x="2140585" y="73659"/>
                                  </a:lnTo>
                                  <a:lnTo>
                                    <a:pt x="2146935" y="71754"/>
                                  </a:lnTo>
                                  <a:lnTo>
                                    <a:pt x="2149475" y="68579"/>
                                  </a:lnTo>
                                  <a:close/>
                                  <a:moveTo>
                                    <a:pt x="2152650" y="2810509"/>
                                  </a:moveTo>
                                  <a:lnTo>
                                    <a:pt x="2122170" y="2806064"/>
                                  </a:lnTo>
                                  <a:lnTo>
                                    <a:pt x="2120900" y="2813684"/>
                                  </a:lnTo>
                                  <a:lnTo>
                                    <a:pt x="2151380" y="2818129"/>
                                  </a:lnTo>
                                  <a:lnTo>
                                    <a:pt x="2152650" y="2810509"/>
                                  </a:lnTo>
                                  <a:close/>
                                  <a:moveTo>
                                    <a:pt x="2153920" y="1097914"/>
                                  </a:moveTo>
                                  <a:lnTo>
                                    <a:pt x="2152015" y="1094104"/>
                                  </a:lnTo>
                                  <a:lnTo>
                                    <a:pt x="2148205" y="1092834"/>
                                  </a:lnTo>
                                  <a:lnTo>
                                    <a:pt x="2145030" y="1092199"/>
                                  </a:lnTo>
                                  <a:lnTo>
                                    <a:pt x="2141855" y="1094104"/>
                                  </a:lnTo>
                                  <a:lnTo>
                                    <a:pt x="2140585" y="1097279"/>
                                  </a:lnTo>
                                  <a:lnTo>
                                    <a:pt x="2139315" y="1100454"/>
                                  </a:lnTo>
                                  <a:lnTo>
                                    <a:pt x="2141855" y="1104264"/>
                                  </a:lnTo>
                                  <a:lnTo>
                                    <a:pt x="2145030" y="1104899"/>
                                  </a:lnTo>
                                  <a:lnTo>
                                    <a:pt x="2148205" y="1106169"/>
                                  </a:lnTo>
                                  <a:lnTo>
                                    <a:pt x="2152015" y="1104264"/>
                                  </a:lnTo>
                                  <a:lnTo>
                                    <a:pt x="2152650" y="1101089"/>
                                  </a:lnTo>
                                  <a:lnTo>
                                    <a:pt x="2153920" y="1097914"/>
                                  </a:lnTo>
                                  <a:close/>
                                  <a:moveTo>
                                    <a:pt x="2156460" y="1190624"/>
                                  </a:moveTo>
                                  <a:lnTo>
                                    <a:pt x="2155190" y="1187449"/>
                                  </a:lnTo>
                                  <a:lnTo>
                                    <a:pt x="2148205" y="1184909"/>
                                  </a:lnTo>
                                  <a:lnTo>
                                    <a:pt x="2145030" y="1186179"/>
                                  </a:lnTo>
                                  <a:lnTo>
                                    <a:pt x="2142490" y="1192529"/>
                                  </a:lnTo>
                                  <a:lnTo>
                                    <a:pt x="2144395" y="1196339"/>
                                  </a:lnTo>
                                  <a:lnTo>
                                    <a:pt x="2150745" y="1198879"/>
                                  </a:lnTo>
                                  <a:lnTo>
                                    <a:pt x="2154555" y="1196974"/>
                                  </a:lnTo>
                                  <a:lnTo>
                                    <a:pt x="2155825" y="1193799"/>
                                  </a:lnTo>
                                  <a:lnTo>
                                    <a:pt x="2156460" y="1190624"/>
                                  </a:lnTo>
                                  <a:close/>
                                  <a:moveTo>
                                    <a:pt x="2168525" y="511174"/>
                                  </a:moveTo>
                                  <a:lnTo>
                                    <a:pt x="2165985" y="508634"/>
                                  </a:lnTo>
                                  <a:lnTo>
                                    <a:pt x="2158365" y="508634"/>
                                  </a:lnTo>
                                  <a:lnTo>
                                    <a:pt x="2155825" y="511174"/>
                                  </a:lnTo>
                                  <a:lnTo>
                                    <a:pt x="2155825" y="518159"/>
                                  </a:lnTo>
                                  <a:lnTo>
                                    <a:pt x="2158365" y="521334"/>
                                  </a:lnTo>
                                  <a:lnTo>
                                    <a:pt x="2165985" y="521334"/>
                                  </a:lnTo>
                                  <a:lnTo>
                                    <a:pt x="2168525" y="518159"/>
                                  </a:lnTo>
                                  <a:lnTo>
                                    <a:pt x="2168525" y="511174"/>
                                  </a:lnTo>
                                  <a:close/>
                                  <a:moveTo>
                                    <a:pt x="2169160" y="63499"/>
                                  </a:moveTo>
                                  <a:lnTo>
                                    <a:pt x="2167890" y="60324"/>
                                  </a:lnTo>
                                  <a:lnTo>
                                    <a:pt x="2167255" y="57149"/>
                                  </a:lnTo>
                                  <a:lnTo>
                                    <a:pt x="2164080" y="54609"/>
                                  </a:lnTo>
                                  <a:lnTo>
                                    <a:pt x="2157095" y="56514"/>
                                  </a:lnTo>
                                  <a:lnTo>
                                    <a:pt x="2155190" y="60324"/>
                                  </a:lnTo>
                                  <a:lnTo>
                                    <a:pt x="2156460" y="66674"/>
                                  </a:lnTo>
                                  <a:lnTo>
                                    <a:pt x="2160270" y="68579"/>
                                  </a:lnTo>
                                  <a:lnTo>
                                    <a:pt x="2166620" y="67309"/>
                                  </a:lnTo>
                                  <a:lnTo>
                                    <a:pt x="2169160" y="63499"/>
                                  </a:lnTo>
                                  <a:close/>
                                  <a:moveTo>
                                    <a:pt x="2172970" y="1104264"/>
                                  </a:moveTo>
                                  <a:lnTo>
                                    <a:pt x="2171700" y="1100454"/>
                                  </a:lnTo>
                                  <a:lnTo>
                                    <a:pt x="2167890" y="1099819"/>
                                  </a:lnTo>
                                  <a:lnTo>
                                    <a:pt x="2164715" y="1098549"/>
                                  </a:lnTo>
                                  <a:lnTo>
                                    <a:pt x="2160905" y="1099819"/>
                                  </a:lnTo>
                                  <a:lnTo>
                                    <a:pt x="2160270" y="1103629"/>
                                  </a:lnTo>
                                  <a:lnTo>
                                    <a:pt x="2159000" y="1106804"/>
                                  </a:lnTo>
                                  <a:lnTo>
                                    <a:pt x="2160905" y="1109979"/>
                                  </a:lnTo>
                                  <a:lnTo>
                                    <a:pt x="2164080" y="1111249"/>
                                  </a:lnTo>
                                  <a:lnTo>
                                    <a:pt x="2167255" y="1111884"/>
                                  </a:lnTo>
                                  <a:lnTo>
                                    <a:pt x="2171065" y="1110614"/>
                                  </a:lnTo>
                                  <a:lnTo>
                                    <a:pt x="2172335" y="1107439"/>
                                  </a:lnTo>
                                  <a:lnTo>
                                    <a:pt x="2172970" y="1104264"/>
                                  </a:lnTo>
                                  <a:close/>
                                  <a:moveTo>
                                    <a:pt x="2176145" y="1196974"/>
                                  </a:moveTo>
                                  <a:lnTo>
                                    <a:pt x="2174240" y="1193799"/>
                                  </a:lnTo>
                                  <a:lnTo>
                                    <a:pt x="2171065" y="1192529"/>
                                  </a:lnTo>
                                  <a:lnTo>
                                    <a:pt x="2167255" y="1191259"/>
                                  </a:lnTo>
                                  <a:lnTo>
                                    <a:pt x="2164080" y="1193164"/>
                                  </a:lnTo>
                                  <a:lnTo>
                                    <a:pt x="2161540" y="1199514"/>
                                  </a:lnTo>
                                  <a:lnTo>
                                    <a:pt x="2163445" y="1203324"/>
                                  </a:lnTo>
                                  <a:lnTo>
                                    <a:pt x="2167255" y="1203959"/>
                                  </a:lnTo>
                                  <a:lnTo>
                                    <a:pt x="2170430" y="1205229"/>
                                  </a:lnTo>
                                  <a:lnTo>
                                    <a:pt x="2173605" y="1203959"/>
                                  </a:lnTo>
                                  <a:lnTo>
                                    <a:pt x="2176145" y="1196974"/>
                                  </a:lnTo>
                                  <a:close/>
                                  <a:moveTo>
                                    <a:pt x="2179955" y="2240914"/>
                                  </a:moveTo>
                                  <a:lnTo>
                                    <a:pt x="2177415" y="2233294"/>
                                  </a:lnTo>
                                  <a:lnTo>
                                    <a:pt x="2148205" y="2244724"/>
                                  </a:lnTo>
                                  <a:lnTo>
                                    <a:pt x="2150745" y="2251709"/>
                                  </a:lnTo>
                                  <a:lnTo>
                                    <a:pt x="2179955" y="2240914"/>
                                  </a:lnTo>
                                  <a:close/>
                                  <a:moveTo>
                                    <a:pt x="2188845" y="511174"/>
                                  </a:moveTo>
                                  <a:lnTo>
                                    <a:pt x="2186305" y="508634"/>
                                  </a:lnTo>
                                  <a:lnTo>
                                    <a:pt x="2179320" y="508634"/>
                                  </a:lnTo>
                                  <a:lnTo>
                                    <a:pt x="2176145" y="511174"/>
                                  </a:lnTo>
                                  <a:lnTo>
                                    <a:pt x="2176145" y="518159"/>
                                  </a:lnTo>
                                  <a:lnTo>
                                    <a:pt x="2179320" y="521334"/>
                                  </a:lnTo>
                                  <a:lnTo>
                                    <a:pt x="2186305" y="521334"/>
                                  </a:lnTo>
                                  <a:lnTo>
                                    <a:pt x="2188845" y="518159"/>
                                  </a:lnTo>
                                  <a:lnTo>
                                    <a:pt x="2188845" y="511174"/>
                                  </a:lnTo>
                                  <a:close/>
                                  <a:moveTo>
                                    <a:pt x="2188845" y="59054"/>
                                  </a:moveTo>
                                  <a:lnTo>
                                    <a:pt x="2186940" y="52704"/>
                                  </a:lnTo>
                                  <a:lnTo>
                                    <a:pt x="2183765" y="50164"/>
                                  </a:lnTo>
                                  <a:lnTo>
                                    <a:pt x="2177415" y="52069"/>
                                  </a:lnTo>
                                  <a:lnTo>
                                    <a:pt x="2174875" y="55244"/>
                                  </a:lnTo>
                                  <a:lnTo>
                                    <a:pt x="2175510" y="58419"/>
                                  </a:lnTo>
                                  <a:lnTo>
                                    <a:pt x="2176145" y="62229"/>
                                  </a:lnTo>
                                  <a:lnTo>
                                    <a:pt x="2179955" y="64134"/>
                                  </a:lnTo>
                                  <a:lnTo>
                                    <a:pt x="2186305" y="62864"/>
                                  </a:lnTo>
                                  <a:lnTo>
                                    <a:pt x="2188845" y="59054"/>
                                  </a:lnTo>
                                  <a:close/>
                                  <a:moveTo>
                                    <a:pt x="2191385" y="2816859"/>
                                  </a:moveTo>
                                  <a:lnTo>
                                    <a:pt x="2160270" y="2811779"/>
                                  </a:lnTo>
                                  <a:lnTo>
                                    <a:pt x="2159000" y="2819399"/>
                                  </a:lnTo>
                                  <a:lnTo>
                                    <a:pt x="2190115" y="2824479"/>
                                  </a:lnTo>
                                  <a:lnTo>
                                    <a:pt x="2191385" y="2816859"/>
                                  </a:lnTo>
                                  <a:close/>
                                  <a:moveTo>
                                    <a:pt x="2192655" y="1109979"/>
                                  </a:moveTo>
                                  <a:lnTo>
                                    <a:pt x="2190750" y="1106169"/>
                                  </a:lnTo>
                                  <a:lnTo>
                                    <a:pt x="2187575" y="1105534"/>
                                  </a:lnTo>
                                  <a:lnTo>
                                    <a:pt x="2186940" y="1105534"/>
                                  </a:lnTo>
                                  <a:lnTo>
                                    <a:pt x="2183765" y="1104264"/>
                                  </a:lnTo>
                                  <a:lnTo>
                                    <a:pt x="2180590" y="1106169"/>
                                  </a:lnTo>
                                  <a:lnTo>
                                    <a:pt x="2178050" y="1113154"/>
                                  </a:lnTo>
                                  <a:lnTo>
                                    <a:pt x="2180590" y="1116329"/>
                                  </a:lnTo>
                                  <a:lnTo>
                                    <a:pt x="2183765" y="1117599"/>
                                  </a:lnTo>
                                  <a:lnTo>
                                    <a:pt x="2186940" y="1118234"/>
                                  </a:lnTo>
                                  <a:lnTo>
                                    <a:pt x="2190750" y="1116329"/>
                                  </a:lnTo>
                                  <a:lnTo>
                                    <a:pt x="2191385" y="1113154"/>
                                  </a:lnTo>
                                  <a:lnTo>
                                    <a:pt x="2192655" y="1109979"/>
                                  </a:lnTo>
                                  <a:close/>
                                  <a:moveTo>
                                    <a:pt x="2195195" y="1203959"/>
                                  </a:moveTo>
                                  <a:lnTo>
                                    <a:pt x="2193290" y="1200149"/>
                                  </a:lnTo>
                                  <a:lnTo>
                                    <a:pt x="2190115" y="1199514"/>
                                  </a:lnTo>
                                  <a:lnTo>
                                    <a:pt x="2186940" y="1198244"/>
                                  </a:lnTo>
                                  <a:lnTo>
                                    <a:pt x="2183130" y="1199514"/>
                                  </a:lnTo>
                                  <a:lnTo>
                                    <a:pt x="2182495" y="1202689"/>
                                  </a:lnTo>
                                  <a:lnTo>
                                    <a:pt x="2181225" y="1205864"/>
                                  </a:lnTo>
                                  <a:lnTo>
                                    <a:pt x="2182495" y="1209674"/>
                                  </a:lnTo>
                                  <a:lnTo>
                                    <a:pt x="2186305" y="1211579"/>
                                  </a:lnTo>
                                  <a:lnTo>
                                    <a:pt x="2189480" y="1212849"/>
                                  </a:lnTo>
                                  <a:lnTo>
                                    <a:pt x="2192655" y="1210309"/>
                                  </a:lnTo>
                                  <a:lnTo>
                                    <a:pt x="2195195" y="1203959"/>
                                  </a:lnTo>
                                  <a:close/>
                                  <a:moveTo>
                                    <a:pt x="2197735" y="2600959"/>
                                  </a:moveTo>
                                  <a:lnTo>
                                    <a:pt x="2193925" y="2593974"/>
                                  </a:lnTo>
                                  <a:lnTo>
                                    <a:pt x="2125345" y="2631439"/>
                                  </a:lnTo>
                                  <a:lnTo>
                                    <a:pt x="2129790" y="2638424"/>
                                  </a:lnTo>
                                  <a:lnTo>
                                    <a:pt x="2197735" y="2600959"/>
                                  </a:lnTo>
                                  <a:close/>
                                  <a:moveTo>
                                    <a:pt x="2208530" y="54609"/>
                                  </a:moveTo>
                                  <a:lnTo>
                                    <a:pt x="2207895" y="51434"/>
                                  </a:lnTo>
                                  <a:lnTo>
                                    <a:pt x="2207260" y="47624"/>
                                  </a:lnTo>
                                  <a:lnTo>
                                    <a:pt x="2203450" y="45719"/>
                                  </a:lnTo>
                                  <a:lnTo>
                                    <a:pt x="2197100" y="46989"/>
                                  </a:lnTo>
                                  <a:lnTo>
                                    <a:pt x="2195195" y="50164"/>
                                  </a:lnTo>
                                  <a:lnTo>
                                    <a:pt x="2195195" y="53974"/>
                                  </a:lnTo>
                                  <a:lnTo>
                                    <a:pt x="2195830" y="57149"/>
                                  </a:lnTo>
                                  <a:lnTo>
                                    <a:pt x="2199640" y="59054"/>
                                  </a:lnTo>
                                  <a:lnTo>
                                    <a:pt x="2202815" y="58419"/>
                                  </a:lnTo>
                                  <a:lnTo>
                                    <a:pt x="2206625" y="57784"/>
                                  </a:lnTo>
                                  <a:lnTo>
                                    <a:pt x="2208530" y="54609"/>
                                  </a:lnTo>
                                  <a:close/>
                                  <a:moveTo>
                                    <a:pt x="2209165" y="511174"/>
                                  </a:moveTo>
                                  <a:lnTo>
                                    <a:pt x="2205990" y="508634"/>
                                  </a:lnTo>
                                  <a:lnTo>
                                    <a:pt x="2199640" y="508634"/>
                                  </a:lnTo>
                                  <a:lnTo>
                                    <a:pt x="2196465" y="511174"/>
                                  </a:lnTo>
                                  <a:lnTo>
                                    <a:pt x="2196465" y="518159"/>
                                  </a:lnTo>
                                  <a:lnTo>
                                    <a:pt x="2199640" y="521334"/>
                                  </a:lnTo>
                                  <a:lnTo>
                                    <a:pt x="2205990" y="521334"/>
                                  </a:lnTo>
                                  <a:lnTo>
                                    <a:pt x="2209165" y="518159"/>
                                  </a:lnTo>
                                  <a:lnTo>
                                    <a:pt x="2209165" y="511174"/>
                                  </a:lnTo>
                                  <a:close/>
                                  <a:moveTo>
                                    <a:pt x="2211705" y="1116329"/>
                                  </a:moveTo>
                                  <a:lnTo>
                                    <a:pt x="2210435" y="1112519"/>
                                  </a:lnTo>
                                  <a:lnTo>
                                    <a:pt x="2207260" y="1111884"/>
                                  </a:lnTo>
                                  <a:lnTo>
                                    <a:pt x="2206625" y="1111884"/>
                                  </a:lnTo>
                                  <a:lnTo>
                                    <a:pt x="2203450" y="1110614"/>
                                  </a:lnTo>
                                  <a:lnTo>
                                    <a:pt x="2200275" y="1112519"/>
                                  </a:lnTo>
                                  <a:lnTo>
                                    <a:pt x="2199005" y="1115694"/>
                                  </a:lnTo>
                                  <a:lnTo>
                                    <a:pt x="2198370" y="1118869"/>
                                  </a:lnTo>
                                  <a:lnTo>
                                    <a:pt x="2199640" y="1122679"/>
                                  </a:lnTo>
                                  <a:lnTo>
                                    <a:pt x="2202815" y="1123314"/>
                                  </a:lnTo>
                                  <a:lnTo>
                                    <a:pt x="2206625" y="1124584"/>
                                  </a:lnTo>
                                  <a:lnTo>
                                    <a:pt x="2209800" y="1122679"/>
                                  </a:lnTo>
                                  <a:lnTo>
                                    <a:pt x="2211070" y="1119504"/>
                                  </a:lnTo>
                                  <a:lnTo>
                                    <a:pt x="2211705" y="1116329"/>
                                  </a:lnTo>
                                  <a:close/>
                                  <a:moveTo>
                                    <a:pt x="2214245" y="1210944"/>
                                  </a:moveTo>
                                  <a:lnTo>
                                    <a:pt x="2212975" y="1207134"/>
                                  </a:lnTo>
                                  <a:lnTo>
                                    <a:pt x="2205990" y="1204594"/>
                                  </a:lnTo>
                                  <a:lnTo>
                                    <a:pt x="2202815" y="1206499"/>
                                  </a:lnTo>
                                  <a:lnTo>
                                    <a:pt x="2201545" y="1209039"/>
                                  </a:lnTo>
                                  <a:lnTo>
                                    <a:pt x="2200275" y="1213484"/>
                                  </a:lnTo>
                                  <a:lnTo>
                                    <a:pt x="2202180" y="1216659"/>
                                  </a:lnTo>
                                  <a:lnTo>
                                    <a:pt x="2208530" y="1219199"/>
                                  </a:lnTo>
                                  <a:lnTo>
                                    <a:pt x="2212340" y="1217294"/>
                                  </a:lnTo>
                                  <a:lnTo>
                                    <a:pt x="2213610" y="1214119"/>
                                  </a:lnTo>
                                  <a:lnTo>
                                    <a:pt x="2214245" y="1210944"/>
                                  </a:lnTo>
                                  <a:close/>
                                  <a:moveTo>
                                    <a:pt x="2216150" y="2226309"/>
                                  </a:moveTo>
                                  <a:lnTo>
                                    <a:pt x="2213610" y="2219324"/>
                                  </a:lnTo>
                                  <a:lnTo>
                                    <a:pt x="2184400" y="2230754"/>
                                  </a:lnTo>
                                  <a:lnTo>
                                    <a:pt x="2186940" y="2237739"/>
                                  </a:lnTo>
                                  <a:lnTo>
                                    <a:pt x="2216150" y="2226309"/>
                                  </a:lnTo>
                                  <a:close/>
                                  <a:moveTo>
                                    <a:pt x="2228215" y="49529"/>
                                  </a:moveTo>
                                  <a:lnTo>
                                    <a:pt x="2226945" y="43179"/>
                                  </a:lnTo>
                                  <a:lnTo>
                                    <a:pt x="2223135" y="40639"/>
                                  </a:lnTo>
                                  <a:lnTo>
                                    <a:pt x="2219960" y="41274"/>
                                  </a:lnTo>
                                  <a:lnTo>
                                    <a:pt x="2219960" y="41909"/>
                                  </a:lnTo>
                                  <a:lnTo>
                                    <a:pt x="2216785" y="42544"/>
                                  </a:lnTo>
                                  <a:lnTo>
                                    <a:pt x="2214245" y="45719"/>
                                  </a:lnTo>
                                  <a:lnTo>
                                    <a:pt x="2215515" y="49529"/>
                                  </a:lnTo>
                                  <a:lnTo>
                                    <a:pt x="2216150" y="52704"/>
                                  </a:lnTo>
                                  <a:lnTo>
                                    <a:pt x="2219325" y="54609"/>
                                  </a:lnTo>
                                  <a:lnTo>
                                    <a:pt x="2222500" y="53974"/>
                                  </a:lnTo>
                                  <a:lnTo>
                                    <a:pt x="2222500" y="53974"/>
                                  </a:lnTo>
                                  <a:lnTo>
                                    <a:pt x="2226310" y="53339"/>
                                  </a:lnTo>
                                  <a:lnTo>
                                    <a:pt x="2228215" y="49529"/>
                                  </a:lnTo>
                                  <a:close/>
                                  <a:moveTo>
                                    <a:pt x="2229485" y="2823209"/>
                                  </a:moveTo>
                                  <a:lnTo>
                                    <a:pt x="2199005" y="2818129"/>
                                  </a:lnTo>
                                  <a:lnTo>
                                    <a:pt x="2197735" y="2825749"/>
                                  </a:lnTo>
                                  <a:lnTo>
                                    <a:pt x="2228215" y="2830829"/>
                                  </a:lnTo>
                                  <a:lnTo>
                                    <a:pt x="2229485" y="2823209"/>
                                  </a:lnTo>
                                  <a:close/>
                                  <a:moveTo>
                                    <a:pt x="2229485" y="511174"/>
                                  </a:moveTo>
                                  <a:lnTo>
                                    <a:pt x="2226945" y="508634"/>
                                  </a:lnTo>
                                  <a:lnTo>
                                    <a:pt x="2219325" y="508634"/>
                                  </a:lnTo>
                                  <a:lnTo>
                                    <a:pt x="2217420" y="511174"/>
                                  </a:lnTo>
                                  <a:lnTo>
                                    <a:pt x="2217420" y="518159"/>
                                  </a:lnTo>
                                  <a:lnTo>
                                    <a:pt x="2219325" y="521334"/>
                                  </a:lnTo>
                                  <a:lnTo>
                                    <a:pt x="2226945" y="521334"/>
                                  </a:lnTo>
                                  <a:lnTo>
                                    <a:pt x="2229485" y="518159"/>
                                  </a:lnTo>
                                  <a:lnTo>
                                    <a:pt x="2229485" y="511174"/>
                                  </a:lnTo>
                                  <a:close/>
                                  <a:moveTo>
                                    <a:pt x="2231390" y="1122044"/>
                                  </a:moveTo>
                                  <a:lnTo>
                                    <a:pt x="2229485" y="1118234"/>
                                  </a:lnTo>
                                  <a:lnTo>
                                    <a:pt x="2226310" y="1117599"/>
                                  </a:lnTo>
                                  <a:lnTo>
                                    <a:pt x="2226310" y="1117599"/>
                                  </a:lnTo>
                                  <a:lnTo>
                                    <a:pt x="2222500" y="1116329"/>
                                  </a:lnTo>
                                  <a:lnTo>
                                    <a:pt x="2219325" y="1118234"/>
                                  </a:lnTo>
                                  <a:lnTo>
                                    <a:pt x="2217420" y="1125219"/>
                                  </a:lnTo>
                                  <a:lnTo>
                                    <a:pt x="2219325" y="1128394"/>
                                  </a:lnTo>
                                  <a:lnTo>
                                    <a:pt x="2222500" y="1129664"/>
                                  </a:lnTo>
                                  <a:lnTo>
                                    <a:pt x="2226310" y="1130299"/>
                                  </a:lnTo>
                                  <a:lnTo>
                                    <a:pt x="2229485" y="1128394"/>
                                  </a:lnTo>
                                  <a:lnTo>
                                    <a:pt x="2230755" y="1125219"/>
                                  </a:lnTo>
                                  <a:lnTo>
                                    <a:pt x="2231390" y="1122044"/>
                                  </a:lnTo>
                                  <a:close/>
                                  <a:moveTo>
                                    <a:pt x="2233930" y="1217294"/>
                                  </a:moveTo>
                                  <a:lnTo>
                                    <a:pt x="2232025" y="1213484"/>
                                  </a:lnTo>
                                  <a:lnTo>
                                    <a:pt x="2228850" y="1212849"/>
                                  </a:lnTo>
                                  <a:lnTo>
                                    <a:pt x="2228215" y="1212849"/>
                                  </a:lnTo>
                                  <a:lnTo>
                                    <a:pt x="2225040" y="1211579"/>
                                  </a:lnTo>
                                  <a:lnTo>
                                    <a:pt x="2221865" y="1213484"/>
                                  </a:lnTo>
                                  <a:lnTo>
                                    <a:pt x="2219325" y="1219834"/>
                                  </a:lnTo>
                                  <a:lnTo>
                                    <a:pt x="2221230" y="1223644"/>
                                  </a:lnTo>
                                  <a:lnTo>
                                    <a:pt x="2224405" y="1224914"/>
                                  </a:lnTo>
                                  <a:lnTo>
                                    <a:pt x="2225040" y="1224914"/>
                                  </a:lnTo>
                                  <a:lnTo>
                                    <a:pt x="2228215" y="1226184"/>
                                  </a:lnTo>
                                  <a:lnTo>
                                    <a:pt x="2231390" y="1223644"/>
                                  </a:lnTo>
                                  <a:lnTo>
                                    <a:pt x="2233930" y="1217294"/>
                                  </a:lnTo>
                                  <a:close/>
                                  <a:moveTo>
                                    <a:pt x="2247900" y="45084"/>
                                  </a:moveTo>
                                  <a:lnTo>
                                    <a:pt x="2247265" y="41274"/>
                                  </a:lnTo>
                                  <a:lnTo>
                                    <a:pt x="2246630" y="38099"/>
                                  </a:lnTo>
                                  <a:lnTo>
                                    <a:pt x="2242820" y="36194"/>
                                  </a:lnTo>
                                  <a:lnTo>
                                    <a:pt x="2236470" y="38099"/>
                                  </a:lnTo>
                                  <a:lnTo>
                                    <a:pt x="2234565" y="41274"/>
                                  </a:lnTo>
                                  <a:lnTo>
                                    <a:pt x="2234565" y="45084"/>
                                  </a:lnTo>
                                  <a:lnTo>
                                    <a:pt x="2235835" y="48259"/>
                                  </a:lnTo>
                                  <a:lnTo>
                                    <a:pt x="2239010" y="50164"/>
                                  </a:lnTo>
                                  <a:lnTo>
                                    <a:pt x="2245995" y="48259"/>
                                  </a:lnTo>
                                  <a:lnTo>
                                    <a:pt x="2247900" y="45084"/>
                                  </a:lnTo>
                                  <a:close/>
                                  <a:moveTo>
                                    <a:pt x="2249805" y="511174"/>
                                  </a:moveTo>
                                  <a:lnTo>
                                    <a:pt x="2247265" y="508634"/>
                                  </a:lnTo>
                                  <a:lnTo>
                                    <a:pt x="2240280" y="508634"/>
                                  </a:lnTo>
                                  <a:lnTo>
                                    <a:pt x="2237105" y="511174"/>
                                  </a:lnTo>
                                  <a:lnTo>
                                    <a:pt x="2237105" y="518159"/>
                                  </a:lnTo>
                                  <a:lnTo>
                                    <a:pt x="2240280" y="521334"/>
                                  </a:lnTo>
                                  <a:lnTo>
                                    <a:pt x="2247265" y="521334"/>
                                  </a:lnTo>
                                  <a:lnTo>
                                    <a:pt x="2249805" y="518159"/>
                                  </a:lnTo>
                                  <a:lnTo>
                                    <a:pt x="2249805" y="511174"/>
                                  </a:lnTo>
                                  <a:close/>
                                  <a:moveTo>
                                    <a:pt x="2250440" y="1128394"/>
                                  </a:moveTo>
                                  <a:lnTo>
                                    <a:pt x="2249170" y="1124584"/>
                                  </a:lnTo>
                                  <a:lnTo>
                                    <a:pt x="2245995" y="1123949"/>
                                  </a:lnTo>
                                  <a:lnTo>
                                    <a:pt x="2242185" y="1122679"/>
                                  </a:lnTo>
                                  <a:lnTo>
                                    <a:pt x="2239010" y="1124584"/>
                                  </a:lnTo>
                                  <a:lnTo>
                                    <a:pt x="2237740" y="1127759"/>
                                  </a:lnTo>
                                  <a:lnTo>
                                    <a:pt x="2237105" y="1130934"/>
                                  </a:lnTo>
                                  <a:lnTo>
                                    <a:pt x="2238375" y="1134744"/>
                                  </a:lnTo>
                                  <a:lnTo>
                                    <a:pt x="2241550" y="1136014"/>
                                  </a:lnTo>
                                  <a:lnTo>
                                    <a:pt x="2245360" y="1137284"/>
                                  </a:lnTo>
                                  <a:lnTo>
                                    <a:pt x="2248535" y="1134744"/>
                                  </a:lnTo>
                                  <a:lnTo>
                                    <a:pt x="2249805" y="1131569"/>
                                  </a:lnTo>
                                  <a:lnTo>
                                    <a:pt x="2250440" y="1128394"/>
                                  </a:lnTo>
                                  <a:close/>
                                  <a:moveTo>
                                    <a:pt x="2252345" y="2212339"/>
                                  </a:moveTo>
                                  <a:lnTo>
                                    <a:pt x="2249805" y="2205354"/>
                                  </a:lnTo>
                                  <a:lnTo>
                                    <a:pt x="2220595" y="2216149"/>
                                  </a:lnTo>
                                  <a:lnTo>
                                    <a:pt x="2223770" y="2223769"/>
                                  </a:lnTo>
                                  <a:lnTo>
                                    <a:pt x="2252345" y="2212339"/>
                                  </a:lnTo>
                                  <a:close/>
                                  <a:moveTo>
                                    <a:pt x="2252980" y="1223644"/>
                                  </a:moveTo>
                                  <a:lnTo>
                                    <a:pt x="2251075" y="1220469"/>
                                  </a:lnTo>
                                  <a:lnTo>
                                    <a:pt x="2244725" y="1217929"/>
                                  </a:lnTo>
                                  <a:lnTo>
                                    <a:pt x="2240915" y="1219834"/>
                                  </a:lnTo>
                                  <a:lnTo>
                                    <a:pt x="2239645" y="1223009"/>
                                  </a:lnTo>
                                  <a:lnTo>
                                    <a:pt x="2239010" y="1226819"/>
                                  </a:lnTo>
                                  <a:lnTo>
                                    <a:pt x="2240280" y="1229994"/>
                                  </a:lnTo>
                                  <a:lnTo>
                                    <a:pt x="2247265" y="1232534"/>
                                  </a:lnTo>
                                  <a:lnTo>
                                    <a:pt x="2250440" y="1230629"/>
                                  </a:lnTo>
                                  <a:lnTo>
                                    <a:pt x="2251710" y="1227454"/>
                                  </a:lnTo>
                                  <a:lnTo>
                                    <a:pt x="2252980" y="1223644"/>
                                  </a:lnTo>
                                  <a:close/>
                                  <a:moveTo>
                                    <a:pt x="2268220" y="2828924"/>
                                  </a:moveTo>
                                  <a:lnTo>
                                    <a:pt x="2237105" y="2824479"/>
                                  </a:lnTo>
                                  <a:lnTo>
                                    <a:pt x="2235835" y="2832099"/>
                                  </a:lnTo>
                                  <a:lnTo>
                                    <a:pt x="2266950" y="2837179"/>
                                  </a:lnTo>
                                  <a:lnTo>
                                    <a:pt x="2268220" y="2828924"/>
                                  </a:lnTo>
                                  <a:close/>
                                  <a:moveTo>
                                    <a:pt x="2268220" y="40639"/>
                                  </a:moveTo>
                                  <a:lnTo>
                                    <a:pt x="2266950" y="36829"/>
                                  </a:lnTo>
                                  <a:lnTo>
                                    <a:pt x="2266315" y="33654"/>
                                  </a:lnTo>
                                  <a:lnTo>
                                    <a:pt x="2262505" y="31749"/>
                                  </a:lnTo>
                                  <a:lnTo>
                                    <a:pt x="2256155" y="33019"/>
                                  </a:lnTo>
                                  <a:lnTo>
                                    <a:pt x="2254250" y="36829"/>
                                  </a:lnTo>
                                  <a:lnTo>
                                    <a:pt x="2254885" y="40004"/>
                                  </a:lnTo>
                                  <a:lnTo>
                                    <a:pt x="2255520" y="43179"/>
                                  </a:lnTo>
                                  <a:lnTo>
                                    <a:pt x="2259330" y="45084"/>
                                  </a:lnTo>
                                  <a:lnTo>
                                    <a:pt x="2262505" y="44449"/>
                                  </a:lnTo>
                                  <a:lnTo>
                                    <a:pt x="2265680" y="43814"/>
                                  </a:lnTo>
                                  <a:lnTo>
                                    <a:pt x="2268220" y="40639"/>
                                  </a:lnTo>
                                  <a:close/>
                                  <a:moveTo>
                                    <a:pt x="2270125" y="1134744"/>
                                  </a:moveTo>
                                  <a:lnTo>
                                    <a:pt x="2268220" y="1130934"/>
                                  </a:lnTo>
                                  <a:lnTo>
                                    <a:pt x="2265045" y="1129664"/>
                                  </a:lnTo>
                                  <a:lnTo>
                                    <a:pt x="2261235" y="1128394"/>
                                  </a:lnTo>
                                  <a:lnTo>
                                    <a:pt x="2258060" y="1130299"/>
                                  </a:lnTo>
                                  <a:lnTo>
                                    <a:pt x="2256790" y="1134109"/>
                                  </a:lnTo>
                                  <a:lnTo>
                                    <a:pt x="2256155" y="1137284"/>
                                  </a:lnTo>
                                  <a:lnTo>
                                    <a:pt x="2258060" y="1141094"/>
                                  </a:lnTo>
                                  <a:lnTo>
                                    <a:pt x="2261235" y="1141729"/>
                                  </a:lnTo>
                                  <a:lnTo>
                                    <a:pt x="2261235" y="1142364"/>
                                  </a:lnTo>
                                  <a:lnTo>
                                    <a:pt x="2265045" y="1142999"/>
                                  </a:lnTo>
                                  <a:lnTo>
                                    <a:pt x="2268220" y="1141094"/>
                                  </a:lnTo>
                                  <a:lnTo>
                                    <a:pt x="2269490" y="1137919"/>
                                  </a:lnTo>
                                  <a:lnTo>
                                    <a:pt x="2270125" y="1134744"/>
                                  </a:lnTo>
                                  <a:close/>
                                  <a:moveTo>
                                    <a:pt x="2270125" y="511174"/>
                                  </a:moveTo>
                                  <a:lnTo>
                                    <a:pt x="2266950" y="508634"/>
                                  </a:lnTo>
                                  <a:lnTo>
                                    <a:pt x="2260600" y="508634"/>
                                  </a:lnTo>
                                  <a:lnTo>
                                    <a:pt x="2257425" y="511174"/>
                                  </a:lnTo>
                                  <a:lnTo>
                                    <a:pt x="2257425" y="518159"/>
                                  </a:lnTo>
                                  <a:lnTo>
                                    <a:pt x="2260600" y="521334"/>
                                  </a:lnTo>
                                  <a:lnTo>
                                    <a:pt x="2266950" y="521334"/>
                                  </a:lnTo>
                                  <a:lnTo>
                                    <a:pt x="2270125" y="518159"/>
                                  </a:lnTo>
                                  <a:lnTo>
                                    <a:pt x="2270125" y="511174"/>
                                  </a:lnTo>
                                  <a:close/>
                                  <a:moveTo>
                                    <a:pt x="2272030" y="1230629"/>
                                  </a:moveTo>
                                  <a:lnTo>
                                    <a:pt x="2270125" y="1226819"/>
                                  </a:lnTo>
                                  <a:lnTo>
                                    <a:pt x="2266950" y="1226184"/>
                                  </a:lnTo>
                                  <a:lnTo>
                                    <a:pt x="2263775" y="1224914"/>
                                  </a:lnTo>
                                  <a:lnTo>
                                    <a:pt x="2260600" y="1226819"/>
                                  </a:lnTo>
                                  <a:lnTo>
                                    <a:pt x="2258060" y="1233169"/>
                                  </a:lnTo>
                                  <a:lnTo>
                                    <a:pt x="2259965" y="1236979"/>
                                  </a:lnTo>
                                  <a:lnTo>
                                    <a:pt x="2262505" y="1238249"/>
                                  </a:lnTo>
                                  <a:lnTo>
                                    <a:pt x="2263140" y="1238249"/>
                                  </a:lnTo>
                                  <a:lnTo>
                                    <a:pt x="2266315" y="1238884"/>
                                  </a:lnTo>
                                  <a:lnTo>
                                    <a:pt x="2270125" y="1236979"/>
                                  </a:lnTo>
                                  <a:lnTo>
                                    <a:pt x="2270760" y="1233804"/>
                                  </a:lnTo>
                                  <a:lnTo>
                                    <a:pt x="2272030" y="1230629"/>
                                  </a:lnTo>
                                  <a:close/>
                                  <a:moveTo>
                                    <a:pt x="2287270" y="2553334"/>
                                  </a:moveTo>
                                  <a:lnTo>
                                    <a:pt x="2282825" y="2546349"/>
                                  </a:lnTo>
                                  <a:lnTo>
                                    <a:pt x="2214880" y="2583179"/>
                                  </a:lnTo>
                                  <a:lnTo>
                                    <a:pt x="2218055" y="2590164"/>
                                  </a:lnTo>
                                  <a:lnTo>
                                    <a:pt x="2287270" y="2553334"/>
                                  </a:lnTo>
                                  <a:close/>
                                  <a:moveTo>
                                    <a:pt x="2287905" y="36194"/>
                                  </a:moveTo>
                                  <a:lnTo>
                                    <a:pt x="2286635" y="31749"/>
                                  </a:lnTo>
                                  <a:lnTo>
                                    <a:pt x="2286000" y="29209"/>
                                  </a:lnTo>
                                  <a:lnTo>
                                    <a:pt x="2282825" y="27304"/>
                                  </a:lnTo>
                                  <a:lnTo>
                                    <a:pt x="2279015" y="27939"/>
                                  </a:lnTo>
                                  <a:lnTo>
                                    <a:pt x="2275840" y="28574"/>
                                  </a:lnTo>
                                  <a:lnTo>
                                    <a:pt x="2273935" y="31749"/>
                                  </a:lnTo>
                                  <a:lnTo>
                                    <a:pt x="2274570" y="34924"/>
                                  </a:lnTo>
                                  <a:lnTo>
                                    <a:pt x="2275205" y="38734"/>
                                  </a:lnTo>
                                  <a:lnTo>
                                    <a:pt x="2279015" y="40639"/>
                                  </a:lnTo>
                                  <a:lnTo>
                                    <a:pt x="2282190" y="40004"/>
                                  </a:lnTo>
                                  <a:lnTo>
                                    <a:pt x="2286000" y="39369"/>
                                  </a:lnTo>
                                  <a:lnTo>
                                    <a:pt x="2287905" y="36194"/>
                                  </a:lnTo>
                                  <a:close/>
                                  <a:moveTo>
                                    <a:pt x="2289175" y="2199004"/>
                                  </a:moveTo>
                                  <a:lnTo>
                                    <a:pt x="2286000" y="2191384"/>
                                  </a:lnTo>
                                  <a:lnTo>
                                    <a:pt x="2256790" y="2202179"/>
                                  </a:lnTo>
                                  <a:lnTo>
                                    <a:pt x="2259965" y="2209799"/>
                                  </a:lnTo>
                                  <a:lnTo>
                                    <a:pt x="2289175" y="2199004"/>
                                  </a:lnTo>
                                  <a:close/>
                                  <a:moveTo>
                                    <a:pt x="2289810" y="1140459"/>
                                  </a:moveTo>
                                  <a:lnTo>
                                    <a:pt x="2287905" y="1137284"/>
                                  </a:lnTo>
                                  <a:lnTo>
                                    <a:pt x="2281555" y="1134744"/>
                                  </a:lnTo>
                                  <a:lnTo>
                                    <a:pt x="2277745" y="1137284"/>
                                  </a:lnTo>
                                  <a:lnTo>
                                    <a:pt x="2276475" y="1140459"/>
                                  </a:lnTo>
                                  <a:lnTo>
                                    <a:pt x="2275840" y="1143634"/>
                                  </a:lnTo>
                                  <a:lnTo>
                                    <a:pt x="2277110" y="1147444"/>
                                  </a:lnTo>
                                  <a:lnTo>
                                    <a:pt x="2280285" y="1148079"/>
                                  </a:lnTo>
                                  <a:lnTo>
                                    <a:pt x="2280920" y="1148079"/>
                                  </a:lnTo>
                                  <a:lnTo>
                                    <a:pt x="2284095" y="1149349"/>
                                  </a:lnTo>
                                  <a:lnTo>
                                    <a:pt x="2287270" y="1147444"/>
                                  </a:lnTo>
                                  <a:lnTo>
                                    <a:pt x="2288540" y="1143634"/>
                                  </a:lnTo>
                                  <a:lnTo>
                                    <a:pt x="2289810" y="1140459"/>
                                  </a:lnTo>
                                  <a:close/>
                                  <a:moveTo>
                                    <a:pt x="2290445" y="511174"/>
                                  </a:moveTo>
                                  <a:lnTo>
                                    <a:pt x="2287905" y="508634"/>
                                  </a:lnTo>
                                  <a:lnTo>
                                    <a:pt x="2280920" y="508634"/>
                                  </a:lnTo>
                                  <a:lnTo>
                                    <a:pt x="2278380" y="511174"/>
                                  </a:lnTo>
                                  <a:lnTo>
                                    <a:pt x="2278380" y="518159"/>
                                  </a:lnTo>
                                  <a:lnTo>
                                    <a:pt x="2280920" y="521334"/>
                                  </a:lnTo>
                                  <a:lnTo>
                                    <a:pt x="2287905" y="521334"/>
                                  </a:lnTo>
                                  <a:lnTo>
                                    <a:pt x="2290445" y="518159"/>
                                  </a:lnTo>
                                  <a:lnTo>
                                    <a:pt x="2290445" y="511174"/>
                                  </a:lnTo>
                                  <a:close/>
                                  <a:moveTo>
                                    <a:pt x="2291080" y="1236979"/>
                                  </a:moveTo>
                                  <a:lnTo>
                                    <a:pt x="2289810" y="1233804"/>
                                  </a:lnTo>
                                  <a:lnTo>
                                    <a:pt x="2286000" y="1232534"/>
                                  </a:lnTo>
                                  <a:lnTo>
                                    <a:pt x="2282825" y="1231264"/>
                                  </a:lnTo>
                                  <a:lnTo>
                                    <a:pt x="2279015" y="1233169"/>
                                  </a:lnTo>
                                  <a:lnTo>
                                    <a:pt x="2278380" y="1236344"/>
                                  </a:lnTo>
                                  <a:lnTo>
                                    <a:pt x="2277110" y="1239519"/>
                                  </a:lnTo>
                                  <a:lnTo>
                                    <a:pt x="2279015" y="1243329"/>
                                  </a:lnTo>
                                  <a:lnTo>
                                    <a:pt x="2285365" y="1245869"/>
                                  </a:lnTo>
                                  <a:lnTo>
                                    <a:pt x="2289175" y="1243964"/>
                                  </a:lnTo>
                                  <a:lnTo>
                                    <a:pt x="2290445" y="1240154"/>
                                  </a:lnTo>
                                  <a:lnTo>
                                    <a:pt x="2291080" y="1236979"/>
                                  </a:lnTo>
                                  <a:close/>
                                  <a:moveTo>
                                    <a:pt x="2306320" y="2835909"/>
                                  </a:moveTo>
                                  <a:lnTo>
                                    <a:pt x="2275840" y="2830194"/>
                                  </a:lnTo>
                                  <a:lnTo>
                                    <a:pt x="2274570" y="2837814"/>
                                  </a:lnTo>
                                  <a:lnTo>
                                    <a:pt x="2305050" y="2843529"/>
                                  </a:lnTo>
                                  <a:lnTo>
                                    <a:pt x="2306320" y="2835909"/>
                                  </a:lnTo>
                                  <a:close/>
                                  <a:moveTo>
                                    <a:pt x="2307590" y="31114"/>
                                  </a:moveTo>
                                  <a:lnTo>
                                    <a:pt x="2306955" y="27939"/>
                                  </a:lnTo>
                                  <a:lnTo>
                                    <a:pt x="2305685" y="24129"/>
                                  </a:lnTo>
                                  <a:lnTo>
                                    <a:pt x="2302510" y="22224"/>
                                  </a:lnTo>
                                  <a:lnTo>
                                    <a:pt x="2299335" y="22859"/>
                                  </a:lnTo>
                                  <a:lnTo>
                                    <a:pt x="2295525" y="23494"/>
                                  </a:lnTo>
                                  <a:lnTo>
                                    <a:pt x="2293620" y="27304"/>
                                  </a:lnTo>
                                  <a:lnTo>
                                    <a:pt x="2294890" y="31114"/>
                                  </a:lnTo>
                                  <a:lnTo>
                                    <a:pt x="2295525" y="33654"/>
                                  </a:lnTo>
                                  <a:lnTo>
                                    <a:pt x="2298700" y="36194"/>
                                  </a:lnTo>
                                  <a:lnTo>
                                    <a:pt x="2301875" y="34924"/>
                                  </a:lnTo>
                                  <a:lnTo>
                                    <a:pt x="2305685" y="34289"/>
                                  </a:lnTo>
                                  <a:lnTo>
                                    <a:pt x="2307590" y="31114"/>
                                  </a:lnTo>
                                  <a:close/>
                                  <a:moveTo>
                                    <a:pt x="2308860" y="1146809"/>
                                  </a:moveTo>
                                  <a:lnTo>
                                    <a:pt x="2306955" y="1143634"/>
                                  </a:lnTo>
                                  <a:lnTo>
                                    <a:pt x="2303780" y="1142364"/>
                                  </a:lnTo>
                                  <a:lnTo>
                                    <a:pt x="2300605" y="1141729"/>
                                  </a:lnTo>
                                  <a:lnTo>
                                    <a:pt x="2296795" y="1142999"/>
                                  </a:lnTo>
                                  <a:lnTo>
                                    <a:pt x="2295525" y="1146174"/>
                                  </a:lnTo>
                                  <a:lnTo>
                                    <a:pt x="2294890" y="1149349"/>
                                  </a:lnTo>
                                  <a:lnTo>
                                    <a:pt x="2296795" y="1153159"/>
                                  </a:lnTo>
                                  <a:lnTo>
                                    <a:pt x="2299970" y="1154429"/>
                                  </a:lnTo>
                                  <a:lnTo>
                                    <a:pt x="2303780" y="1155064"/>
                                  </a:lnTo>
                                  <a:lnTo>
                                    <a:pt x="2306955" y="1153794"/>
                                  </a:lnTo>
                                  <a:lnTo>
                                    <a:pt x="2308225" y="1150619"/>
                                  </a:lnTo>
                                  <a:lnTo>
                                    <a:pt x="2308860" y="1146809"/>
                                  </a:lnTo>
                                  <a:close/>
                                  <a:moveTo>
                                    <a:pt x="2310130" y="1243964"/>
                                  </a:moveTo>
                                  <a:lnTo>
                                    <a:pt x="2308860" y="1240154"/>
                                  </a:lnTo>
                                  <a:lnTo>
                                    <a:pt x="2302510" y="1238249"/>
                                  </a:lnTo>
                                  <a:lnTo>
                                    <a:pt x="2298700" y="1240154"/>
                                  </a:lnTo>
                                  <a:lnTo>
                                    <a:pt x="2296160" y="1246504"/>
                                  </a:lnTo>
                                  <a:lnTo>
                                    <a:pt x="2298065" y="1250314"/>
                                  </a:lnTo>
                                  <a:lnTo>
                                    <a:pt x="2301240" y="1250949"/>
                                  </a:lnTo>
                                  <a:lnTo>
                                    <a:pt x="2304415" y="1252219"/>
                                  </a:lnTo>
                                  <a:lnTo>
                                    <a:pt x="2308225" y="1250314"/>
                                  </a:lnTo>
                                  <a:lnTo>
                                    <a:pt x="2309495" y="1247139"/>
                                  </a:lnTo>
                                  <a:lnTo>
                                    <a:pt x="2310130" y="1243964"/>
                                  </a:lnTo>
                                  <a:close/>
                                  <a:moveTo>
                                    <a:pt x="2310765" y="511174"/>
                                  </a:moveTo>
                                  <a:lnTo>
                                    <a:pt x="2308225" y="508634"/>
                                  </a:lnTo>
                                  <a:lnTo>
                                    <a:pt x="2301240" y="508634"/>
                                  </a:lnTo>
                                  <a:lnTo>
                                    <a:pt x="2298065" y="511174"/>
                                  </a:lnTo>
                                  <a:lnTo>
                                    <a:pt x="2298065" y="518159"/>
                                  </a:lnTo>
                                  <a:lnTo>
                                    <a:pt x="2301240" y="521334"/>
                                  </a:lnTo>
                                  <a:lnTo>
                                    <a:pt x="2308225" y="521334"/>
                                  </a:lnTo>
                                  <a:lnTo>
                                    <a:pt x="2310765" y="518159"/>
                                  </a:lnTo>
                                  <a:lnTo>
                                    <a:pt x="2310765" y="511174"/>
                                  </a:lnTo>
                                  <a:close/>
                                  <a:moveTo>
                                    <a:pt x="2325370" y="2184399"/>
                                  </a:moveTo>
                                  <a:lnTo>
                                    <a:pt x="2322195" y="2177414"/>
                                  </a:lnTo>
                                  <a:lnTo>
                                    <a:pt x="2293620" y="2188844"/>
                                  </a:lnTo>
                                  <a:lnTo>
                                    <a:pt x="2296160" y="2195829"/>
                                  </a:lnTo>
                                  <a:lnTo>
                                    <a:pt x="2325370" y="2184399"/>
                                  </a:lnTo>
                                  <a:close/>
                                  <a:moveTo>
                                    <a:pt x="2407920" y="1281429"/>
                                  </a:moveTo>
                                  <a:lnTo>
                                    <a:pt x="2326005" y="1226184"/>
                                  </a:lnTo>
                                  <a:lnTo>
                                    <a:pt x="2319020" y="1245869"/>
                                  </a:lnTo>
                                  <a:lnTo>
                                    <a:pt x="2317750" y="1246504"/>
                                  </a:lnTo>
                                  <a:lnTo>
                                    <a:pt x="2315845" y="1252854"/>
                                  </a:lnTo>
                                  <a:lnTo>
                                    <a:pt x="2316480" y="1254759"/>
                                  </a:lnTo>
                                  <a:lnTo>
                                    <a:pt x="2309495" y="1274444"/>
                                  </a:lnTo>
                                  <a:lnTo>
                                    <a:pt x="2407920" y="1281429"/>
                                  </a:lnTo>
                                  <a:close/>
                                  <a:moveTo>
                                    <a:pt x="2408555" y="514984"/>
                                  </a:moveTo>
                                  <a:lnTo>
                                    <a:pt x="2313940" y="488949"/>
                                  </a:lnTo>
                                  <a:lnTo>
                                    <a:pt x="2313940" y="540384"/>
                                  </a:lnTo>
                                  <a:lnTo>
                                    <a:pt x="2408555" y="514984"/>
                                  </a:lnTo>
                                  <a:close/>
                                  <a:moveTo>
                                    <a:pt x="2412365" y="2146299"/>
                                  </a:moveTo>
                                  <a:lnTo>
                                    <a:pt x="2324735" y="2155824"/>
                                  </a:lnTo>
                                  <a:lnTo>
                                    <a:pt x="2331720" y="2173604"/>
                                  </a:lnTo>
                                  <a:lnTo>
                                    <a:pt x="2329815" y="2174239"/>
                                  </a:lnTo>
                                  <a:lnTo>
                                    <a:pt x="2332355" y="2181859"/>
                                  </a:lnTo>
                                  <a:lnTo>
                                    <a:pt x="2334260" y="2181224"/>
                                  </a:lnTo>
                                  <a:lnTo>
                                    <a:pt x="2341245" y="2199004"/>
                                  </a:lnTo>
                                  <a:lnTo>
                                    <a:pt x="2412365" y="2146299"/>
                                  </a:lnTo>
                                  <a:close/>
                                  <a:moveTo>
                                    <a:pt x="2413000" y="1183004"/>
                                  </a:moveTo>
                                  <a:lnTo>
                                    <a:pt x="2329815" y="1130299"/>
                                  </a:lnTo>
                                  <a:lnTo>
                                    <a:pt x="2324100" y="1148714"/>
                                  </a:lnTo>
                                  <a:lnTo>
                                    <a:pt x="2323465" y="1148079"/>
                                  </a:lnTo>
                                  <a:lnTo>
                                    <a:pt x="2320290" y="1147444"/>
                                  </a:lnTo>
                                  <a:lnTo>
                                    <a:pt x="2316480" y="1149349"/>
                                  </a:lnTo>
                                  <a:lnTo>
                                    <a:pt x="2315210" y="1152524"/>
                                  </a:lnTo>
                                  <a:lnTo>
                                    <a:pt x="2314575" y="1155699"/>
                                  </a:lnTo>
                                  <a:lnTo>
                                    <a:pt x="2315845" y="1159509"/>
                                  </a:lnTo>
                                  <a:lnTo>
                                    <a:pt x="2319655" y="1160779"/>
                                  </a:lnTo>
                                  <a:lnTo>
                                    <a:pt x="2320290" y="1160779"/>
                                  </a:lnTo>
                                  <a:lnTo>
                                    <a:pt x="2314575" y="1179194"/>
                                  </a:lnTo>
                                  <a:lnTo>
                                    <a:pt x="2413000" y="1183004"/>
                                  </a:lnTo>
                                  <a:close/>
                                  <a:moveTo>
                                    <a:pt x="2413000" y="2539"/>
                                  </a:moveTo>
                                  <a:lnTo>
                                    <a:pt x="2314575" y="0"/>
                                  </a:lnTo>
                                  <a:lnTo>
                                    <a:pt x="2319020" y="18414"/>
                                  </a:lnTo>
                                  <a:lnTo>
                                    <a:pt x="2315845" y="19049"/>
                                  </a:lnTo>
                                  <a:lnTo>
                                    <a:pt x="2313305" y="22859"/>
                                  </a:lnTo>
                                  <a:lnTo>
                                    <a:pt x="2315210" y="29209"/>
                                  </a:lnTo>
                                  <a:lnTo>
                                    <a:pt x="2318385" y="31749"/>
                                  </a:lnTo>
                                  <a:lnTo>
                                    <a:pt x="2321560" y="30479"/>
                                  </a:lnTo>
                                  <a:lnTo>
                                    <a:pt x="2326005" y="49529"/>
                                  </a:lnTo>
                                  <a:lnTo>
                                    <a:pt x="2413000" y="2539"/>
                                  </a:lnTo>
                                  <a:close/>
                                  <a:moveTo>
                                    <a:pt x="2413000" y="3232149"/>
                                  </a:moveTo>
                                  <a:lnTo>
                                    <a:pt x="2328545" y="3209924"/>
                                  </a:lnTo>
                                  <a:lnTo>
                                    <a:pt x="2328545" y="3255644"/>
                                  </a:lnTo>
                                  <a:lnTo>
                                    <a:pt x="2413000" y="3232149"/>
                                  </a:lnTo>
                                  <a:close/>
                                  <a:moveTo>
                                    <a:pt x="2414270" y="2479039"/>
                                  </a:moveTo>
                                  <a:lnTo>
                                    <a:pt x="2328545" y="2499994"/>
                                  </a:lnTo>
                                  <a:lnTo>
                                    <a:pt x="2337435" y="2516504"/>
                                  </a:lnTo>
                                  <a:lnTo>
                                    <a:pt x="2303780" y="2534919"/>
                                  </a:lnTo>
                                  <a:lnTo>
                                    <a:pt x="2306955" y="2541904"/>
                                  </a:lnTo>
                                  <a:lnTo>
                                    <a:pt x="2341245" y="2522854"/>
                                  </a:lnTo>
                                  <a:lnTo>
                                    <a:pt x="2350770" y="2539999"/>
                                  </a:lnTo>
                                  <a:lnTo>
                                    <a:pt x="2414270" y="2479039"/>
                                  </a:lnTo>
                                  <a:close/>
                                  <a:moveTo>
                                    <a:pt x="2414270" y="2221864"/>
                                  </a:moveTo>
                                  <a:lnTo>
                                    <a:pt x="2327275" y="2233929"/>
                                  </a:lnTo>
                                  <a:lnTo>
                                    <a:pt x="2334260" y="2251074"/>
                                  </a:lnTo>
                                  <a:lnTo>
                                    <a:pt x="1929764" y="2425064"/>
                                  </a:lnTo>
                                  <a:lnTo>
                                    <a:pt x="1833245" y="2425064"/>
                                  </a:lnTo>
                                  <a:lnTo>
                                    <a:pt x="1833245" y="2433319"/>
                                  </a:lnTo>
                                  <a:lnTo>
                                    <a:pt x="1931034" y="2433319"/>
                                  </a:lnTo>
                                  <a:lnTo>
                                    <a:pt x="2337435" y="2258694"/>
                                  </a:lnTo>
                                  <a:lnTo>
                                    <a:pt x="2345055" y="2276474"/>
                                  </a:lnTo>
                                  <a:lnTo>
                                    <a:pt x="2414270" y="2221864"/>
                                  </a:lnTo>
                                  <a:close/>
                                  <a:moveTo>
                                    <a:pt x="2414270" y="1938654"/>
                                  </a:moveTo>
                                  <a:lnTo>
                                    <a:pt x="2347595" y="1880869"/>
                                  </a:lnTo>
                                  <a:lnTo>
                                    <a:pt x="2339340" y="1898014"/>
                                  </a:lnTo>
                                  <a:lnTo>
                                    <a:pt x="1512570" y="1489709"/>
                                  </a:lnTo>
                                  <a:lnTo>
                                    <a:pt x="1405890" y="1489709"/>
                                  </a:lnTo>
                                  <a:lnTo>
                                    <a:pt x="1405890" y="1497329"/>
                                  </a:lnTo>
                                  <a:lnTo>
                                    <a:pt x="1510665" y="1497329"/>
                                  </a:lnTo>
                                  <a:lnTo>
                                    <a:pt x="2336165" y="1904999"/>
                                  </a:lnTo>
                                  <a:lnTo>
                                    <a:pt x="2327910" y="1921509"/>
                                  </a:lnTo>
                                  <a:lnTo>
                                    <a:pt x="2414270" y="1938654"/>
                                  </a:lnTo>
                                  <a:close/>
                                  <a:moveTo>
                                    <a:pt x="2418080" y="2858134"/>
                                  </a:moveTo>
                                  <a:lnTo>
                                    <a:pt x="2338070" y="2821304"/>
                                  </a:lnTo>
                                  <a:lnTo>
                                    <a:pt x="2334895" y="2840354"/>
                                  </a:lnTo>
                                  <a:lnTo>
                                    <a:pt x="2313940" y="2837179"/>
                                  </a:lnTo>
                                  <a:lnTo>
                                    <a:pt x="2312670" y="2844799"/>
                                  </a:lnTo>
                                  <a:lnTo>
                                    <a:pt x="2333625" y="2847974"/>
                                  </a:lnTo>
                                  <a:lnTo>
                                    <a:pt x="2330450" y="2866389"/>
                                  </a:lnTo>
                                  <a:lnTo>
                                    <a:pt x="2418080" y="2858134"/>
                                  </a:lnTo>
                                  <a:close/>
                                </a:path>
                              </a:pathLst>
                            </a:custGeom>
                            <a:solidFill>
                              <a:srgbClr val="929497"/>
                            </a:solidFill>
                            <a:ln>
                              <a:noFill/>
                            </a:ln>
                          </wps:spPr>
                          <wps:bodyPr anchorCtr="0" anchor="ctr" bIns="91425" lIns="91425" spcFirstLastPara="1" rIns="91425" wrap="square" tIns="91425">
                            <a:noAutofit/>
                          </wps:bodyPr>
                        </wps:wsp>
                        <wps:wsp>
                          <wps:cNvSpPr/>
                          <wps:cNvPr id="230" name="Shape 230"/>
                          <wps:spPr>
                            <a:xfrm>
                              <a:off x="3312795" y="309879"/>
                              <a:ext cx="260985" cy="2581909"/>
                            </a:xfrm>
                            <a:prstGeom prst="rect">
                              <a:avLst/>
                            </a:prstGeom>
                            <a:solidFill>
                              <a:srgbClr val="BDC61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3749040" y="2231389"/>
                              <a:ext cx="260985" cy="1521459"/>
                            </a:xfrm>
                            <a:prstGeom prst="rect">
                              <a:avLst/>
                            </a:prstGeom>
                            <a:solidFill>
                              <a:srgbClr val="C8D1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1450340" y="1863724"/>
                              <a:ext cx="260985" cy="1890394"/>
                            </a:xfrm>
                            <a:prstGeom prst="rect">
                              <a:avLst/>
                            </a:prstGeom>
                            <a:solidFill>
                              <a:srgbClr val="ABB5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2062480" y="2393314"/>
                              <a:ext cx="744855" cy="335279"/>
                            </a:xfrm>
                            <a:prstGeom prst="rect">
                              <a:avLst/>
                            </a:prstGeom>
                            <a:solidFill>
                              <a:srgbClr val="85CD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2363470" y="2910839"/>
                              <a:ext cx="744855" cy="335914"/>
                            </a:xfrm>
                            <a:prstGeom prst="rect">
                              <a:avLst/>
                            </a:prstGeom>
                            <a:solidFill>
                              <a:srgbClr val="9EB2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12700" y="586739"/>
                              <a:ext cx="791845" cy="495934"/>
                            </a:xfrm>
                            <a:custGeom>
                              <a:rect b="b" l="l" r="r" t="t"/>
                              <a:pathLst>
                                <a:path extrusionOk="0" h="495934" w="791845">
                                  <a:moveTo>
                                    <a:pt x="0" y="0"/>
                                  </a:moveTo>
                                  <a:lnTo>
                                    <a:pt x="0" y="495934"/>
                                  </a:lnTo>
                                  <a:lnTo>
                                    <a:pt x="791845" y="495934"/>
                                  </a:lnTo>
                                  <a:lnTo>
                                    <a:pt x="79184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Local Taxes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r>
                              </w:p>
                              <w:p w:rsidR="00000000" w:rsidDel="00000000" w:rsidP="00000000" w:rsidRDefault="00000000" w:rsidRPr="00000000">
                                <w:pPr>
                                  <w:spacing w:after="0" w:before="131.00000381469727" w:line="18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18"/>
                                    <w:vertAlign w:val="baseline"/>
                                  </w:rPr>
                                </w: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State Aid</w:t>
                                </w:r>
                              </w:p>
                              <w:p w:rsidR="00000000" w:rsidDel="00000000" w:rsidP="00000000" w:rsidRDefault="00000000" w:rsidRPr="00000000">
                                <w:pPr>
                                  <w:spacing w:after="0" w:before="0" w:line="180"/>
                                  <w:ind w:left="148.00000190734863" w:right="0" w:firstLine="148.00000190734863"/>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r>
                                <w:r w:rsidDel="00000000" w:rsidR="00000000" w:rsidRPr="00000000">
                                  <w:rPr>
                                    <w:rFonts w:ascii="Trebuchet MS" w:cs="Trebuchet MS" w:eastAsia="Trebuchet MS" w:hAnsi="Trebuchet MS"/>
                                    <w:b w:val="0"/>
                                    <w:i w:val="1"/>
                                    <w:smallCaps w:val="0"/>
                                    <w:strike w:val="0"/>
                                    <w:color w:val="000000"/>
                                    <w:sz w:val="10"/>
                                    <w:vertAlign w:val="baseline"/>
                                  </w:rPr>
                                  <w:t xml:space="preserve">(incl. Fed Pass Through)</w:t>
                                </w:r>
                              </w:p>
                            </w:txbxContent>
                          </wps:txbx>
                          <wps:bodyPr anchorCtr="0" anchor="t" bIns="38100" lIns="88900" spcFirstLastPara="1" rIns="88900" wrap="square" tIns="38100">
                            <a:noAutofit/>
                          </wps:bodyPr>
                        </wps:wsp>
                        <wps:wsp>
                          <wps:cNvSpPr/>
                          <wps:cNvPr id="236" name="Shape 236"/>
                          <wps:spPr>
                            <a:xfrm>
                              <a:off x="12700" y="1527174"/>
                              <a:ext cx="593725" cy="112394"/>
                            </a:xfrm>
                            <a:custGeom>
                              <a:rect b="b" l="l" r="r" t="t"/>
                              <a:pathLst>
                                <a:path extrusionOk="0" h="112394" w="593725">
                                  <a:moveTo>
                                    <a:pt x="0" y="0"/>
                                  </a:moveTo>
                                  <a:lnTo>
                                    <a:pt x="0" y="112394"/>
                                  </a:lnTo>
                                  <a:lnTo>
                                    <a:pt x="593725" y="112394"/>
                                  </a:lnTo>
                                  <a:lnTo>
                                    <a:pt x="59372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Federal Aid</w:t>
                                </w:r>
                              </w:p>
                            </w:txbxContent>
                          </wps:txbx>
                          <wps:bodyPr anchorCtr="0" anchor="t" bIns="38100" lIns="88900" spcFirstLastPara="1" rIns="88900" wrap="square" tIns="38100">
                            <a:noAutofit/>
                          </wps:bodyPr>
                        </wps:wsp>
                        <wps:wsp>
                          <wps:cNvSpPr/>
                          <wps:cNvPr id="237" name="Shape 237"/>
                          <wps:spPr>
                            <a:xfrm>
                              <a:off x="12700" y="1937384"/>
                              <a:ext cx="301625" cy="111124"/>
                            </a:xfrm>
                            <a:custGeom>
                              <a:rect b="b" l="l" r="r" t="t"/>
                              <a:pathLst>
                                <a:path extrusionOk="0" h="111124" w="301625">
                                  <a:moveTo>
                                    <a:pt x="0" y="0"/>
                                  </a:moveTo>
                                  <a:lnTo>
                                    <a:pt x="0" y="111124"/>
                                  </a:lnTo>
                                  <a:lnTo>
                                    <a:pt x="301625" y="111124"/>
                                  </a:lnTo>
                                  <a:lnTo>
                                    <a:pt x="30162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Fees</w:t>
                                </w:r>
                              </w:p>
                            </w:txbxContent>
                          </wps:txbx>
                          <wps:bodyPr anchorCtr="0" anchor="t" bIns="38100" lIns="88900" spcFirstLastPara="1" rIns="88900" wrap="square" tIns="38100">
                            <a:noAutofit/>
                          </wps:bodyPr>
                        </wps:wsp>
                        <wps:wsp>
                          <wps:cNvSpPr/>
                          <wps:cNvPr id="238" name="Shape 238"/>
                          <wps:spPr>
                            <a:xfrm>
                              <a:off x="12700" y="2416809"/>
                              <a:ext cx="636905" cy="266699"/>
                            </a:xfrm>
                            <a:custGeom>
                              <a:rect b="b" l="l" r="r" t="t"/>
                              <a:pathLst>
                                <a:path extrusionOk="0" h="266699" w="636905">
                                  <a:moveTo>
                                    <a:pt x="0" y="0"/>
                                  </a:moveTo>
                                  <a:lnTo>
                                    <a:pt x="0" y="266699"/>
                                  </a:lnTo>
                                  <a:lnTo>
                                    <a:pt x="636905" y="266699"/>
                                  </a:lnTo>
                                  <a:lnTo>
                                    <a:pt x="636905" y="0"/>
                                  </a:lnTo>
                                  <a:close/>
                                </a:path>
                              </a:pathLst>
                            </a:custGeom>
                            <a:solidFill>
                              <a:srgbClr val="FFFFFF"/>
                            </a:solidFill>
                            <a:ln>
                              <a:noFill/>
                            </a:ln>
                          </wps:spPr>
                          <wps:txbx>
                            <w:txbxContent>
                              <w:p w:rsidR="00000000" w:rsidDel="00000000" w:rsidP="00000000" w:rsidRDefault="00000000" w:rsidRPr="00000000">
                                <w:pPr>
                                  <w:spacing w:after="0" w:before="12.000000476837158" w:line="225"/>
                                  <w:ind w:left="148.00000190734863" w:right="0" w:firstLine="-1.0000000149011612"/>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Proprietary/ Enterprise</w:t>
                                </w:r>
                              </w:p>
                              <w:p w:rsidR="00000000" w:rsidDel="00000000" w:rsidP="00000000" w:rsidRDefault="00000000" w:rsidRPr="00000000">
                                <w:pPr>
                                  <w:spacing w:after="0" w:before="0" w:line="180"/>
                                  <w:ind w:left="148.00000190734863" w:right="0" w:firstLine="148.00000190734863"/>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r>
                                <w:r w:rsidDel="00000000" w:rsidR="00000000" w:rsidRPr="00000000">
                                  <w:rPr>
                                    <w:rFonts w:ascii="Trebuchet MS" w:cs="Trebuchet MS" w:eastAsia="Trebuchet MS" w:hAnsi="Trebuchet MS"/>
                                    <w:b w:val="0"/>
                                    <w:i w:val="1"/>
                                    <w:smallCaps w:val="0"/>
                                    <w:strike w:val="0"/>
                                    <w:color w:val="000000"/>
                                    <w:sz w:val="10"/>
                                    <w:vertAlign w:val="baseline"/>
                                  </w:rPr>
                                  <w:t xml:space="preserve">(incl. Sale/Lease)</w:t>
                                </w:r>
                              </w:p>
                            </w:txbxContent>
                          </wps:txbx>
                          <wps:bodyPr anchorCtr="0" anchor="t" bIns="38100" lIns="88900" spcFirstLastPara="1" rIns="88900" wrap="square" tIns="38100">
                            <a:noAutofit/>
                          </wps:bodyPr>
                        </wps:wsp>
                        <wps:wsp>
                          <wps:cNvSpPr/>
                          <wps:cNvPr id="239" name="Shape 239"/>
                          <wps:spPr>
                            <a:xfrm>
                              <a:off x="12700" y="2939414"/>
                              <a:ext cx="554990" cy="208279"/>
                            </a:xfrm>
                            <a:custGeom>
                              <a:rect b="b" l="l" r="r" t="t"/>
                              <a:pathLst>
                                <a:path extrusionOk="0" h="208279" w="554990">
                                  <a:moveTo>
                                    <a:pt x="0" y="0"/>
                                  </a:moveTo>
                                  <a:lnTo>
                                    <a:pt x="0" y="208279"/>
                                  </a:lnTo>
                                  <a:lnTo>
                                    <a:pt x="554990" y="208279"/>
                                  </a:lnTo>
                                  <a:lnTo>
                                    <a:pt x="554990" y="0"/>
                                  </a:lnTo>
                                  <a:close/>
                                </a:path>
                              </a:pathLst>
                            </a:custGeom>
                            <a:solidFill>
                              <a:srgbClr val="FFFFFF"/>
                            </a:solidFill>
                            <a:ln>
                              <a:noFill/>
                            </a:ln>
                          </wps:spPr>
                          <wps:txbx>
                            <w:txbxContent>
                              <w:p w:rsidR="00000000" w:rsidDel="00000000" w:rsidP="00000000" w:rsidRDefault="00000000" w:rsidRPr="00000000">
                                <w:pPr>
                                  <w:spacing w:after="0" w:before="12.000000476837158" w:line="225"/>
                                  <w:ind w:left="148.00000190734863" w:right="0" w:firstLine="-1.0000000149011612"/>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Charitable Giving</w:t>
                                </w:r>
                              </w:p>
                            </w:txbxContent>
                          </wps:txbx>
                          <wps:bodyPr anchorCtr="0" anchor="t" bIns="38100" lIns="88900" spcFirstLastPara="1" rIns="88900" wrap="square" tIns="38100">
                            <a:noAutofit/>
                          </wps:bodyPr>
                        </wps:wsp>
                        <wps:wsp>
                          <wps:cNvSpPr/>
                          <wps:cNvPr id="240" name="Shape 240"/>
                          <wps:spPr>
                            <a:xfrm>
                              <a:off x="2409190" y="3017519"/>
                              <a:ext cx="684530" cy="107949"/>
                            </a:xfrm>
                            <a:custGeom>
                              <a:rect b="b" l="l" r="r" t="t"/>
                              <a:pathLst>
                                <a:path extrusionOk="0" h="107949" w="684530">
                                  <a:moveTo>
                                    <a:pt x="0" y="0"/>
                                  </a:moveTo>
                                  <a:lnTo>
                                    <a:pt x="0" y="107949"/>
                                  </a:lnTo>
                                  <a:lnTo>
                                    <a:pt x="684530" y="107949"/>
                                  </a:lnTo>
                                  <a:lnTo>
                                    <a:pt x="684530" y="0"/>
                                  </a:lnTo>
                                  <a:close/>
                                </a:path>
                              </a:pathLst>
                            </a:custGeom>
                            <a:solidFill>
                              <a:srgbClr val="FFFFFF"/>
                            </a:solid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Non-Profit CMO</w:t>
                                </w:r>
                              </w:p>
                            </w:txbxContent>
                          </wps:txbx>
                          <wps:bodyPr anchorCtr="0" anchor="t" bIns="38100" lIns="88900" spcFirstLastPara="1" rIns="88900" wrap="square" tIns="38100">
                            <a:noAutofit/>
                          </wps:bodyPr>
                        </wps:wsp>
                        <wps:wsp>
                          <wps:cNvSpPr/>
                          <wps:cNvPr id="241" name="Shape 241"/>
                          <wps:spPr>
                            <a:xfrm>
                              <a:off x="12700" y="3264534"/>
                              <a:ext cx="816610" cy="501014"/>
                            </a:xfrm>
                            <a:custGeom>
                              <a:rect b="b" l="l" r="r" t="t"/>
                              <a:pathLst>
                                <a:path extrusionOk="0" h="501014" w="816610">
                                  <a:moveTo>
                                    <a:pt x="0" y="0"/>
                                  </a:moveTo>
                                  <a:lnTo>
                                    <a:pt x="0" y="501014"/>
                                  </a:lnTo>
                                  <a:lnTo>
                                    <a:pt x="816610" y="501014"/>
                                  </a:lnTo>
                                  <a:lnTo>
                                    <a:pt x="816610"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Volunteers</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r>
                              </w:p>
                              <w:p w:rsidR="00000000" w:rsidDel="00000000" w:rsidP="00000000" w:rsidRDefault="00000000" w:rsidRPr="00000000">
                                <w:pPr>
                                  <w:spacing w:after="0" w:before="0" w:line="225"/>
                                  <w:ind w:left="148.00000190734863" w:right="8.999999761581421" w:firstLine="-1.0000000149011612"/>
                                  <w:jc w:val="left"/>
                                  <w:textDirection w:val="btLr"/>
                                </w:pPr>
                                <w:r w:rsidDel="00000000" w:rsidR="00000000" w:rsidRPr="00000000">
                                  <w:rPr>
                                    <w:rFonts w:ascii="Trebuchet MS" w:cs="Trebuchet MS" w:eastAsia="Trebuchet MS" w:hAnsi="Trebuchet MS"/>
                                    <w:b w:val="1"/>
                                    <w:i w:val="0"/>
                                    <w:smallCaps w:val="0"/>
                                    <w:strike w:val="0"/>
                                    <w:color w:val="000000"/>
                                    <w:sz w:val="12"/>
                                    <w:vertAlign w:val="baseline"/>
                                  </w:rPr>
                                </w:r>
                                <w:r w:rsidDel="00000000" w:rsidR="00000000" w:rsidRPr="00000000">
                                  <w:rPr>
                                    <w:rFonts w:ascii="Noto Sans Light" w:cs="Noto Sans Light" w:eastAsia="Noto Sans Light" w:hAnsi="Noto Sans Light"/>
                                    <w:b w:val="0"/>
                                    <w:i w:val="0"/>
                                    <w:smallCaps w:val="0"/>
                                    <w:strike w:val="0"/>
                                    <w:color w:val="000000"/>
                                    <w:sz w:val="11"/>
                                    <w:vertAlign w:val="baseline"/>
                                  </w:rPr>
                                  <w:t xml:space="preserve">� </w:t>
                                </w:r>
                                <w:r w:rsidDel="00000000" w:rsidR="00000000" w:rsidRPr="00000000">
                                  <w:rPr>
                                    <w:rFonts w:ascii="Trebuchet MS" w:cs="Trebuchet MS" w:eastAsia="Trebuchet MS" w:hAnsi="Trebuchet MS"/>
                                    <w:b w:val="1"/>
                                    <w:i w:val="0"/>
                                    <w:smallCaps w:val="0"/>
                                    <w:strike w:val="0"/>
                                    <w:color w:val="000000"/>
                                    <w:sz w:val="14"/>
                                    <w:vertAlign w:val="baseline"/>
                                  </w:rPr>
                                  <w:t xml:space="preserve">Venture Capital, Private Equity, Public Stock</w:t>
                                </w:r>
                              </w:p>
                            </w:txbxContent>
                          </wps:txbx>
                          <wps:bodyPr anchorCtr="0" anchor="t" bIns="38100" lIns="88900" spcFirstLastPara="1" rIns="88900" wrap="square" tIns="38100">
                            <a:noAutofit/>
                          </wps:bodyPr>
                        </wps:wsp>
                        <wps:wsp>
                          <wps:cNvSpPr/>
                          <wps:cNvPr id="242" name="Shape 242"/>
                          <wps:spPr>
                            <a:xfrm>
                              <a:off x="3185160" y="-634"/>
                              <a:ext cx="2264410" cy="224154"/>
                            </a:xfrm>
                            <a:custGeom>
                              <a:rect b="b" l="l" r="r" t="t"/>
                              <a:pathLst>
                                <a:path extrusionOk="0" h="224154" w="2264410">
                                  <a:moveTo>
                                    <a:pt x="0" y="0"/>
                                  </a:moveTo>
                                  <a:lnTo>
                                    <a:pt x="0" y="224154"/>
                                  </a:lnTo>
                                  <a:lnTo>
                                    <a:pt x="2264410" y="224154"/>
                                  </a:lnTo>
                                  <a:lnTo>
                                    <a:pt x="2264410" y="0"/>
                                  </a:lnTo>
                                  <a:close/>
                                </a:path>
                              </a:pathLst>
                            </a:custGeom>
                            <a:solidFill>
                              <a:srgbClr val="000000"/>
                            </a:solidFill>
                            <a:ln>
                              <a:noFill/>
                            </a:ln>
                          </wps:spPr>
                          <wps:txbx>
                            <w:txbxContent>
                              <w:p w:rsidR="00000000" w:rsidDel="00000000" w:rsidP="00000000" w:rsidRDefault="00000000" w:rsidRPr="00000000">
                                <w:pPr>
                                  <w:spacing w:after="0" w:before="45.999999046325684" w:line="240"/>
                                  <w:ind w:left="215" w:right="0" w:firstLine="215"/>
                                  <w:jc w:val="left"/>
                                  <w:textDirection w:val="btLr"/>
                                </w:pPr>
                                <w:r w:rsidDel="00000000" w:rsidR="00000000" w:rsidRPr="00000000">
                                  <w:rPr>
                                    <w:rFonts w:ascii="Trebuchet MS" w:cs="Trebuchet MS" w:eastAsia="Trebuchet MS" w:hAnsi="Trebuchet MS"/>
                                    <w:b w:val="1"/>
                                    <w:i w:val="0"/>
                                    <w:smallCaps w:val="0"/>
                                    <w:strike w:val="0"/>
                                    <w:color w:val="ffffff"/>
                                    <w:sz w:val="18"/>
                                    <w:vertAlign w:val="baseline"/>
                                  </w:rPr>
                                  <w:t xml:space="preserve">Operational Expenses/Mission Centers</w:t>
                                </w:r>
                              </w:p>
                            </w:txbxContent>
                          </wps:txbx>
                          <wps:bodyPr anchorCtr="0" anchor="t" bIns="38100" lIns="88900" spcFirstLastPara="1" rIns="88900" wrap="square" tIns="38100">
                            <a:noAutofit/>
                          </wps:bodyPr>
                        </wps:wsp>
                        <wps:wsp>
                          <wps:cNvSpPr/>
                          <wps:cNvPr id="243" name="Shape 243"/>
                          <wps:spPr>
                            <a:xfrm>
                              <a:off x="2062480" y="2393314"/>
                              <a:ext cx="625475" cy="335279"/>
                            </a:xfrm>
                            <a:custGeom>
                              <a:rect b="b" l="l" r="r" t="t"/>
                              <a:pathLst>
                                <a:path extrusionOk="0" h="335279" w="625475">
                                  <a:moveTo>
                                    <a:pt x="0" y="0"/>
                                  </a:moveTo>
                                  <a:lnTo>
                                    <a:pt x="0" y="335279"/>
                                  </a:lnTo>
                                  <a:lnTo>
                                    <a:pt x="625475" y="335279"/>
                                  </a:lnTo>
                                  <a:lnTo>
                                    <a:pt x="625475" y="0"/>
                                  </a:lnTo>
                                  <a:close/>
                                </a:path>
                              </a:pathLst>
                            </a:custGeom>
                            <a:solidFill>
                              <a:srgbClr val="85CDB7"/>
                            </a:solidFill>
                            <a:ln>
                              <a:noFill/>
                            </a:ln>
                          </wps:spPr>
                          <wps:txbx>
                            <w:txbxContent>
                              <w:p w:rsidR="00000000" w:rsidDel="00000000" w:rsidP="00000000" w:rsidRDefault="00000000" w:rsidRPr="00000000">
                                <w:pPr>
                                  <w:spacing w:after="0" w:before="110" w:line="215.9999942779541"/>
                                  <w:ind w:left="242.99999237060547" w:right="-44.000000953674316" w:firstLine="337.99999237060547"/>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Charter Foundation</w:t>
                                </w:r>
                              </w:p>
                            </w:txbxContent>
                          </wps:txbx>
                          <wps:bodyPr anchorCtr="0" anchor="t" bIns="38100" lIns="88900" spcFirstLastPara="1" rIns="88900" wrap="square" tIns="38100">
                            <a:noAutofit/>
                          </wps:bodyPr>
                        </wps:wsp>
                        <wps:wsp>
                          <wps:cNvSpPr/>
                          <wps:cNvPr id="244" name="Shape 244"/>
                          <wps:spPr>
                            <a:xfrm>
                              <a:off x="1430020" y="1374139"/>
                              <a:ext cx="744855" cy="321309"/>
                            </a:xfrm>
                            <a:custGeom>
                              <a:rect b="b" l="l" r="r" t="t"/>
                              <a:pathLst>
                                <a:path extrusionOk="0" h="321309" w="744855">
                                  <a:moveTo>
                                    <a:pt x="0" y="0"/>
                                  </a:moveTo>
                                  <a:lnTo>
                                    <a:pt x="0" y="321309"/>
                                  </a:lnTo>
                                  <a:lnTo>
                                    <a:pt x="744855" y="321309"/>
                                  </a:lnTo>
                                  <a:lnTo>
                                    <a:pt x="744855" y="0"/>
                                  </a:lnTo>
                                  <a:close/>
                                </a:path>
                              </a:pathLst>
                            </a:custGeom>
                            <a:solidFill>
                              <a:srgbClr val="F3E04E"/>
                            </a:solidFill>
                            <a:ln>
                              <a:noFill/>
                            </a:ln>
                          </wps:spPr>
                          <wps:txbx>
                            <w:txbxContent>
                              <w:p w:rsidR="00000000" w:rsidDel="00000000" w:rsidP="00000000" w:rsidRDefault="00000000" w:rsidRPr="00000000">
                                <w:pPr>
                                  <w:spacing w:after="0" w:before="110" w:line="215.9999942779541"/>
                                  <w:ind w:left="212.00000762939453" w:right="0" w:firstLine="344.00001525878906"/>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District Foundation</w:t>
                                </w:r>
                              </w:p>
                            </w:txbxContent>
                          </wps:txbx>
                          <wps:bodyPr anchorCtr="0" anchor="t" bIns="38100" lIns="88900" spcFirstLastPara="1" rIns="88900" wrap="square" tIns="38100">
                            <a:noAutofit/>
                          </wps:bodyPr>
                        </wps:wsp>
                        <wps:wsp>
                          <wps:cNvSpPr/>
                          <wps:cNvPr id="245" name="Shape 245"/>
                          <wps:spPr>
                            <a:xfrm>
                              <a:off x="1430020" y="676909"/>
                              <a:ext cx="744855" cy="697229"/>
                            </a:xfrm>
                            <a:custGeom>
                              <a:rect b="b" l="l" r="r" t="t"/>
                              <a:pathLst>
                                <a:path extrusionOk="0" h="697229" w="744855">
                                  <a:moveTo>
                                    <a:pt x="0" y="0"/>
                                  </a:moveTo>
                                  <a:lnTo>
                                    <a:pt x="0" y="697229"/>
                                  </a:lnTo>
                                  <a:lnTo>
                                    <a:pt x="744855" y="697229"/>
                                  </a:lnTo>
                                  <a:lnTo>
                                    <a:pt x="744855" y="0"/>
                                  </a:lnTo>
                                  <a:close/>
                                </a:path>
                              </a:pathLst>
                            </a:custGeom>
                            <a:solidFill>
                              <a:srgbClr val="FAA92E"/>
                            </a:solidFill>
                            <a:ln>
                              <a:noFill/>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18.00000667572021"/>
                                  <w:ind w:left="143.00000190734863" w:right="110" w:firstLine="96.00000381469727"/>
                                  <w:jc w:val="center"/>
                                  <w:textDirection w:val="btLr"/>
                                </w:pPr>
                                <w:r w:rsidDel="00000000" w:rsidR="00000000" w:rsidRPr="00000000">
                                  <w:rPr>
                                    <w:rFonts w:ascii="Alegreya" w:cs="Alegreya" w:eastAsia="Alegreya" w:hAnsi="Alegreya"/>
                                    <w:b w:val="0"/>
                                    <w:i w:val="0"/>
                                    <w:smallCaps w:val="0"/>
                                    <w:strike w:val="0"/>
                                    <w:color w:val="000000"/>
                                    <w:sz w:val="20"/>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Local Board of Education/ District</w:t>
                                </w:r>
                              </w:p>
                            </w:txbxContent>
                          </wps:txbx>
                          <wps:bodyPr anchorCtr="0" anchor="t" bIns="38100" lIns="88900" spcFirstLastPara="1" rIns="88900" wrap="square" tIns="38100">
                            <a:noAutofit/>
                          </wps:bodyPr>
                        </wps:wsp>
                        <wps:wsp>
                          <wps:cNvSpPr/>
                          <wps:cNvPr id="246" name="Shape 246"/>
                          <wps:spPr>
                            <a:xfrm>
                              <a:off x="10160" y="-634"/>
                              <a:ext cx="3148965" cy="224154"/>
                            </a:xfrm>
                            <a:custGeom>
                              <a:rect b="b" l="l" r="r" t="t"/>
                              <a:pathLst>
                                <a:path extrusionOk="0" h="224154" w="3148965">
                                  <a:moveTo>
                                    <a:pt x="0" y="0"/>
                                  </a:moveTo>
                                  <a:lnTo>
                                    <a:pt x="0" y="224154"/>
                                  </a:lnTo>
                                  <a:lnTo>
                                    <a:pt x="3148965" y="224154"/>
                                  </a:lnTo>
                                  <a:lnTo>
                                    <a:pt x="3148965" y="0"/>
                                  </a:lnTo>
                                  <a:close/>
                                </a:path>
                              </a:pathLst>
                            </a:custGeom>
                            <a:solidFill>
                              <a:srgbClr val="000000"/>
                            </a:solidFill>
                            <a:ln>
                              <a:noFill/>
                            </a:ln>
                          </wps:spPr>
                          <wps:txbx>
                            <w:txbxContent>
                              <w:p w:rsidR="00000000" w:rsidDel="00000000" w:rsidP="00000000" w:rsidRDefault="00000000" w:rsidRPr="00000000">
                                <w:pPr>
                                  <w:spacing w:after="0" w:before="45.999999046325684" w:line="240"/>
                                  <w:ind w:left="253.99999618530273" w:right="0" w:firstLine="253.99999618530273"/>
                                  <w:jc w:val="left"/>
                                  <w:textDirection w:val="btLr"/>
                                </w:pPr>
                                <w:r w:rsidDel="00000000" w:rsidR="00000000" w:rsidRPr="00000000">
                                  <w:rPr>
                                    <w:rFonts w:ascii="Trebuchet MS" w:cs="Trebuchet MS" w:eastAsia="Trebuchet MS" w:hAnsi="Trebuchet MS"/>
                                    <w:b w:val="1"/>
                                    <w:i w:val="0"/>
                                    <w:smallCaps w:val="0"/>
                                    <w:strike w:val="0"/>
                                    <w:color w:val="ffffff"/>
                                    <w:sz w:val="18"/>
                                    <w:vertAlign w:val="baseline"/>
                                  </w:rPr>
                                  <w:t xml:space="preserve">Revenue Sources	Government/Management</w:t>
                                </w:r>
                              </w:p>
                            </w:txbxContent>
                          </wps:txbx>
                          <wps:bodyPr anchorCtr="0" anchor="t" bIns="38100" lIns="88900" spcFirstLastPara="1" rIns="88900" wrap="square" tIns="38100">
                            <a:noAutofit/>
                          </wps:bodyPr>
                        </wps:wsp>
                        <wps:wsp>
                          <wps:cNvSpPr/>
                          <wps:cNvPr id="247" name="Shape 247"/>
                          <wps:spPr>
                            <a:xfrm>
                              <a:off x="2363470" y="3470274"/>
                              <a:ext cx="744855" cy="335279"/>
                            </a:xfrm>
                            <a:custGeom>
                              <a:rect b="b" l="l" r="r" t="t"/>
                              <a:pathLst>
                                <a:path extrusionOk="0" h="335279" w="744855">
                                  <a:moveTo>
                                    <a:pt x="0" y="0"/>
                                  </a:moveTo>
                                  <a:lnTo>
                                    <a:pt x="0" y="335279"/>
                                  </a:lnTo>
                                  <a:lnTo>
                                    <a:pt x="744855" y="335279"/>
                                  </a:lnTo>
                                  <a:lnTo>
                                    <a:pt x="744855" y="0"/>
                                  </a:lnTo>
                                  <a:close/>
                                </a:path>
                              </a:pathLst>
                            </a:custGeom>
                            <a:solidFill>
                              <a:srgbClr val="537A7F"/>
                            </a:solid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93.99999618530273" w:right="0" w:firstLine="93.99999618530273"/>
                                  <w:jc w:val="left"/>
                                  <w:textDirection w:val="btLr"/>
                                </w:pPr>
                                <w:r w:rsidDel="00000000" w:rsidR="00000000" w:rsidRPr="00000000">
                                  <w:rPr>
                                    <w:rFonts w:ascii="Alegreya" w:cs="Alegreya" w:eastAsia="Alegreya" w:hAnsi="Alegreya"/>
                                    <w:b w:val="0"/>
                                    <w:i w:val="0"/>
                                    <w:smallCaps w:val="0"/>
                                    <w:strike w:val="0"/>
                                    <w:color w:val="000000"/>
                                    <w:sz w:val="11"/>
                                    <w:vertAlign w:val="baseline"/>
                                  </w:rPr>
                                </w:r>
                                <w:r w:rsidDel="00000000" w:rsidR="00000000" w:rsidRPr="00000000">
                                  <w:rPr>
                                    <w:rFonts w:ascii="Trebuchet MS" w:cs="Trebuchet MS" w:eastAsia="Trebuchet MS" w:hAnsi="Trebuchet MS"/>
                                    <w:b w:val="1"/>
                                    <w:i w:val="0"/>
                                    <w:smallCaps w:val="0"/>
                                    <w:strike w:val="0"/>
                                    <w:color w:val="ffffff"/>
                                    <w:sz w:val="14"/>
                                    <w:vertAlign w:val="baseline"/>
                                  </w:rPr>
                                  <w:t xml:space="preserve">For-Profit CMO</w:t>
                                </w:r>
                              </w:p>
                            </w:txbxContent>
                          </wps:txbx>
                          <wps:bodyPr anchorCtr="0" anchor="t" bIns="38100" lIns="88900" spcFirstLastPara="1" rIns="88900" wrap="square" tIns="38100">
                            <a:noAutofit/>
                          </wps:bodyPr>
                        </wps:wsp>
                        <wps:wsp>
                          <wps:cNvSpPr/>
                          <wps:cNvPr id="248" name="Shape 248"/>
                          <wps:spPr>
                            <a:xfrm>
                              <a:off x="4577715" y="3029584"/>
                              <a:ext cx="744855" cy="725804"/>
                            </a:xfrm>
                            <a:custGeom>
                              <a:rect b="b" l="l" r="r" t="t"/>
                              <a:pathLst>
                                <a:path extrusionOk="0" h="725804" w="744855">
                                  <a:moveTo>
                                    <a:pt x="0" y="0"/>
                                  </a:moveTo>
                                  <a:lnTo>
                                    <a:pt x="0" y="725804"/>
                                  </a:lnTo>
                                  <a:lnTo>
                                    <a:pt x="744855" y="725804"/>
                                  </a:lnTo>
                                  <a:lnTo>
                                    <a:pt x="744855" y="0"/>
                                  </a:lnTo>
                                  <a:close/>
                                </a:path>
                              </a:pathLst>
                            </a:custGeom>
                            <a:solidFill>
                              <a:srgbClr val="A3A8D4"/>
                            </a:solidFill>
                            <a:ln>
                              <a:noFill/>
                            </a:ln>
                          </wps:spPr>
                          <wps:txbx>
                            <w:txbxContent>
                              <w:p w:rsidR="00000000" w:rsidDel="00000000" w:rsidP="00000000" w:rsidRDefault="00000000" w:rsidRPr="00000000">
                                <w:pPr>
                                  <w:spacing w:after="0" w:before="12.000000476837158" w:line="240"/>
                                  <w:ind w:left="0" w:right="0" w:firstLine="0"/>
                                  <w:jc w:val="left"/>
                                  <w:textDirection w:val="btLr"/>
                                </w:pPr>
                              </w:p>
                              <w:p w:rsidR="00000000" w:rsidDel="00000000" w:rsidP="00000000" w:rsidRDefault="00000000" w:rsidRPr="00000000">
                                <w:pPr>
                                  <w:spacing w:after="0" w:before="0" w:line="215.9999942779541"/>
                                  <w:ind w:left="96.99999809265137" w:right="53.00000190734863" w:firstLine="29.000000953674316"/>
                                  <w:jc w:val="center"/>
                                  <w:textDirection w:val="btLr"/>
                                </w:pPr>
                                <w:r w:rsidDel="00000000" w:rsidR="00000000" w:rsidRPr="00000000">
                                  <w:rPr>
                                    <w:rFonts w:ascii="Alegreya" w:cs="Alegreya" w:eastAsia="Alegreya" w:hAnsi="Alegreya"/>
                                    <w:b w:val="0"/>
                                    <w:i w:val="0"/>
                                    <w:smallCaps w:val="0"/>
                                    <w:strike w:val="0"/>
                                    <w:color w:val="000000"/>
                                    <w:sz w:val="20"/>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Fiscally Independent Charter School</w:t>
                                </w:r>
                              </w:p>
                            </w:txbxContent>
                          </wps:txbx>
                          <wps:bodyPr anchorCtr="0" anchor="t" bIns="38100" lIns="88900" spcFirstLastPara="1" rIns="88900" wrap="square" tIns="38100">
                            <a:noAutofit/>
                          </wps:bodyPr>
                        </wps:wsp>
                        <wps:wsp>
                          <wps:cNvSpPr/>
                          <wps:cNvPr id="249" name="Shape 249"/>
                          <wps:spPr>
                            <a:xfrm>
                              <a:off x="4577715" y="2246629"/>
                              <a:ext cx="744855" cy="725804"/>
                            </a:xfrm>
                            <a:custGeom>
                              <a:rect b="b" l="l" r="r" t="t"/>
                              <a:pathLst>
                                <a:path extrusionOk="0" h="725804" w="744855">
                                  <a:moveTo>
                                    <a:pt x="0" y="0"/>
                                  </a:moveTo>
                                  <a:lnTo>
                                    <a:pt x="0" y="725804"/>
                                  </a:lnTo>
                                  <a:lnTo>
                                    <a:pt x="744855" y="725804"/>
                                  </a:lnTo>
                                  <a:lnTo>
                                    <a:pt x="744855" y="0"/>
                                  </a:lnTo>
                                  <a:close/>
                                </a:path>
                              </a:pathLst>
                            </a:custGeom>
                            <a:solidFill>
                              <a:srgbClr val="7CC7C9"/>
                            </a:solidFill>
                            <a:ln>
                              <a:noFill/>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18.00000667572021"/>
                                  <w:ind w:left="96.99999809265137" w:right="53.00000190734863" w:firstLine="29.000000953674316"/>
                                  <w:jc w:val="center"/>
                                  <w:textDirection w:val="btLr"/>
                                </w:pPr>
                                <w:r w:rsidDel="00000000" w:rsidR="00000000" w:rsidRPr="00000000">
                                  <w:rPr>
                                    <w:rFonts w:ascii="Alegreya" w:cs="Alegreya" w:eastAsia="Alegreya" w:hAnsi="Alegreya"/>
                                    <w:b w:val="0"/>
                                    <w:i w:val="0"/>
                                    <w:smallCaps w:val="0"/>
                                    <w:strike w:val="0"/>
                                    <w:color w:val="000000"/>
                                    <w:sz w:val="19"/>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Fiscally Dependent Charter School</w:t>
                                </w:r>
                              </w:p>
                            </w:txbxContent>
                          </wps:txbx>
                          <wps:bodyPr anchorCtr="0" anchor="t" bIns="38100" lIns="88900" spcFirstLastPara="1" rIns="88900" wrap="square" tIns="38100">
                            <a:noAutofit/>
                          </wps:bodyPr>
                        </wps:wsp>
                        <wps:wsp>
                          <wps:cNvSpPr/>
                          <wps:cNvPr id="250" name="Shape 250"/>
                          <wps:spPr>
                            <a:xfrm>
                              <a:off x="2062480" y="1793239"/>
                              <a:ext cx="744855" cy="487679"/>
                            </a:xfrm>
                            <a:custGeom>
                              <a:rect b="b" l="l" r="r" t="t"/>
                              <a:pathLst>
                                <a:path extrusionOk="0" h="487679" w="744855">
                                  <a:moveTo>
                                    <a:pt x="0" y="0"/>
                                  </a:moveTo>
                                  <a:lnTo>
                                    <a:pt x="0" y="487679"/>
                                  </a:lnTo>
                                  <a:lnTo>
                                    <a:pt x="744855" y="487679"/>
                                  </a:lnTo>
                                  <a:lnTo>
                                    <a:pt x="744855" y="0"/>
                                  </a:lnTo>
                                  <a:close/>
                                </a:path>
                              </a:pathLst>
                            </a:custGeom>
                            <a:solidFill>
                              <a:srgbClr val="A1BAD3"/>
                            </a:solidFill>
                            <a:ln>
                              <a:noFill/>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15.9999942779541"/>
                                  <w:ind w:left="272.00000762939453" w:right="202.99999237060547" w:firstLine="267.00000762939453"/>
                                  <w:jc w:val="center"/>
                                  <w:textDirection w:val="btLr"/>
                                </w:pPr>
                                <w:r w:rsidDel="00000000" w:rsidR="00000000" w:rsidRPr="00000000">
                                  <w:rPr>
                                    <w:rFonts w:ascii="Alegreya" w:cs="Alegreya" w:eastAsia="Alegreya" w:hAnsi="Alegreya"/>
                                    <w:b w:val="0"/>
                                    <w:i w:val="0"/>
                                    <w:smallCaps w:val="0"/>
                                    <w:strike w:val="0"/>
                                    <w:color w:val="000000"/>
                                    <w:sz w:val="10"/>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Charter Governing Board</w:t>
                                </w:r>
                              </w:p>
                            </w:txbxContent>
                          </wps:txbx>
                          <wps:bodyPr anchorCtr="0" anchor="t" bIns="38100" lIns="88900" spcFirstLastPara="1" rIns="88900" wrap="square" tIns="38100">
                            <a:noAutofit/>
                          </wps:bodyPr>
                        </wps:wsp>
                        <wps:wsp>
                          <wps:cNvSpPr/>
                          <wps:cNvPr id="251" name="Shape 251"/>
                          <wps:spPr>
                            <a:xfrm>
                              <a:off x="4577715" y="1464309"/>
                              <a:ext cx="744855" cy="725804"/>
                            </a:xfrm>
                            <a:custGeom>
                              <a:rect b="b" l="l" r="r" t="t"/>
                              <a:pathLst>
                                <a:path extrusionOk="0" h="725804" w="744855">
                                  <a:moveTo>
                                    <a:pt x="0" y="0"/>
                                  </a:moveTo>
                                  <a:lnTo>
                                    <a:pt x="0" y="725804"/>
                                  </a:lnTo>
                                  <a:lnTo>
                                    <a:pt x="744855" y="725804"/>
                                  </a:lnTo>
                                  <a:lnTo>
                                    <a:pt x="744855" y="0"/>
                                  </a:lnTo>
                                  <a:close/>
                                </a:path>
                              </a:pathLst>
                            </a:custGeom>
                            <a:solidFill>
                              <a:srgbClr val="8FC1D9"/>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Alegreya" w:cs="Alegreya" w:eastAsia="Alegreya" w:hAnsi="Alegreya"/>
                                    <w:b w:val="0"/>
                                    <w:i w:val="0"/>
                                    <w:smallCaps w:val="0"/>
                                    <w:strike w:val="0"/>
                                    <w:color w:val="000000"/>
                                    <w:sz w:val="16"/>
                                    <w:vertAlign w:val="baseline"/>
                                  </w:rPr>
                                </w:r>
                              </w:p>
                              <w:p w:rsidR="00000000" w:rsidDel="00000000" w:rsidP="00000000" w:rsidRDefault="00000000" w:rsidRPr="00000000">
                                <w:pPr>
                                  <w:spacing w:after="0" w:before="0" w:line="240"/>
                                  <w:ind w:left="103.00000190734863" w:right="0" w:firstLine="103.00000190734863"/>
                                  <w:jc w:val="left"/>
                                  <w:textDirection w:val="btLr"/>
                                </w:pPr>
                                <w:r w:rsidDel="00000000" w:rsidR="00000000" w:rsidRPr="00000000">
                                  <w:rPr>
                                    <w:rFonts w:ascii="Alegreya" w:cs="Alegreya" w:eastAsia="Alegreya" w:hAnsi="Alegreya"/>
                                    <w:b w:val="0"/>
                                    <w:i w:val="0"/>
                                    <w:smallCaps w:val="0"/>
                                    <w:strike w:val="0"/>
                                    <w:color w:val="000000"/>
                                    <w:sz w:val="13"/>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District School</w:t>
                                </w:r>
                              </w:p>
                            </w:txbxContent>
                          </wps:txbx>
                          <wps:bodyPr anchorCtr="0" anchor="t" bIns="38100" lIns="88900" spcFirstLastPara="1" rIns="88900" wrap="square" tIns="38100">
                            <a:noAutofit/>
                          </wps:bodyPr>
                        </wps:wsp>
                        <wps:wsp>
                          <wps:cNvSpPr/>
                          <wps:cNvPr id="252" name="Shape 252"/>
                          <wps:spPr>
                            <a:xfrm>
                              <a:off x="4577715" y="680719"/>
                              <a:ext cx="744855" cy="725804"/>
                            </a:xfrm>
                            <a:custGeom>
                              <a:rect b="b" l="l" r="r" t="t"/>
                              <a:pathLst>
                                <a:path extrusionOk="0" h="725804" w="744855">
                                  <a:moveTo>
                                    <a:pt x="0" y="0"/>
                                  </a:moveTo>
                                  <a:lnTo>
                                    <a:pt x="0" y="725804"/>
                                  </a:lnTo>
                                  <a:lnTo>
                                    <a:pt x="744855" y="725804"/>
                                  </a:lnTo>
                                  <a:lnTo>
                                    <a:pt x="744855" y="0"/>
                                  </a:lnTo>
                                  <a:close/>
                                </a:path>
                              </a:pathLst>
                            </a:custGeom>
                            <a:solidFill>
                              <a:srgbClr val="B2D152"/>
                            </a:solidFill>
                            <a:ln>
                              <a:noFill/>
                            </a:ln>
                          </wps:spPr>
                          <wps:txbx>
                            <w:txbxContent>
                              <w:p w:rsidR="00000000" w:rsidDel="00000000" w:rsidP="00000000" w:rsidRDefault="00000000" w:rsidRPr="00000000">
                                <w:pPr>
                                  <w:spacing w:after="0" w:before="5" w:line="240"/>
                                  <w:ind w:left="0" w:right="0" w:firstLine="0"/>
                                  <w:jc w:val="left"/>
                                  <w:textDirection w:val="btLr"/>
                                </w:pPr>
                              </w:p>
                              <w:p w:rsidR="00000000" w:rsidDel="00000000" w:rsidP="00000000" w:rsidRDefault="00000000" w:rsidRPr="00000000">
                                <w:pPr>
                                  <w:spacing w:after="0" w:before="0" w:line="215.9999942779541"/>
                                  <w:ind w:left="37.99999952316284" w:right="-15" w:firstLine="34.000000953674316"/>
                                  <w:jc w:val="center"/>
                                  <w:textDirection w:val="btLr"/>
                                </w:pPr>
                                <w:r w:rsidDel="00000000" w:rsidR="00000000" w:rsidRPr="00000000">
                                  <w:rPr>
                                    <w:rFonts w:ascii="Alegreya" w:cs="Alegreya" w:eastAsia="Alegreya" w:hAnsi="Alegreya"/>
                                    <w:b w:val="0"/>
                                    <w:i w:val="0"/>
                                    <w:smallCaps w:val="0"/>
                                    <w:strike w:val="0"/>
                                    <w:color w:val="000000"/>
                                    <w:sz w:val="19"/>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Other District, Regional Service Ctr. or</w:t>
                                </w:r>
                              </w:p>
                              <w:p w:rsidR="00000000" w:rsidDel="00000000" w:rsidP="00000000" w:rsidRDefault="00000000" w:rsidRPr="00000000">
                                <w:pPr>
                                  <w:spacing w:after="0" w:before="0" w:line="180"/>
                                  <w:ind w:left="182.00000762939453" w:right="115" w:firstLine="182.00000762939453"/>
                                  <w:jc w:val="center"/>
                                  <w:textDirection w:val="btLr"/>
                                </w:pPr>
                                <w:r w:rsidDel="00000000" w:rsidR="00000000" w:rsidRPr="00000000">
                                  <w:rPr>
                                    <w:rFonts w:ascii="Trebuchet MS" w:cs="Trebuchet MS" w:eastAsia="Trebuchet MS" w:hAnsi="Trebuchet MS"/>
                                    <w:b w:val="1"/>
                                    <w:i w:val="0"/>
                                    <w:smallCaps w:val="0"/>
                                    <w:strike w:val="0"/>
                                    <w:color w:val="000000"/>
                                    <w:sz w:val="14"/>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Pvt Provider</w:t>
                                </w:r>
                              </w:p>
                            </w:txbxContent>
                          </wps:txbx>
                          <wps:bodyPr anchorCtr="0" anchor="t" bIns="38100" lIns="88900" spcFirstLastPara="1" rIns="88900" wrap="square" tIns="38100">
                            <a:noAutofit/>
                          </wps:bodyPr>
                        </wps:wsp>
                        <wps:wsp>
                          <wps:cNvSpPr/>
                          <wps:cNvPr id="253" name="Shape 253"/>
                          <wps:spPr>
                            <a:xfrm>
                              <a:off x="4577715" y="310514"/>
                              <a:ext cx="744855" cy="313689"/>
                            </a:xfrm>
                            <a:custGeom>
                              <a:rect b="b" l="l" r="r" t="t"/>
                              <a:pathLst>
                                <a:path extrusionOk="0" h="313689" w="744855">
                                  <a:moveTo>
                                    <a:pt x="0" y="0"/>
                                  </a:moveTo>
                                  <a:lnTo>
                                    <a:pt x="0" y="313689"/>
                                  </a:lnTo>
                                  <a:lnTo>
                                    <a:pt x="744855" y="313689"/>
                                  </a:lnTo>
                                  <a:lnTo>
                                    <a:pt x="744855" y="0"/>
                                  </a:lnTo>
                                  <a:close/>
                                </a:path>
                              </a:pathLst>
                            </a:custGeom>
                            <a:solidFill>
                              <a:srgbClr val="9FD8D4"/>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103.00000190734863" w:right="0" w:firstLine="103.00000190734863"/>
                                  <w:jc w:val="left"/>
                                  <w:textDirection w:val="btLr"/>
                                </w:pPr>
                                <w:r w:rsidDel="00000000" w:rsidR="00000000" w:rsidRPr="00000000">
                                  <w:rPr>
                                    <w:rFonts w:ascii="Alegreya" w:cs="Alegreya" w:eastAsia="Alegreya" w:hAnsi="Alegreya"/>
                                    <w:b w:val="0"/>
                                    <w:i w:val="0"/>
                                    <w:smallCaps w:val="0"/>
                                    <w:strike w:val="0"/>
                                    <w:color w:val="000000"/>
                                    <w:sz w:val="11"/>
                                    <w:vertAlign w:val="baseline"/>
                                  </w:rPr>
                                </w:r>
                                <w:r w:rsidDel="00000000" w:rsidR="00000000" w:rsidRPr="00000000">
                                  <w:rPr>
                                    <w:rFonts w:ascii="Trebuchet MS" w:cs="Trebuchet MS" w:eastAsia="Trebuchet MS" w:hAnsi="Trebuchet MS"/>
                                    <w:b w:val="1"/>
                                    <w:i w:val="0"/>
                                    <w:smallCaps w:val="0"/>
                                    <w:strike w:val="0"/>
                                    <w:color w:val="000000"/>
                                    <w:sz w:val="14"/>
                                    <w:vertAlign w:val="baseline"/>
                                  </w:rPr>
                                  <w:t xml:space="preserve">Other Services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292100</wp:posOffset>
                </wp:positionV>
                <wp:extent cx="5449570" cy="3902709"/>
                <wp:effectExtent b="0" l="0" r="0" t="0"/>
                <wp:wrapNone/>
                <wp:docPr id="124" name="image117.png"/>
                <a:graphic>
                  <a:graphicData uri="http://schemas.openxmlformats.org/drawingml/2006/picture">
                    <pic:pic>
                      <pic:nvPicPr>
                        <pic:cNvPr id="0" name="image117.png"/>
                        <pic:cNvPicPr preferRelativeResize="0"/>
                      </pic:nvPicPr>
                      <pic:blipFill>
                        <a:blip r:embed="rId152"/>
                        <a:srcRect/>
                        <a:stretch>
                          <a:fillRect/>
                        </a:stretch>
                      </pic:blipFill>
                      <pic:spPr>
                        <a:xfrm>
                          <a:off x="0" y="0"/>
                          <a:ext cx="5449570" cy="3902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1206500</wp:posOffset>
                </wp:positionV>
                <wp:extent cx="142875" cy="1358900"/>
                <wp:effectExtent b="0" l="0" r="0" t="0"/>
                <wp:wrapNone/>
                <wp:docPr id="52" name=""/>
                <a:graphic>
                  <a:graphicData uri="http://schemas.microsoft.com/office/word/2010/wordprocessingShape">
                    <wps:wsp>
                      <wps:cNvSpPr/>
                      <wps:cNvPr id="42" name="Shape 42"/>
                      <wps:spPr>
                        <a:xfrm>
                          <a:off x="5914326" y="3105313"/>
                          <a:ext cx="133350" cy="1349375"/>
                        </a:xfrm>
                        <a:custGeom>
                          <a:rect b="b" l="l" r="r" t="t"/>
                          <a:pathLst>
                            <a:path extrusionOk="0" h="1349375" w="133350">
                              <a:moveTo>
                                <a:pt x="0" y="0"/>
                              </a:moveTo>
                              <a:lnTo>
                                <a:pt x="0" y="1349375"/>
                              </a:lnTo>
                              <a:lnTo>
                                <a:pt x="133350" y="1349375"/>
                              </a:lnTo>
                              <a:lnTo>
                                <a:pt x="133350" y="0"/>
                              </a:lnTo>
                              <a:close/>
                            </a:path>
                          </a:pathLst>
                        </a:custGeom>
                        <a:solidFill>
                          <a:srgbClr val="FFFFFF"/>
                        </a:solidFill>
                        <a:ln>
                          <a:noFill/>
                        </a:ln>
                      </wps:spPr>
                      <wps:txbx>
                        <w:txbxContent>
                          <w:p w:rsidR="00000000" w:rsidDel="00000000" w:rsidP="00000000" w:rsidRDefault="00000000" w:rsidRPr="00000000">
                            <w:pPr>
                              <w:spacing w:after="0" w:before="25" w:line="240"/>
                              <w:ind w:left="20" w:right="0" w:firstLine="2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District Centralized Expense</w:t>
                            </w:r>
                            <w:r w:rsidDel="00000000" w:rsidR="00000000" w:rsidRPr="00000000">
                              <w:rPr>
                                <w:rFonts w:ascii="Trebuchet MS" w:cs="Trebuchet MS" w:eastAsia="Trebuchet MS" w:hAnsi="Trebuchet MS"/>
                                <w:b w:val="1"/>
                                <w:i w:val="0"/>
                                <w:smallCaps w:val="0"/>
                                <w:strike w:val="0"/>
                                <w:color w:val="000000"/>
                                <w:sz w:val="10"/>
                                <w:vertAlign w:val="baseline"/>
                              </w:rPr>
                              <w:t xml:space="preserve">[</w:t>
                            </w:r>
                            <w:r w:rsidDel="00000000" w:rsidR="00000000" w:rsidRPr="00000000">
                              <w:rPr>
                                <w:rFonts w:ascii="Trebuchet MS" w:cs="Trebuchet MS" w:eastAsia="Trebuchet MS" w:hAnsi="Trebuchet MS"/>
                                <w:b w:val="1"/>
                                <w:i w:val="0"/>
                                <w:smallCaps w:val="0"/>
                                <w:strike w:val="0"/>
                                <w:color w:val="000000"/>
                                <w:sz w:val="14"/>
                                <w:vertAlign w:val="baseline"/>
                              </w:rPr>
                              <w:t xml:space="preserve">s</w:t>
                            </w:r>
                            <w:r w:rsidDel="00000000" w:rsidR="00000000" w:rsidRPr="00000000">
                              <w:rPr>
                                <w:rFonts w:ascii="Trebuchet MS" w:cs="Trebuchet MS" w:eastAsia="Trebuchet MS" w:hAnsi="Trebuchet MS"/>
                                <w:b w:val="1"/>
                                <w:i w:val="0"/>
                                <w:smallCaps w:val="0"/>
                                <w:strike w:val="0"/>
                                <w:color w:val="000000"/>
                                <w:sz w:val="10"/>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1206500</wp:posOffset>
                </wp:positionV>
                <wp:extent cx="142875" cy="1358900"/>
                <wp:effectExtent b="0" l="0" r="0" t="0"/>
                <wp:wrapNone/>
                <wp:docPr id="52" name="image42.png"/>
                <a:graphic>
                  <a:graphicData uri="http://schemas.openxmlformats.org/drawingml/2006/picture">
                    <pic:pic>
                      <pic:nvPicPr>
                        <pic:cNvPr id="0" name="image42.png"/>
                        <pic:cNvPicPr preferRelativeResize="0"/>
                      </pic:nvPicPr>
                      <pic:blipFill>
                        <a:blip r:embed="rId153"/>
                        <a:srcRect/>
                        <a:stretch>
                          <a:fillRect/>
                        </a:stretch>
                      </pic:blipFill>
                      <pic:spPr>
                        <a:xfrm>
                          <a:off x="0" y="0"/>
                          <a:ext cx="142875" cy="1358900"/>
                        </a:xfrm>
                        <a:prstGeom prst="rect"/>
                        <a:ln/>
                      </pic:spPr>
                    </pic:pic>
                  </a:graphicData>
                </a:graphic>
              </wp:anchor>
            </w:drawing>
          </mc:Fallback>
        </mc:AlternateConten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legreya" w:cs="Alegreya" w:eastAsia="Alegreya" w:hAnsi="Alegreya"/>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FB">
      <w:pPr>
        <w:spacing w:before="78" w:lineRule="auto"/>
        <w:ind w:left="468" w:right="0" w:firstLine="0"/>
        <w:jc w:val="left"/>
        <w:rPr>
          <w:sz w:val="20"/>
          <w:szCs w:val="20"/>
        </w:rPr>
        <w:sectPr>
          <w:footerReference r:id="rId154" w:type="default"/>
          <w:type w:val="nextPage"/>
          <w:pgSz w:h="15840" w:w="12240" w:orient="portrait"/>
          <w:pgMar w:bottom="1740" w:top="1820" w:left="1000" w:right="1300" w:header="0" w:footer="1554"/>
        </w:sectPr>
      </w:pPr>
      <w:r w:rsidDel="00000000" w:rsidR="00000000" w:rsidRPr="00000000">
        <w:rPr>
          <w:i w:val="1"/>
          <w:sz w:val="20"/>
          <w:szCs w:val="20"/>
          <w:rtl w:val="0"/>
        </w:rPr>
        <w:t xml:space="preserve">Note: </w:t>
      </w:r>
      <w:r w:rsidDel="00000000" w:rsidR="00000000" w:rsidRPr="00000000">
        <w:rPr>
          <w:sz w:val="20"/>
          <w:szCs w:val="20"/>
          <w:rtl w:val="0"/>
        </w:rPr>
        <w:t xml:space="preserve">B. Baker and Miron </w:t>
      </w:r>
      <w:hyperlink w:anchor="_heading=h.2wwbldi">
        <w:r w:rsidDel="00000000" w:rsidR="00000000" w:rsidRPr="00000000">
          <w:rPr>
            <w:sz w:val="20"/>
            <w:szCs w:val="20"/>
            <w:rtl w:val="0"/>
          </w:rPr>
          <w:t xml:space="preserve">(2015,</w:t>
        </w:r>
      </w:hyperlink>
      <w:r w:rsidDel="00000000" w:rsidR="00000000" w:rsidRPr="00000000">
        <w:rPr>
          <w:sz w:val="20"/>
          <w:szCs w:val="20"/>
          <w:rtl w:val="0"/>
        </w:rPr>
        <w:t xml:space="preserve"> p. 16). Used with permission.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-1765299</wp:posOffset>
                </wp:positionV>
                <wp:extent cx="142875" cy="1358900"/>
                <wp:effectExtent b="0" l="0" r="0" t="0"/>
                <wp:wrapNone/>
                <wp:docPr id="28" name=""/>
                <a:graphic>
                  <a:graphicData uri="http://schemas.microsoft.com/office/word/2010/wordprocessingShape">
                    <wps:wsp>
                      <wps:cNvSpPr/>
                      <wps:cNvPr id="18" name="Shape 18"/>
                      <wps:spPr>
                        <a:xfrm>
                          <a:off x="5914326" y="3105313"/>
                          <a:ext cx="133350" cy="1349375"/>
                        </a:xfrm>
                        <a:custGeom>
                          <a:rect b="b" l="l" r="r" t="t"/>
                          <a:pathLst>
                            <a:path extrusionOk="0" h="1349375" w="133350">
                              <a:moveTo>
                                <a:pt x="0" y="0"/>
                              </a:moveTo>
                              <a:lnTo>
                                <a:pt x="0" y="1349375"/>
                              </a:lnTo>
                              <a:lnTo>
                                <a:pt x="133350" y="1349375"/>
                              </a:lnTo>
                              <a:lnTo>
                                <a:pt x="133350" y="0"/>
                              </a:lnTo>
                              <a:close/>
                            </a:path>
                          </a:pathLst>
                        </a:custGeom>
                        <a:solidFill>
                          <a:srgbClr val="FFFFFF"/>
                        </a:solidFill>
                        <a:ln>
                          <a:noFill/>
                        </a:ln>
                      </wps:spPr>
                      <wps:txbx>
                        <w:txbxContent>
                          <w:p w:rsidR="00000000" w:rsidDel="00000000" w:rsidP="00000000" w:rsidRDefault="00000000" w:rsidRPr="00000000">
                            <w:pPr>
                              <w:spacing w:after="0" w:before="25" w:line="240"/>
                              <w:ind w:left="20" w:right="0" w:firstLine="2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District Centralized Expense</w:t>
                            </w:r>
                            <w:r w:rsidDel="00000000" w:rsidR="00000000" w:rsidRPr="00000000">
                              <w:rPr>
                                <w:rFonts w:ascii="Trebuchet MS" w:cs="Trebuchet MS" w:eastAsia="Trebuchet MS" w:hAnsi="Trebuchet MS"/>
                                <w:b w:val="1"/>
                                <w:i w:val="0"/>
                                <w:smallCaps w:val="0"/>
                                <w:strike w:val="0"/>
                                <w:color w:val="000000"/>
                                <w:sz w:val="10"/>
                                <w:vertAlign w:val="baseline"/>
                              </w:rPr>
                              <w:t xml:space="preserve">[</w:t>
                            </w:r>
                            <w:r w:rsidDel="00000000" w:rsidR="00000000" w:rsidRPr="00000000">
                              <w:rPr>
                                <w:rFonts w:ascii="Trebuchet MS" w:cs="Trebuchet MS" w:eastAsia="Trebuchet MS" w:hAnsi="Trebuchet MS"/>
                                <w:b w:val="1"/>
                                <w:i w:val="0"/>
                                <w:smallCaps w:val="0"/>
                                <w:strike w:val="0"/>
                                <w:color w:val="000000"/>
                                <w:sz w:val="14"/>
                                <w:vertAlign w:val="baseline"/>
                              </w:rPr>
                              <w:t xml:space="preserve">s</w:t>
                            </w:r>
                            <w:r w:rsidDel="00000000" w:rsidR="00000000" w:rsidRPr="00000000">
                              <w:rPr>
                                <w:rFonts w:ascii="Trebuchet MS" w:cs="Trebuchet MS" w:eastAsia="Trebuchet MS" w:hAnsi="Trebuchet MS"/>
                                <w:b w:val="1"/>
                                <w:i w:val="0"/>
                                <w:smallCaps w:val="0"/>
                                <w:strike w:val="0"/>
                                <w:color w:val="000000"/>
                                <w:sz w:val="10"/>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-1765299</wp:posOffset>
                </wp:positionV>
                <wp:extent cx="142875" cy="1358900"/>
                <wp:effectExtent b="0" l="0" r="0" t="0"/>
                <wp:wrapNone/>
                <wp:docPr id="28" name="image18.png"/>
                <a:graphic>
                  <a:graphicData uri="http://schemas.openxmlformats.org/drawingml/2006/picture">
                    <pic:pic>
                      <pic:nvPicPr>
                        <pic:cNvPr id="0" name="image18.png"/>
                        <pic:cNvPicPr preferRelativeResize="0"/>
                      </pic:nvPicPr>
                      <pic:blipFill>
                        <a:blip r:embed="rId155"/>
                        <a:srcRect/>
                        <a:stretch>
                          <a:fillRect/>
                        </a:stretch>
                      </pic:blipFill>
                      <pic:spPr>
                        <a:xfrm>
                          <a:off x="0" y="0"/>
                          <a:ext cx="142875" cy="1358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-1612899</wp:posOffset>
                </wp:positionV>
                <wp:extent cx="142875" cy="1459230"/>
                <wp:effectExtent b="0" l="0" r="0" t="0"/>
                <wp:wrapNone/>
                <wp:docPr id="89" name=""/>
                <a:graphic>
                  <a:graphicData uri="http://schemas.microsoft.com/office/word/2010/wordprocessingShape">
                    <wps:wsp>
                      <wps:cNvSpPr/>
                      <wps:cNvPr id="79" name="Shape 79"/>
                      <wps:spPr>
                        <a:xfrm>
                          <a:off x="5914325" y="3055148"/>
                          <a:ext cx="133350" cy="1449705"/>
                        </a:xfrm>
                        <a:custGeom>
                          <a:rect b="b" l="l" r="r" t="t"/>
                          <a:pathLst>
                            <a:path extrusionOk="0" h="1449705" w="133350">
                              <a:moveTo>
                                <a:pt x="0" y="0"/>
                              </a:moveTo>
                              <a:lnTo>
                                <a:pt x="0" y="1449705"/>
                              </a:lnTo>
                              <a:lnTo>
                                <a:pt x="133350" y="1449705"/>
                              </a:lnTo>
                              <a:lnTo>
                                <a:pt x="133350" y="0"/>
                              </a:lnTo>
                              <a:close/>
                            </a:path>
                          </a:pathLst>
                        </a:custGeom>
                        <a:solidFill>
                          <a:srgbClr val="FFFFFF"/>
                        </a:solidFill>
                        <a:ln>
                          <a:noFill/>
                        </a:ln>
                      </wps:spPr>
                      <wps:txbx>
                        <w:txbxContent>
                          <w:p w:rsidR="00000000" w:rsidDel="00000000" w:rsidP="00000000" w:rsidRDefault="00000000" w:rsidRPr="00000000">
                            <w:pPr>
                              <w:spacing w:after="0" w:before="25" w:line="240"/>
                              <w:ind w:left="20" w:right="0" w:firstLine="20"/>
                              <w:jc w:val="left"/>
                              <w:textDirection w:val="btLr"/>
                            </w:pPr>
                            <w:r w:rsidDel="00000000" w:rsidR="00000000" w:rsidRPr="00000000">
                              <w:rPr>
                                <w:rFonts w:ascii="Trebuchet MS" w:cs="Trebuchet MS" w:eastAsia="Trebuchet MS" w:hAnsi="Trebuchet MS"/>
                                <w:b w:val="1"/>
                                <w:i w:val="0"/>
                                <w:smallCaps w:val="0"/>
                                <w:strike w:val="0"/>
                                <w:color w:val="000000"/>
                                <w:sz w:val="14"/>
                                <w:vertAlign w:val="baseline"/>
                              </w:rPr>
                              <w:t xml:space="preserve">CMO/EMO Centralized Expense</w:t>
                            </w:r>
                            <w:r w:rsidDel="00000000" w:rsidR="00000000" w:rsidRPr="00000000">
                              <w:rPr>
                                <w:rFonts w:ascii="Trebuchet MS" w:cs="Trebuchet MS" w:eastAsia="Trebuchet MS" w:hAnsi="Trebuchet MS"/>
                                <w:b w:val="1"/>
                                <w:i w:val="0"/>
                                <w:smallCaps w:val="0"/>
                                <w:strike w:val="0"/>
                                <w:color w:val="000000"/>
                                <w:sz w:val="10"/>
                                <w:vertAlign w:val="baseline"/>
                              </w:rPr>
                              <w:t xml:space="preserve">[</w:t>
                            </w:r>
                            <w:r w:rsidDel="00000000" w:rsidR="00000000" w:rsidRPr="00000000">
                              <w:rPr>
                                <w:rFonts w:ascii="Trebuchet MS" w:cs="Trebuchet MS" w:eastAsia="Trebuchet MS" w:hAnsi="Trebuchet MS"/>
                                <w:b w:val="1"/>
                                <w:i w:val="0"/>
                                <w:smallCaps w:val="0"/>
                                <w:strike w:val="0"/>
                                <w:color w:val="000000"/>
                                <w:sz w:val="14"/>
                                <w:vertAlign w:val="baseline"/>
                              </w:rPr>
                              <w:t xml:space="preserve">s</w:t>
                            </w:r>
                            <w:r w:rsidDel="00000000" w:rsidR="00000000" w:rsidRPr="00000000">
                              <w:rPr>
                                <w:rFonts w:ascii="Trebuchet MS" w:cs="Trebuchet MS" w:eastAsia="Trebuchet MS" w:hAnsi="Trebuchet MS"/>
                                <w:b w:val="1"/>
                                <w:i w:val="0"/>
                                <w:smallCaps w:val="0"/>
                                <w:strike w:val="0"/>
                                <w:color w:val="000000"/>
                                <w:sz w:val="10"/>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-1612899</wp:posOffset>
                </wp:positionV>
                <wp:extent cx="142875" cy="1459230"/>
                <wp:effectExtent b="0" l="0" r="0" t="0"/>
                <wp:wrapNone/>
                <wp:docPr id="89" name="image79.png"/>
                <a:graphic>
                  <a:graphicData uri="http://schemas.openxmlformats.org/drawingml/2006/picture">
                    <pic:pic>
                      <pic:nvPicPr>
                        <pic:cNvPr id="0" name="image79.png"/>
                        <pic:cNvPicPr preferRelativeResize="0"/>
                      </pic:nvPicPr>
                      <pic:blipFill>
                        <a:blip r:embed="rId156"/>
                        <a:srcRect/>
                        <a:stretch>
                          <a:fillRect/>
                        </a:stretch>
                      </pic:blipFill>
                      <pic:spPr>
                        <a:xfrm>
                          <a:off x="0" y="0"/>
                          <a:ext cx="142875" cy="1459230"/>
                        </a:xfrm>
                        <a:prstGeom prst="rect"/>
                        <a:ln/>
                      </pic:spPr>
                    </pic:pic>
                  </a:graphicData>
                </a:graphic>
              </wp:anchor>
            </w:drawing>
          </mc:Fallback>
        </mc:AlternateConten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50"/>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56xmb2" w:id="158"/>
      <w:bookmarkEnd w:id="15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l7a3n9" w:id="157"/>
      <w:bookmarkEnd w:id="157"/>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Findings and Results</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2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chapter discusses my findings and results. Recall my research question: Has</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57"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structured itself and its finances, to earn a return to investors, and if so, how?</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158"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929"/>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59" w:type="default"/>
          <w:type w:val="nextPage"/>
          <w:pgSz w:h="15840" w:w="12240" w:orient="portrait"/>
          <w:pgMar w:bottom="1740" w:top="1720" w:left="1000" w:right="1300" w:header="0" w:footer="1554"/>
        </w:sectPr>
      </w:pPr>
      <w:bookmarkStart w:colFirst="0" w:colLast="0" w:name="_heading=h.44bvf6o" w:id="160"/>
      <w:bookmarkEnd w:id="16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1kc7wiv" w:id="159"/>
      <w:bookmarkEnd w:id="15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3"/>
          <w:szCs w:val="13"/>
          <w:u w:val="none"/>
          <w:shd w:fill="auto" w:val="clear"/>
          <w:vertAlign w:val="baseline"/>
        </w:rPr>
        <w:sectPr>
          <w:footerReference r:id="rId160"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40"/>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Bibliography</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ymfzma" w:id="162"/>
      <w:bookmarkEnd w:id="16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bookmarkStart w:colFirst="0" w:colLast="0" w:name="bookmark=id.2jh5peh" w:id="161"/>
      <w:bookmarkEnd w:id="161"/>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Aguinaldo, L., Fry, D., Garcia, B., Gray, J., Heckler, D., Herrera, P., Hyland, K.,</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McEntire, R., Miyashiro, R., Phillips, M., Speck, S., Kathleen Spencer, &amp;</w:t>
      </w:r>
    </w:p>
    <w:p w:rsidR="00000000" w:rsidDel="00000000" w:rsidP="00000000" w:rsidRDefault="00000000" w:rsidRPr="00000000" w14:paraId="00000905">
      <w:pPr>
        <w:tabs>
          <w:tab w:val="left" w:pos="1879"/>
        </w:tabs>
        <w:spacing w:before="6" w:lineRule="auto"/>
        <w:ind w:left="884"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4</w:t>
        <w:tab/>
      </w:r>
      <w:r w:rsidDel="00000000" w:rsidR="00000000" w:rsidRPr="00000000">
        <w:rPr>
          <w:sz w:val="24"/>
          <w:szCs w:val="24"/>
          <w:rtl w:val="0"/>
        </w:rPr>
        <w:t xml:space="preserve">Underwood, M. M. (2020). </w:t>
      </w:r>
      <w:r w:rsidDel="00000000" w:rsidR="00000000" w:rsidRPr="00000000">
        <w:rPr>
          <w:i w:val="1"/>
          <w:sz w:val="24"/>
          <w:szCs w:val="24"/>
          <w:rtl w:val="0"/>
        </w:rPr>
        <w:t xml:space="preserve">School Funding and Accountability in California: 2020</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Edition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School Services of California, Inc.</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im3ia3" w:id="163"/>
      <w:bookmarkEnd w:id="16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Aguinaldo, L., Fry, D., Garcia, B., Gray, J., Heckler, D., Herrera, P., Hyland, K.,</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McEntire, R., Miyashiro, R., Phillips, M., Speck, S., Kathleen Spencer, &amp;</w:t>
      </w:r>
    </w:p>
    <w:p w:rsidR="00000000" w:rsidDel="00000000" w:rsidP="00000000" w:rsidRDefault="00000000" w:rsidRPr="00000000" w14:paraId="0000090A">
      <w:pPr>
        <w:tabs>
          <w:tab w:val="left" w:pos="1879"/>
        </w:tabs>
        <w:spacing w:before="6" w:lineRule="auto"/>
        <w:ind w:left="885"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8</w:t>
        <w:tab/>
      </w:r>
      <w:r w:rsidDel="00000000" w:rsidR="00000000" w:rsidRPr="00000000">
        <w:rPr>
          <w:sz w:val="24"/>
          <w:szCs w:val="24"/>
          <w:rtl w:val="0"/>
        </w:rPr>
        <w:t xml:space="preserve">Underwood, M. M. (2021). </w:t>
      </w:r>
      <w:r w:rsidDel="00000000" w:rsidR="00000000" w:rsidRPr="00000000">
        <w:rPr>
          <w:i w:val="1"/>
          <w:sz w:val="24"/>
          <w:szCs w:val="24"/>
          <w:rtl w:val="0"/>
        </w:rPr>
        <w:t xml:space="preserve">School Funding and Accountability in California: 2021</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Edition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School Services of California, Inc.</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D">
      <w:pPr>
        <w:spacing w:before="0" w:lineRule="auto"/>
        <w:ind w:left="821" w:right="0" w:firstLine="0"/>
        <w:jc w:val="left"/>
        <w:rPr>
          <w:sz w:val="24"/>
          <w:szCs w:val="24"/>
        </w:rPr>
      </w:pPr>
      <w:bookmarkStart w:colFirst="0" w:colLast="0" w:name="_heading=h.1xrdshw" w:id="164"/>
      <w:bookmarkEnd w:id="164"/>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Alexander, M. (2011). </w:t>
      </w:r>
      <w:r w:rsidDel="00000000" w:rsidR="00000000" w:rsidRPr="00000000">
        <w:rPr>
          <w:i w:val="1"/>
          <w:sz w:val="24"/>
          <w:szCs w:val="24"/>
          <w:rtl w:val="0"/>
        </w:rPr>
        <w:t xml:space="preserve">The new Jim Crow: Mass incarceration in the age of colorblindness </w:t>
      </w:r>
      <w:r w:rsidDel="00000000" w:rsidR="00000000" w:rsidRPr="00000000">
        <w:rPr>
          <w:sz w:val="24"/>
          <w:szCs w:val="24"/>
          <w:rtl w:val="0"/>
        </w:rPr>
        <w:t xml:space="preserve">(Revised</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edition). New Press</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OCLC: ocn656451603.</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1">
      <w:pPr>
        <w:spacing w:before="0" w:lineRule="auto"/>
        <w:ind w:left="840" w:right="0" w:firstLine="0"/>
        <w:jc w:val="left"/>
        <w:rPr>
          <w:i w:val="1"/>
          <w:sz w:val="24"/>
          <w:szCs w:val="24"/>
        </w:rPr>
      </w:pPr>
      <w:bookmarkStart w:colFirst="0" w:colLast="0" w:name="_heading=h.4hr1b5p" w:id="165"/>
      <w:bookmarkEnd w:id="165"/>
      <w:r w:rsidDel="00000000" w:rsidR="00000000" w:rsidRPr="00000000">
        <w:rPr>
          <w:rFonts w:ascii="Alegreya Sans" w:cs="Alegreya Sans" w:eastAsia="Alegreya Sans" w:hAnsi="Alegreya Sans"/>
          <w:sz w:val="16"/>
          <w:szCs w:val="16"/>
          <w:rtl w:val="0"/>
        </w:rPr>
        <w:t xml:space="preserve">13 </w:t>
      </w:r>
      <w:r w:rsidDel="00000000" w:rsidR="00000000" w:rsidRPr="00000000">
        <w:rPr>
          <w:sz w:val="24"/>
          <w:szCs w:val="24"/>
          <w:rtl w:val="0"/>
        </w:rPr>
        <w:t xml:space="preserve">Andrea Gabor. (2015, April 28). </w:t>
      </w:r>
      <w:r w:rsidDel="00000000" w:rsidR="00000000" w:rsidRPr="00000000">
        <w:rPr>
          <w:i w:val="1"/>
          <w:sz w:val="24"/>
          <w:szCs w:val="24"/>
          <w:rtl w:val="0"/>
        </w:rPr>
        <w:t xml:space="preserve">New CREDO Study, New Credibility Problems: From New</w:t>
      </w:r>
    </w:p>
    <w:p w:rsidR="00000000" w:rsidDel="00000000" w:rsidP="00000000" w:rsidRDefault="00000000" w:rsidRPr="00000000" w14:paraId="00000912">
      <w:pPr>
        <w:tabs>
          <w:tab w:val="left" w:pos="1879"/>
        </w:tabs>
        <w:spacing w:before="6" w:lineRule="auto"/>
        <w:ind w:left="829" w:right="0" w:firstLine="0"/>
        <w:jc w:val="left"/>
        <w:rPr>
          <w:sz w:val="24"/>
          <w:szCs w:val="24"/>
        </w:rPr>
      </w:pPr>
      <w:r w:rsidDel="00000000" w:rsidR="00000000" w:rsidRPr="00000000">
        <w:rPr>
          <w:rFonts w:ascii="Alegreya Sans" w:cs="Alegreya Sans" w:eastAsia="Alegreya Sans" w:hAnsi="Alegreya Sans"/>
          <w:sz w:val="16"/>
          <w:szCs w:val="16"/>
          <w:rtl w:val="0"/>
        </w:rPr>
        <w:t xml:space="preserve">14</w:t>
        <w:tab/>
      </w:r>
      <w:r w:rsidDel="00000000" w:rsidR="00000000" w:rsidRPr="00000000">
        <w:rPr>
          <w:i w:val="1"/>
          <w:sz w:val="24"/>
          <w:szCs w:val="24"/>
          <w:rtl w:val="0"/>
        </w:rPr>
        <w:t xml:space="preserve">Orleans to Boston</w:t>
      </w:r>
      <w:r w:rsidDel="00000000" w:rsidR="00000000" w:rsidRPr="00000000">
        <w:rPr>
          <w:sz w:val="24"/>
          <w:szCs w:val="24"/>
          <w:rtl w:val="0"/>
        </w:rPr>
        <w:t xml:space="preserve">. Andrea Gabor. Retrieved July 29, 2020, from</w:t>
      </w:r>
    </w:p>
    <w:p w:rsidR="00000000" w:rsidDel="00000000" w:rsidP="00000000" w:rsidRDefault="00000000" w:rsidRPr="00000000" w14:paraId="000009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41"/>
        <w:jc w:val="left"/>
        <w:rPr>
          <w:rFonts w:ascii="Fira Mono" w:cs="Fira Mono" w:eastAsia="Fira Mono" w:hAnsi="Fira Mono"/>
          <w:b w:val="0"/>
          <w:i w:val="0"/>
          <w:smallCaps w:val="0"/>
          <w:strike w:val="0"/>
          <w:color w:val="000000"/>
          <w:sz w:val="20"/>
          <w:szCs w:val="20"/>
          <w:u w:val="none"/>
          <w:shd w:fill="auto" w:val="clear"/>
          <w:vertAlign w:val="baseline"/>
        </w:rPr>
      </w:pPr>
      <w:hyperlink r:id="rId161">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https://andreagabor.com/2015/04/28/new-credo-study-new-</w:t>
        </w:r>
      </w:hyperlink>
      <w:r w:rsidDel="00000000" w:rsidR="00000000" w:rsidRPr="00000000">
        <w:rPr>
          <w:rtl w:val="0"/>
        </w:rPr>
      </w:r>
    </w:p>
    <w:p w:rsidR="00000000" w:rsidDel="00000000" w:rsidP="00000000" w:rsidRDefault="00000000" w:rsidRPr="00000000" w14:paraId="000009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49"/>
        <w:jc w:val="left"/>
        <w:rPr>
          <w:rFonts w:ascii="Fira Mono" w:cs="Fira Mono" w:eastAsia="Fira Mono" w:hAnsi="Fira Mono"/>
          <w:b w:val="0"/>
          <w:i w:val="0"/>
          <w:smallCaps w:val="0"/>
          <w:strike w:val="0"/>
          <w:color w:val="000000"/>
          <w:sz w:val="20"/>
          <w:szCs w:val="20"/>
          <w:u w:val="none"/>
          <w:shd w:fill="auto" w:val="clear"/>
          <w:vertAlign w:val="baseline"/>
        </w:rPr>
      </w:pPr>
      <w:hyperlink r:id="rId162">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credibility-problems-from-new-orleans-to-boston/</w:t>
        </w:r>
      </w:hyperlink>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spacing w:before="74" w:lineRule="auto"/>
        <w:ind w:left="839" w:right="0" w:firstLine="0"/>
        <w:jc w:val="left"/>
        <w:rPr>
          <w:i w:val="1"/>
          <w:sz w:val="24"/>
          <w:szCs w:val="24"/>
        </w:rPr>
      </w:pPr>
      <w:bookmarkStart w:colFirst="0" w:colLast="0" w:name="_heading=h.2wwbldi" w:id="166"/>
      <w:bookmarkEnd w:id="166"/>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Baker, B., &amp; Miron, G. (2015, December). </w:t>
      </w:r>
      <w:r w:rsidDel="00000000" w:rsidR="00000000" w:rsidRPr="00000000">
        <w:rPr>
          <w:i w:val="1"/>
          <w:sz w:val="24"/>
          <w:szCs w:val="24"/>
          <w:rtl w:val="0"/>
        </w:rPr>
        <w:t xml:space="preserve">The business of charter schooling: Understanding the</w:t>
      </w:r>
    </w:p>
    <w:p w:rsidR="00000000" w:rsidDel="00000000" w:rsidP="00000000" w:rsidRDefault="00000000" w:rsidRPr="00000000" w14:paraId="00000917">
      <w:pPr>
        <w:tabs>
          <w:tab w:val="left" w:pos="1879"/>
        </w:tabs>
        <w:spacing w:before="6" w:lineRule="auto"/>
        <w:ind w:left="8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18</w:t>
        <w:tab/>
      </w:r>
      <w:r w:rsidDel="00000000" w:rsidR="00000000" w:rsidRPr="00000000">
        <w:rPr>
          <w:i w:val="1"/>
          <w:sz w:val="24"/>
          <w:szCs w:val="24"/>
          <w:rtl w:val="0"/>
        </w:rPr>
        <w:t xml:space="preserve">policies that charter operators use for financial benefit. </w:t>
      </w:r>
      <w:r w:rsidDel="00000000" w:rsidR="00000000" w:rsidRPr="00000000">
        <w:rPr>
          <w:sz w:val="24"/>
          <w:szCs w:val="24"/>
          <w:rtl w:val="0"/>
        </w:rPr>
        <w:t xml:space="preserve">National Education Policy</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Center, School of Education, University of Colorado.</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A">
      <w:pPr>
        <w:spacing w:before="1" w:lineRule="auto"/>
        <w:ind w:left="804" w:right="0" w:firstLine="0"/>
        <w:jc w:val="left"/>
        <w:rPr>
          <w:i w:val="1"/>
          <w:sz w:val="24"/>
          <w:szCs w:val="24"/>
        </w:rPr>
      </w:pPr>
      <w:bookmarkStart w:colFirst="0" w:colLast="0" w:name="_heading=h.1c1lvlb" w:id="167"/>
      <w:bookmarkEnd w:id="167"/>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Baker, B. D. (2018). </w:t>
      </w:r>
      <w:r w:rsidDel="00000000" w:rsidR="00000000" w:rsidRPr="00000000">
        <w:rPr>
          <w:i w:val="1"/>
          <w:sz w:val="24"/>
          <w:szCs w:val="24"/>
          <w:rtl w:val="0"/>
        </w:rPr>
        <w:t xml:space="preserve">Educational inequality and school finance: Why money matters for america’s</w:t>
      </w:r>
    </w:p>
    <w:p w:rsidR="00000000" w:rsidDel="00000000" w:rsidP="00000000" w:rsidRDefault="00000000" w:rsidRPr="00000000" w14:paraId="0000091B">
      <w:pPr>
        <w:tabs>
          <w:tab w:val="left" w:pos="1879"/>
        </w:tabs>
        <w:spacing w:before="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i w:val="1"/>
          <w:sz w:val="24"/>
          <w:szCs w:val="24"/>
          <w:rtl w:val="0"/>
        </w:rPr>
        <w:t xml:space="preserve">students</w:t>
      </w:r>
      <w:r w:rsidDel="00000000" w:rsidR="00000000" w:rsidRPr="00000000">
        <w:rPr>
          <w:sz w:val="24"/>
          <w:szCs w:val="24"/>
          <w:rtl w:val="0"/>
        </w:rPr>
        <w:t xml:space="preserve">. Harvard Education Press.</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w19e94" w:id="168"/>
      <w:bookmarkEnd w:id="16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Baker, B. D. (2019). NEPC Review: California Charter Schools: Costs, Benefits, and Impact</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School Districts (Center on Reinventing Public Education, May 2019), 27.</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spacing w:before="0" w:lineRule="auto"/>
        <w:ind w:left="811" w:right="0" w:firstLine="0"/>
        <w:jc w:val="left"/>
        <w:rPr>
          <w:i w:val="1"/>
          <w:sz w:val="24"/>
          <w:szCs w:val="24"/>
        </w:rPr>
      </w:pPr>
      <w:bookmarkStart w:colFirst="0" w:colLast="0" w:name="_heading=h.2b6jogx" w:id="169"/>
      <w:bookmarkEnd w:id="169"/>
      <w:r w:rsidDel="00000000" w:rsidR="00000000" w:rsidRPr="00000000">
        <w:rPr>
          <w:rFonts w:ascii="Alegreya Sans" w:cs="Alegreya Sans" w:eastAsia="Alegreya Sans" w:hAnsi="Alegreya Sans"/>
          <w:sz w:val="16"/>
          <w:szCs w:val="16"/>
          <w:rtl w:val="0"/>
        </w:rPr>
        <w:t xml:space="preserve">24 </w:t>
      </w:r>
      <w:r w:rsidDel="00000000" w:rsidR="00000000" w:rsidRPr="00000000">
        <w:rPr>
          <w:sz w:val="24"/>
          <w:szCs w:val="24"/>
          <w:rtl w:val="0"/>
        </w:rPr>
        <w:t xml:space="preserve">Baker, B. D., &amp; Richards, C. E. (2004). </w:t>
      </w:r>
      <w:r w:rsidDel="00000000" w:rsidR="00000000" w:rsidRPr="00000000">
        <w:rPr>
          <w:i w:val="1"/>
          <w:sz w:val="24"/>
          <w:szCs w:val="24"/>
          <w:rtl w:val="0"/>
        </w:rPr>
        <w:t xml:space="preserve">The ecology of educational systems: Data, models, and</w:t>
      </w:r>
    </w:p>
    <w:p w:rsidR="00000000" w:rsidDel="00000000" w:rsidP="00000000" w:rsidRDefault="00000000" w:rsidRPr="00000000" w14:paraId="00000921">
      <w:pPr>
        <w:tabs>
          <w:tab w:val="left" w:pos="1879"/>
        </w:tabs>
        <w:spacing w:before="6" w:lineRule="auto"/>
        <w:ind w:left="821" w:right="0" w:firstLine="0"/>
        <w:jc w:val="left"/>
        <w:rPr>
          <w:sz w:val="24"/>
          <w:szCs w:val="24"/>
        </w:rPr>
      </w:pPr>
      <w:r w:rsidDel="00000000" w:rsidR="00000000" w:rsidRPr="00000000">
        <w:rPr>
          <w:rFonts w:ascii="Alegreya Sans" w:cs="Alegreya Sans" w:eastAsia="Alegreya Sans" w:hAnsi="Alegreya Sans"/>
          <w:sz w:val="16"/>
          <w:szCs w:val="16"/>
          <w:rtl w:val="0"/>
        </w:rPr>
        <w:t xml:space="preserve">25</w:t>
        <w:tab/>
      </w:r>
      <w:r w:rsidDel="00000000" w:rsidR="00000000" w:rsidRPr="00000000">
        <w:rPr>
          <w:i w:val="1"/>
          <w:sz w:val="24"/>
          <w:szCs w:val="24"/>
          <w:rtl w:val="0"/>
        </w:rPr>
        <w:t xml:space="preserve">tools for improvisational leading and learning</w:t>
      </w:r>
      <w:r w:rsidDel="00000000" w:rsidR="00000000" w:rsidRPr="00000000">
        <w:rPr>
          <w:sz w:val="24"/>
          <w:szCs w:val="24"/>
          <w:rtl w:val="0"/>
        </w:rPr>
        <w:t xml:space="preserve">. Prentice Hall/Merrill.</w:t>
      </w:r>
    </w:p>
    <w:p w:rsidR="00000000" w:rsidDel="00000000" w:rsidP="00000000" w:rsidRDefault="00000000" w:rsidRPr="00000000" w14:paraId="00000922">
      <w:pPr>
        <w:tabs>
          <w:tab w:val="left" w:pos="1879"/>
        </w:tabs>
        <w:spacing w:before="89" w:lineRule="auto"/>
        <w:ind w:left="813" w:right="0" w:firstLine="0"/>
        <w:jc w:val="left"/>
        <w:rPr>
          <w:rFonts w:ascii="Fira Mono" w:cs="Fira Mono" w:eastAsia="Fira Mono" w:hAnsi="Fira Mono"/>
          <w:sz w:val="20"/>
          <w:szCs w:val="20"/>
        </w:rPr>
        <w:sectPr>
          <w:footerReference r:id="rId163"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26</w:t>
        <w:tab/>
      </w:r>
      <w:hyperlink r:id="rId164">
        <w:r w:rsidDel="00000000" w:rsidR="00000000" w:rsidRPr="00000000">
          <w:rPr>
            <w:rFonts w:ascii="Fira Mono" w:cs="Fira Mono" w:eastAsia="Fira Mono" w:hAnsi="Fira Mono"/>
            <w:sz w:val="20"/>
            <w:szCs w:val="20"/>
            <w:rtl w:val="0"/>
          </w:rPr>
          <w:t xml:space="preserve">https://books.google.com/books?id=ygdKAAAAYAAJ</w:t>
        </w:r>
      </w:hyperlink>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1"/>
          <w:smallCaps w:val="0"/>
          <w:strike w:val="0"/>
          <w:color w:val="000000"/>
          <w:sz w:val="24"/>
          <w:szCs w:val="24"/>
          <w:u w:val="none"/>
          <w:shd w:fill="auto" w:val="clear"/>
          <w:vertAlign w:val="baseline"/>
        </w:rPr>
      </w:pPr>
      <w:bookmarkStart w:colFirst="0" w:colLast="0" w:name="_heading=h.qbtyoq" w:id="170"/>
      <w:bookmarkEnd w:id="17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Baker, B. D., Weber, M., Srikanth, A., Kim, R., &amp; Atzbi, M. (2018, February).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 Real</w:t>
      </w:r>
    </w:p>
    <w:p w:rsidR="00000000" w:rsidDel="00000000" w:rsidP="00000000" w:rsidRDefault="00000000" w:rsidRPr="00000000" w14:paraId="00000924">
      <w:pPr>
        <w:tabs>
          <w:tab w:val="left" w:pos="1188"/>
        </w:tabs>
        <w:spacing w:before="7"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i w:val="1"/>
          <w:sz w:val="24"/>
          <w:szCs w:val="24"/>
          <w:rtl w:val="0"/>
        </w:rPr>
        <w:t xml:space="preserve">Shame of the Nation</w:t>
      </w:r>
      <w:r w:rsidDel="00000000" w:rsidR="00000000" w:rsidRPr="00000000">
        <w:rPr>
          <w:sz w:val="24"/>
          <w:szCs w:val="24"/>
          <w:rtl w:val="0"/>
        </w:rPr>
        <w:t xml:space="preserve">.</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6">
      <w:pPr>
        <w:spacing w:before="0" w:lineRule="auto"/>
        <w:ind w:left="203" w:right="0" w:firstLine="0"/>
        <w:jc w:val="left"/>
        <w:rPr>
          <w:i w:val="1"/>
          <w:sz w:val="24"/>
          <w:szCs w:val="24"/>
        </w:rPr>
      </w:pPr>
      <w:bookmarkStart w:colFirst="0" w:colLast="0" w:name="_heading=h.3abhhcj" w:id="171"/>
      <w:bookmarkEnd w:id="171"/>
      <w:r w:rsidDel="00000000" w:rsidR="00000000" w:rsidRPr="00000000">
        <w:rPr>
          <w:rFonts w:ascii="Alegreya Sans" w:cs="Alegreya Sans" w:eastAsia="Alegreya Sans" w:hAnsi="Alegreya Sans"/>
          <w:sz w:val="16"/>
          <w:szCs w:val="16"/>
          <w:rtl w:val="0"/>
        </w:rPr>
        <w:t xml:space="preserve">3 </w:t>
      </w:r>
      <w:r w:rsidDel="00000000" w:rsidR="00000000" w:rsidRPr="00000000">
        <w:rPr>
          <w:sz w:val="24"/>
          <w:szCs w:val="24"/>
          <w:rtl w:val="0"/>
        </w:rPr>
        <w:t xml:space="preserve">Ball, S. (2012). </w:t>
      </w:r>
      <w:r w:rsidDel="00000000" w:rsidR="00000000" w:rsidRPr="00000000">
        <w:rPr>
          <w:i w:val="1"/>
          <w:sz w:val="24"/>
          <w:szCs w:val="24"/>
          <w:rtl w:val="0"/>
        </w:rPr>
        <w:t xml:space="preserve">Global education inc.: New policy networks and the neo-liberal imaginary.</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Routledge.</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9">
      <w:pPr>
        <w:spacing w:before="0" w:lineRule="auto"/>
        <w:ind w:left="202" w:right="0" w:firstLine="0"/>
        <w:jc w:val="left"/>
        <w:rPr>
          <w:sz w:val="24"/>
          <w:szCs w:val="24"/>
        </w:rPr>
      </w:pPr>
      <w:bookmarkStart w:colFirst="0" w:colLast="0" w:name="_heading=h.1pgrrkc" w:id="172"/>
      <w:bookmarkEnd w:id="172"/>
      <w:r w:rsidDel="00000000" w:rsidR="00000000" w:rsidRPr="00000000">
        <w:rPr>
          <w:rFonts w:ascii="Alegreya Sans" w:cs="Alegreya Sans" w:eastAsia="Alegreya Sans" w:hAnsi="Alegreya Sans"/>
          <w:sz w:val="16"/>
          <w:szCs w:val="16"/>
          <w:rtl w:val="0"/>
        </w:rPr>
        <w:t xml:space="preserve">5 </w:t>
      </w:r>
      <w:r w:rsidDel="00000000" w:rsidR="00000000" w:rsidRPr="00000000">
        <w:rPr>
          <w:sz w:val="24"/>
          <w:szCs w:val="24"/>
          <w:rtl w:val="0"/>
        </w:rPr>
        <w:t xml:space="preserve">Becerra, X., &amp; Medeiros, M. M. (2018, December 26). </w:t>
      </w:r>
      <w:r w:rsidDel="00000000" w:rsidR="00000000" w:rsidRPr="00000000">
        <w:rPr>
          <w:i w:val="1"/>
          <w:sz w:val="24"/>
          <w:szCs w:val="24"/>
          <w:rtl w:val="0"/>
        </w:rPr>
        <w:t xml:space="preserve">101 Ops.Cal.Atty.Gen 92 </w:t>
      </w:r>
      <w:r w:rsidDel="00000000" w:rsidR="00000000" w:rsidRPr="00000000">
        <w:rPr>
          <w:sz w:val="24"/>
          <w:szCs w:val="24"/>
          <w:rtl w:val="0"/>
        </w:rPr>
        <w:t xml:space="preserve">(Official</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Reports No. 1-201). Office of the Attorney General, State of California.</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Sacramento, CA.</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9gfa85" w:id="173"/>
      <w:bookmarkEnd w:id="17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Berends, M. (2015). Sociology and School Choice: What We Know After Two Decades of</w:t>
      </w:r>
    </w:p>
    <w:p w:rsidR="00000000" w:rsidDel="00000000" w:rsidP="00000000" w:rsidRDefault="00000000" w:rsidRPr="00000000" w14:paraId="0000092E">
      <w:pPr>
        <w:tabs>
          <w:tab w:val="left" w:pos="1188"/>
        </w:tabs>
        <w:spacing w:before="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9</w:t>
        <w:tab/>
      </w:r>
      <w:r w:rsidDel="00000000" w:rsidR="00000000" w:rsidRPr="00000000">
        <w:rPr>
          <w:sz w:val="24"/>
          <w:szCs w:val="24"/>
          <w:rtl w:val="0"/>
        </w:rPr>
        <w:t xml:space="preserve">Charter Schools. </w:t>
      </w:r>
      <w:r w:rsidDel="00000000" w:rsidR="00000000" w:rsidRPr="00000000">
        <w:rPr>
          <w:i w:val="1"/>
          <w:sz w:val="24"/>
          <w:szCs w:val="24"/>
          <w:rtl w:val="0"/>
        </w:rPr>
        <w:t xml:space="preserve">Annual Review of Sociology</w:t>
      </w:r>
      <w:r w:rsidDel="00000000" w:rsidR="00000000" w:rsidRPr="00000000">
        <w:rPr>
          <w:sz w:val="24"/>
          <w:szCs w:val="24"/>
          <w:rtl w:val="0"/>
        </w:rPr>
        <w:t xml:space="preserve">, </w:t>
      </w:r>
      <w:r w:rsidDel="00000000" w:rsidR="00000000" w:rsidRPr="00000000">
        <w:rPr>
          <w:i w:val="1"/>
          <w:sz w:val="24"/>
          <w:szCs w:val="24"/>
          <w:rtl w:val="0"/>
        </w:rPr>
        <w:t xml:space="preserve">41</w:t>
      </w:r>
      <w:r w:rsidDel="00000000" w:rsidR="00000000" w:rsidRPr="00000000">
        <w:rPr>
          <w:sz w:val="24"/>
          <w:szCs w:val="24"/>
          <w:rtl w:val="0"/>
        </w:rPr>
        <w:t xml:space="preserve">(1), 159–180.</w:t>
      </w:r>
    </w:p>
    <w:p w:rsidR="00000000" w:rsidDel="00000000" w:rsidP="00000000" w:rsidRDefault="00000000" w:rsidRPr="00000000" w14:paraId="0000092F">
      <w:pPr>
        <w:tabs>
          <w:tab w:val="left" w:pos="1188"/>
        </w:tabs>
        <w:spacing w:before="89" w:lineRule="auto"/>
        <w:ind w:left="1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10</w:t>
        <w:tab/>
      </w:r>
      <w:hyperlink r:id="rId165">
        <w:r w:rsidDel="00000000" w:rsidR="00000000" w:rsidRPr="00000000">
          <w:rPr>
            <w:rFonts w:ascii="Fira Mono" w:cs="Fira Mono" w:eastAsia="Fira Mono" w:hAnsi="Fira Mono"/>
            <w:sz w:val="20"/>
            <w:szCs w:val="20"/>
            <w:rtl w:val="0"/>
          </w:rPr>
          <w:t xml:space="preserve">https://doi.org/10.1146/annurev-soc-073014-112340</w:t>
        </w:r>
      </w:hyperlink>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spacing w:before="74" w:lineRule="auto"/>
        <w:ind w:left="159" w:right="0" w:firstLine="0"/>
        <w:jc w:val="left"/>
        <w:rPr>
          <w:i w:val="1"/>
          <w:sz w:val="24"/>
          <w:szCs w:val="24"/>
        </w:rPr>
      </w:pPr>
      <w:bookmarkStart w:colFirst="0" w:colLast="0" w:name="_heading=h.2olpkfy" w:id="174"/>
      <w:bookmarkEnd w:id="174"/>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Berliner, D. C., &amp; Biddle, B. J. (1997). </w:t>
      </w:r>
      <w:r w:rsidDel="00000000" w:rsidR="00000000" w:rsidRPr="00000000">
        <w:rPr>
          <w:i w:val="1"/>
          <w:sz w:val="24"/>
          <w:szCs w:val="24"/>
          <w:rtl w:val="0"/>
        </w:rPr>
        <w:t xml:space="preserve">The manufactured crisis: Myths, fraud, and the attack on</w:t>
      </w:r>
    </w:p>
    <w:p w:rsidR="00000000" w:rsidDel="00000000" w:rsidP="00000000" w:rsidRDefault="00000000" w:rsidRPr="00000000" w14:paraId="00000932">
      <w:pPr>
        <w:tabs>
          <w:tab w:val="left" w:pos="1188"/>
        </w:tabs>
        <w:spacing w:before="6"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i w:val="1"/>
          <w:sz w:val="24"/>
          <w:szCs w:val="24"/>
          <w:rtl w:val="0"/>
        </w:rPr>
        <w:t xml:space="preserve">america’s public schools</w:t>
      </w:r>
      <w:r w:rsidDel="00000000" w:rsidR="00000000" w:rsidRPr="00000000">
        <w:rPr>
          <w:sz w:val="24"/>
          <w:szCs w:val="24"/>
          <w:rtl w:val="0"/>
        </w:rPr>
        <w:t xml:space="preserve">. Longman Publishers USA.</w:t>
      </w:r>
    </w:p>
    <w:p w:rsidR="00000000" w:rsidDel="00000000" w:rsidP="00000000" w:rsidRDefault="00000000" w:rsidRPr="00000000" w14:paraId="00000933">
      <w:pPr>
        <w:tabs>
          <w:tab w:val="left" w:pos="1188"/>
        </w:tabs>
        <w:spacing w:before="89" w:lineRule="auto"/>
        <w:ind w:left="14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hyperlink r:id="rId166">
        <w:r w:rsidDel="00000000" w:rsidR="00000000" w:rsidRPr="00000000">
          <w:rPr>
            <w:rFonts w:ascii="Fira Mono" w:cs="Fira Mono" w:eastAsia="Fira Mono" w:hAnsi="Fira Mono"/>
            <w:sz w:val="20"/>
            <w:szCs w:val="20"/>
            <w:rtl w:val="0"/>
          </w:rPr>
          <w:t xml:space="preserve">https://books.google.com/books?id=VCCUPwAACAAJ</w:t>
        </w:r>
      </w:hyperlink>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5">
      <w:pPr>
        <w:spacing w:before="74" w:lineRule="auto"/>
        <w:ind w:left="138" w:right="0" w:firstLine="0"/>
        <w:jc w:val="left"/>
        <w:rPr>
          <w:i w:val="1"/>
          <w:sz w:val="24"/>
          <w:szCs w:val="24"/>
        </w:rPr>
      </w:pPr>
      <w:bookmarkStart w:colFirst="0" w:colLast="0" w:name="_heading=h.13qzunr" w:id="175"/>
      <w:bookmarkEnd w:id="175"/>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Berliner, D. C., &amp; Glass, G. V. (Eds.). (2014). </w:t>
      </w:r>
      <w:r w:rsidDel="00000000" w:rsidR="00000000" w:rsidRPr="00000000">
        <w:rPr>
          <w:i w:val="1"/>
          <w:sz w:val="24"/>
          <w:szCs w:val="24"/>
          <w:rtl w:val="0"/>
        </w:rPr>
        <w:t xml:space="preserve">50 Myths &amp; Lies That Threaten America’s Public</w:t>
      </w:r>
    </w:p>
    <w:p w:rsidR="00000000" w:rsidDel="00000000" w:rsidP="00000000" w:rsidRDefault="00000000" w:rsidRPr="00000000" w14:paraId="00000936">
      <w:pPr>
        <w:tabs>
          <w:tab w:val="left" w:pos="1188"/>
        </w:tabs>
        <w:spacing w:before="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15</w:t>
        <w:tab/>
      </w:r>
      <w:r w:rsidDel="00000000" w:rsidR="00000000" w:rsidRPr="00000000">
        <w:rPr>
          <w:i w:val="1"/>
          <w:sz w:val="24"/>
          <w:szCs w:val="24"/>
          <w:rtl w:val="0"/>
        </w:rPr>
        <w:t xml:space="preserve">Schools</w:t>
      </w:r>
      <w:r w:rsidDel="00000000" w:rsidR="00000000" w:rsidRPr="00000000">
        <w:rPr>
          <w:sz w:val="24"/>
          <w:szCs w:val="24"/>
          <w:rtl w:val="0"/>
        </w:rPr>
        <w:t xml:space="preserve">. Teachers College Press.</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8">
      <w:pPr>
        <w:spacing w:before="0" w:lineRule="auto"/>
        <w:ind w:left="139" w:right="0" w:firstLine="0"/>
        <w:jc w:val="left"/>
        <w:rPr>
          <w:sz w:val="24"/>
          <w:szCs w:val="24"/>
        </w:rPr>
      </w:pPr>
      <w:bookmarkStart w:colFirst="0" w:colLast="0" w:name="_heading=h.3nqndbk" w:id="176"/>
      <w:bookmarkEnd w:id="176"/>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Bhandari, P. (2022, January 3). </w:t>
      </w:r>
      <w:r w:rsidDel="00000000" w:rsidR="00000000" w:rsidRPr="00000000">
        <w:rPr>
          <w:i w:val="1"/>
          <w:sz w:val="24"/>
          <w:szCs w:val="24"/>
          <w:rtl w:val="0"/>
        </w:rPr>
        <w:t xml:space="preserve">A beginner’s guide to triangulation in research</w:t>
      </w:r>
      <w:r w:rsidDel="00000000" w:rsidR="00000000" w:rsidRPr="00000000">
        <w:rPr>
          <w:sz w:val="24"/>
          <w:szCs w:val="24"/>
          <w:rtl w:val="0"/>
        </w:rPr>
        <w:t xml:space="preserve">. Scribbr.</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Retrieved January 15, 2022, from</w:t>
      </w:r>
    </w:p>
    <w:p w:rsidR="00000000" w:rsidDel="00000000" w:rsidP="00000000" w:rsidRDefault="00000000" w:rsidRPr="00000000" w14:paraId="0000093A">
      <w:pPr>
        <w:tabs>
          <w:tab w:val="left" w:pos="1188"/>
        </w:tabs>
        <w:spacing w:before="88" w:lineRule="auto"/>
        <w:ind w:left="1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18</w:t>
        <w:tab/>
      </w:r>
      <w:hyperlink r:id="rId167">
        <w:r w:rsidDel="00000000" w:rsidR="00000000" w:rsidRPr="00000000">
          <w:rPr>
            <w:rFonts w:ascii="Fira Mono" w:cs="Fira Mono" w:eastAsia="Fira Mono" w:hAnsi="Fira Mono"/>
            <w:sz w:val="20"/>
            <w:szCs w:val="20"/>
            <w:rtl w:val="0"/>
          </w:rPr>
          <w:t xml:space="preserve">https://www.scribbr.com/methodology/triangulation/</w:t>
        </w:r>
      </w:hyperlink>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C">
      <w:pPr>
        <w:spacing w:before="73" w:lineRule="auto"/>
        <w:ind w:left="139" w:right="0" w:firstLine="0"/>
        <w:jc w:val="left"/>
        <w:rPr>
          <w:i w:val="1"/>
          <w:sz w:val="24"/>
          <w:szCs w:val="24"/>
        </w:rPr>
      </w:pPr>
      <w:bookmarkStart w:colFirst="0" w:colLast="0" w:name="_heading=h.22vxnjd" w:id="177"/>
      <w:bookmarkEnd w:id="177"/>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Black, D. W. (2020, September). </w:t>
      </w:r>
      <w:r w:rsidDel="00000000" w:rsidR="00000000" w:rsidRPr="00000000">
        <w:rPr>
          <w:i w:val="1"/>
          <w:sz w:val="24"/>
          <w:szCs w:val="24"/>
          <w:rtl w:val="0"/>
        </w:rPr>
        <w:t xml:space="preserve">Schoolhouse Burning: Public Education and the Assault on</w:t>
      </w:r>
    </w:p>
    <w:p w:rsidR="00000000" w:rsidDel="00000000" w:rsidP="00000000" w:rsidRDefault="00000000" w:rsidRPr="00000000" w14:paraId="0000093D">
      <w:pPr>
        <w:tabs>
          <w:tab w:val="left" w:pos="1188"/>
        </w:tabs>
        <w:spacing w:before="7"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i w:val="1"/>
          <w:sz w:val="24"/>
          <w:szCs w:val="24"/>
          <w:rtl w:val="0"/>
        </w:rPr>
        <w:t xml:space="preserve">American Democracy</w:t>
      </w:r>
      <w:r w:rsidDel="00000000" w:rsidR="00000000" w:rsidRPr="00000000">
        <w:rPr>
          <w:sz w:val="24"/>
          <w:szCs w:val="24"/>
          <w:rtl w:val="0"/>
        </w:rPr>
        <w:t xml:space="preserve">. Public Affairs.</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F">
      <w:pPr>
        <w:spacing w:before="0" w:lineRule="auto"/>
        <w:ind w:left="142" w:right="0" w:firstLine="0"/>
        <w:jc w:val="left"/>
        <w:rPr>
          <w:i w:val="1"/>
          <w:sz w:val="24"/>
          <w:szCs w:val="24"/>
        </w:rPr>
      </w:pPr>
      <w:bookmarkStart w:colFirst="0" w:colLast="0" w:name="_heading=h.i17xr6" w:id="178"/>
      <w:bookmarkEnd w:id="178"/>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Block, D. J., Hoff, J. M., &amp; Bloomstein, J. (2008, March 26). </w:t>
      </w:r>
      <w:r w:rsidDel="00000000" w:rsidR="00000000" w:rsidRPr="00000000">
        <w:rPr>
          <w:i w:val="1"/>
          <w:sz w:val="24"/>
          <w:szCs w:val="24"/>
          <w:rtl w:val="0"/>
        </w:rPr>
        <w:t xml:space="preserve">Underwriter Due Diligence In</w:t>
      </w:r>
    </w:p>
    <w:p w:rsidR="00000000" w:rsidDel="00000000" w:rsidP="00000000" w:rsidRDefault="00000000" w:rsidRPr="00000000" w14:paraId="00000940">
      <w:pPr>
        <w:tabs>
          <w:tab w:val="left" w:pos="1188"/>
        </w:tabs>
        <w:spacing w:before="6"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i w:val="1"/>
          <w:sz w:val="24"/>
          <w:szCs w:val="24"/>
          <w:rtl w:val="0"/>
        </w:rPr>
        <w:t xml:space="preserve">Securities Offerings</w:t>
      </w:r>
      <w:r w:rsidDel="00000000" w:rsidR="00000000" w:rsidRPr="00000000">
        <w:rPr>
          <w:sz w:val="24"/>
          <w:szCs w:val="24"/>
          <w:rtl w:val="0"/>
        </w:rPr>
        <w:t xml:space="preserve">. Findlaw. Retrieved July 21, 2021, from</w:t>
      </w:r>
    </w:p>
    <w:p w:rsidR="00000000" w:rsidDel="00000000" w:rsidP="00000000" w:rsidRDefault="00000000" w:rsidRPr="00000000" w14:paraId="00000941">
      <w:pPr>
        <w:tabs>
          <w:tab w:val="left" w:pos="1188"/>
        </w:tabs>
        <w:spacing w:before="89" w:lineRule="auto"/>
        <w:ind w:left="13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23</w:t>
        <w:tab/>
      </w:r>
      <w:hyperlink r:id="rId168">
        <w:r w:rsidDel="00000000" w:rsidR="00000000" w:rsidRPr="00000000">
          <w:rPr>
            <w:rFonts w:ascii="Fira Mono" w:cs="Fira Mono" w:eastAsia="Fira Mono" w:hAnsi="Fira Mono"/>
            <w:sz w:val="20"/>
            <w:szCs w:val="20"/>
            <w:rtl w:val="0"/>
          </w:rPr>
          <w:t xml:space="preserve">https://corporate.findlaw.com/finance/underwriter-due-diligence-</w:t>
        </w:r>
      </w:hyperlink>
      <w:r w:rsidDel="00000000" w:rsidR="00000000" w:rsidRPr="00000000">
        <w:rPr>
          <w:rtl w:val="0"/>
        </w:rPr>
      </w:r>
    </w:p>
    <w:p w:rsidR="00000000" w:rsidDel="00000000" w:rsidP="00000000" w:rsidRDefault="00000000" w:rsidRPr="00000000" w14:paraId="00000942">
      <w:pPr>
        <w:tabs>
          <w:tab w:val="left" w:pos="1188"/>
        </w:tabs>
        <w:spacing w:before="119" w:lineRule="auto"/>
        <w:ind w:left="12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24</w:t>
        <w:tab/>
      </w:r>
      <w:hyperlink r:id="rId169">
        <w:r w:rsidDel="00000000" w:rsidR="00000000" w:rsidRPr="00000000">
          <w:rPr>
            <w:rFonts w:ascii="Fira Mono" w:cs="Fira Mono" w:eastAsia="Fira Mono" w:hAnsi="Fira Mono"/>
            <w:sz w:val="20"/>
            <w:szCs w:val="20"/>
            <w:rtl w:val="0"/>
          </w:rPr>
          <w:t xml:space="preserve">in-securities-offerings.html</w:t>
        </w:r>
      </w:hyperlink>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3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Reprinted with permission from the May 27th issue of the New York Law Journal</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5">
      <w:pPr>
        <w:spacing w:before="0" w:lineRule="auto"/>
        <w:ind w:left="122" w:right="0" w:firstLine="0"/>
        <w:jc w:val="left"/>
        <w:rPr>
          <w:sz w:val="24"/>
          <w:szCs w:val="24"/>
        </w:rPr>
      </w:pPr>
      <w:bookmarkStart w:colFirst="0" w:colLast="0" w:name="_heading=h.320vgez" w:id="179"/>
      <w:bookmarkEnd w:id="179"/>
      <w:r w:rsidDel="00000000" w:rsidR="00000000" w:rsidRPr="00000000">
        <w:rPr>
          <w:rFonts w:ascii="Alegreya Sans" w:cs="Alegreya Sans" w:eastAsia="Alegreya Sans" w:hAnsi="Alegreya Sans"/>
          <w:sz w:val="16"/>
          <w:szCs w:val="16"/>
          <w:rtl w:val="0"/>
        </w:rPr>
        <w:t xml:space="preserve">26 </w:t>
      </w:r>
      <w:r w:rsidDel="00000000" w:rsidR="00000000" w:rsidRPr="00000000">
        <w:rPr>
          <w:sz w:val="24"/>
          <w:szCs w:val="24"/>
          <w:rtl w:val="0"/>
        </w:rPr>
        <w:t xml:space="preserve">Bray, K. J. (2015). </w:t>
      </w:r>
      <w:r w:rsidDel="00000000" w:rsidR="00000000" w:rsidRPr="00000000">
        <w:rPr>
          <w:i w:val="1"/>
          <w:sz w:val="24"/>
          <w:szCs w:val="24"/>
          <w:rtl w:val="0"/>
        </w:rPr>
        <w:t xml:space="preserve">California’s challenge: Adequately funding education in the 21st century</w:t>
      </w:r>
      <w:r w:rsidDel="00000000" w:rsidR="00000000" w:rsidRPr="00000000">
        <w:rPr>
          <w:sz w:val="24"/>
          <w:szCs w:val="24"/>
          <w:rtl w:val="0"/>
        </w:rPr>
        <w:t xml:space="preserve">.</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170" w:type="default"/>
          <w:type w:val="nextPage"/>
          <w:pgSz w:h="15840" w:w="12240" w:orient="portrait"/>
          <w:pgMar w:bottom="1700" w:top="1720" w:left="1000" w:right="1300" w:header="0" w:footer="1516"/>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State Boards Association. West Sacramento, CA 95691. Retrieved July 4,</w:t>
      </w:r>
    </w:p>
    <w:p w:rsidR="00000000" w:rsidDel="00000000" w:rsidP="00000000" w:rsidRDefault="00000000" w:rsidRPr="00000000" w14:paraId="00000947">
      <w:pPr>
        <w:tabs>
          <w:tab w:val="left" w:pos="1879"/>
        </w:tabs>
        <w:spacing w:before="49" w:lineRule="auto"/>
        <w:ind w:left="90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w:t>
        <w:tab/>
      </w:r>
      <w:r w:rsidDel="00000000" w:rsidR="00000000" w:rsidRPr="00000000">
        <w:rPr>
          <w:sz w:val="24"/>
          <w:szCs w:val="24"/>
          <w:rtl w:val="0"/>
        </w:rPr>
        <w:t xml:space="preserve">2019, from </w:t>
      </w:r>
      <w:hyperlink r:id="rId171">
        <w:r w:rsidDel="00000000" w:rsidR="00000000" w:rsidRPr="00000000">
          <w:rPr>
            <w:rFonts w:ascii="Fira Mono" w:cs="Fira Mono" w:eastAsia="Fira Mono" w:hAnsi="Fira Mono"/>
            <w:sz w:val="20"/>
            <w:szCs w:val="20"/>
            <w:rtl w:val="0"/>
          </w:rPr>
          <w:t xml:space="preserve">https://www.csba.org/Advocacy/~/media/CSBA/Files/</w:t>
        </w:r>
      </w:hyperlink>
      <w:r w:rsidDel="00000000" w:rsidR="00000000" w:rsidRPr="00000000">
        <w:rPr>
          <w:rtl w:val="0"/>
        </w:rPr>
      </w:r>
    </w:p>
    <w:p w:rsidR="00000000" w:rsidDel="00000000" w:rsidP="00000000" w:rsidRDefault="00000000" w:rsidRPr="00000000" w14:paraId="00000948">
      <w:pPr>
        <w:tabs>
          <w:tab w:val="left" w:pos="1879"/>
        </w:tabs>
        <w:spacing w:before="89" w:lineRule="auto"/>
        <w:ind w:left="88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w:t>
        <w:tab/>
      </w:r>
      <w:hyperlink r:id="rId172">
        <w:r w:rsidDel="00000000" w:rsidR="00000000" w:rsidRPr="00000000">
          <w:rPr>
            <w:rFonts w:ascii="Fira Mono" w:cs="Fira Mono" w:eastAsia="Fira Mono" w:hAnsi="Fira Mono"/>
            <w:sz w:val="20"/>
            <w:szCs w:val="20"/>
            <w:rtl w:val="0"/>
          </w:rPr>
          <w:t xml:space="preserve">GovernanceResources/Reports/2015CaliforniasChallenge-</w:t>
        </w:r>
      </w:hyperlink>
      <w:r w:rsidDel="00000000" w:rsidR="00000000" w:rsidRPr="00000000">
        <w:rPr>
          <w:rtl w:val="0"/>
        </w:rPr>
      </w:r>
    </w:p>
    <w:p w:rsidR="00000000" w:rsidDel="00000000" w:rsidP="00000000" w:rsidRDefault="00000000" w:rsidRPr="00000000" w14:paraId="00000949">
      <w:pPr>
        <w:tabs>
          <w:tab w:val="left" w:pos="1879"/>
        </w:tabs>
        <w:spacing w:before="119" w:lineRule="auto"/>
        <w:ind w:left="89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3</w:t>
        <w:tab/>
      </w:r>
      <w:hyperlink r:id="rId173">
        <w:r w:rsidDel="00000000" w:rsidR="00000000" w:rsidRPr="00000000">
          <w:rPr>
            <w:rFonts w:ascii="Fira Mono" w:cs="Fira Mono" w:eastAsia="Fira Mono" w:hAnsi="Fira Mono"/>
            <w:sz w:val="20"/>
            <w:szCs w:val="20"/>
            <w:rtl w:val="0"/>
          </w:rPr>
          <w:t xml:space="preserve">Adequacy.ashx</w:t>
        </w:r>
      </w:hyperlink>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h65qms" w:id="180"/>
      <w:bookmarkEnd w:id="18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Green v. County School Board of New Kent County.</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D">
      <w:pPr>
        <w:spacing w:before="0" w:lineRule="auto"/>
        <w:ind w:left="894" w:right="0" w:firstLine="0"/>
        <w:jc w:val="left"/>
        <w:rPr>
          <w:i w:val="1"/>
          <w:sz w:val="24"/>
          <w:szCs w:val="24"/>
        </w:rPr>
      </w:pPr>
      <w:bookmarkStart w:colFirst="0" w:colLast="0" w:name="_heading=h.415t9al" w:id="181"/>
      <w:bookmarkEnd w:id="181"/>
      <w:r w:rsidDel="00000000" w:rsidR="00000000" w:rsidRPr="00000000">
        <w:rPr>
          <w:rFonts w:ascii="Alegreya Sans" w:cs="Alegreya Sans" w:eastAsia="Alegreya Sans" w:hAnsi="Alegreya Sans"/>
          <w:sz w:val="16"/>
          <w:szCs w:val="16"/>
          <w:rtl w:val="0"/>
        </w:rPr>
        <w:t xml:space="preserve">5 </w:t>
      </w:r>
      <w:r w:rsidDel="00000000" w:rsidR="00000000" w:rsidRPr="00000000">
        <w:rPr>
          <w:sz w:val="24"/>
          <w:szCs w:val="24"/>
          <w:rtl w:val="0"/>
        </w:rPr>
        <w:t xml:space="preserve">Brighouse, H., Ladd, H. G., Loeb, S., &amp; Swift, A. (2018). </w:t>
      </w:r>
      <w:r w:rsidDel="00000000" w:rsidR="00000000" w:rsidRPr="00000000">
        <w:rPr>
          <w:i w:val="1"/>
          <w:sz w:val="24"/>
          <w:szCs w:val="24"/>
          <w:rtl w:val="0"/>
        </w:rPr>
        <w:t xml:space="preserve">Educational goods: Values, evidence,</w:t>
      </w:r>
    </w:p>
    <w:p w:rsidR="00000000" w:rsidDel="00000000" w:rsidP="00000000" w:rsidRDefault="00000000" w:rsidRPr="00000000" w14:paraId="0000094E">
      <w:pPr>
        <w:tabs>
          <w:tab w:val="left" w:pos="1879"/>
        </w:tabs>
        <w:spacing w:before="6"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i w:val="1"/>
          <w:sz w:val="24"/>
          <w:szCs w:val="24"/>
          <w:rtl w:val="0"/>
        </w:rPr>
        <w:t xml:space="preserve">and decision-making</w:t>
      </w:r>
      <w:r w:rsidDel="00000000" w:rsidR="00000000" w:rsidRPr="00000000">
        <w:rPr>
          <w:sz w:val="24"/>
          <w:szCs w:val="24"/>
          <w:rtl w:val="0"/>
        </w:rPr>
        <w:t xml:space="preserve">. University of Chicago Press.</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gb3jie" w:id="182"/>
      <w:bookmarkEnd w:id="18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Budde, R. (1988). Education by charter: Restructuring school districts.</w:t>
      </w:r>
    </w:p>
    <w:p w:rsidR="00000000" w:rsidDel="00000000" w:rsidP="00000000" w:rsidRDefault="00000000" w:rsidRPr="00000000" w14:paraId="00000951">
      <w:pPr>
        <w:tabs>
          <w:tab w:val="left" w:pos="1879"/>
        </w:tabs>
        <w:spacing w:before="89"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hyperlink r:id="rId174">
        <w:r w:rsidDel="00000000" w:rsidR="00000000" w:rsidRPr="00000000">
          <w:rPr>
            <w:rFonts w:ascii="Fira Mono" w:cs="Fira Mono" w:eastAsia="Fira Mono" w:hAnsi="Fira Mono"/>
            <w:sz w:val="20"/>
            <w:szCs w:val="20"/>
            <w:rtl w:val="0"/>
          </w:rPr>
          <w:t xml:space="preserve">http://files.eric.ed.gov/fulltext/ED295298.pdf</w:t>
        </w:r>
      </w:hyperlink>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3">
      <w:pPr>
        <w:spacing w:before="74" w:lineRule="auto"/>
        <w:ind w:left="885" w:right="0" w:firstLine="0"/>
        <w:jc w:val="left"/>
        <w:rPr>
          <w:sz w:val="24"/>
          <w:szCs w:val="24"/>
        </w:rPr>
      </w:pPr>
      <w:bookmarkStart w:colFirst="0" w:colLast="0" w:name="_heading=h.vgdtq7" w:id="183"/>
      <w:bookmarkEnd w:id="183"/>
      <w:r w:rsidDel="00000000" w:rsidR="00000000" w:rsidRPr="00000000">
        <w:rPr>
          <w:rFonts w:ascii="Alegreya Sans" w:cs="Alegreya Sans" w:eastAsia="Alegreya Sans" w:hAnsi="Alegreya Sans"/>
          <w:sz w:val="16"/>
          <w:szCs w:val="16"/>
          <w:rtl w:val="0"/>
        </w:rPr>
        <w:t xml:space="preserve">9 </w:t>
      </w:r>
      <w:r w:rsidDel="00000000" w:rsidR="00000000" w:rsidRPr="00000000">
        <w:rPr>
          <w:sz w:val="24"/>
          <w:szCs w:val="24"/>
          <w:rtl w:val="0"/>
        </w:rPr>
        <w:t xml:space="preserve">Bueno de Mesquita, B. (2016). </w:t>
      </w:r>
      <w:r w:rsidDel="00000000" w:rsidR="00000000" w:rsidRPr="00000000">
        <w:rPr>
          <w:i w:val="1"/>
          <w:sz w:val="24"/>
          <w:szCs w:val="24"/>
          <w:rtl w:val="0"/>
        </w:rPr>
        <w:t xml:space="preserve">Political economy for public policy</w:t>
      </w:r>
      <w:r w:rsidDel="00000000" w:rsidR="00000000" w:rsidRPr="00000000">
        <w:rPr>
          <w:sz w:val="24"/>
          <w:szCs w:val="24"/>
          <w:rtl w:val="0"/>
        </w:rPr>
        <w:t xml:space="preserve">. Princeton University Press.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5">
      <w:pPr>
        <w:spacing w:before="0" w:lineRule="auto"/>
        <w:ind w:left="821" w:right="0" w:firstLine="0"/>
        <w:jc w:val="left"/>
        <w:rPr>
          <w:sz w:val="24"/>
          <w:szCs w:val="24"/>
        </w:rPr>
      </w:pPr>
      <w:bookmarkStart w:colFirst="0" w:colLast="0" w:name="_heading=h.3fg1ce0" w:id="184"/>
      <w:bookmarkEnd w:id="184"/>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Burris, C., &amp; Bryant, J. (2020). </w:t>
      </w:r>
      <w:r w:rsidDel="00000000" w:rsidR="00000000" w:rsidRPr="00000000">
        <w:rPr>
          <w:i w:val="1"/>
          <w:sz w:val="24"/>
          <w:szCs w:val="24"/>
          <w:rtl w:val="0"/>
        </w:rPr>
        <w:t xml:space="preserve">Asleep at the Wheel</w:t>
      </w:r>
      <w:r w:rsidDel="00000000" w:rsidR="00000000" w:rsidRPr="00000000">
        <w:rPr>
          <w:sz w:val="24"/>
          <w:szCs w:val="24"/>
          <w:rtl w:val="0"/>
        </w:rPr>
        <w:t xml:space="preserve">. Network for Public Education.</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7">
      <w:pPr>
        <w:spacing w:before="1" w:lineRule="auto"/>
        <w:ind w:left="851" w:right="0" w:firstLine="0"/>
        <w:jc w:val="left"/>
        <w:rPr>
          <w:i w:val="1"/>
          <w:sz w:val="24"/>
          <w:szCs w:val="24"/>
        </w:rPr>
      </w:pPr>
      <w:bookmarkStart w:colFirst="0" w:colLast="0" w:name="_heading=h.1ulbmlt" w:id="185"/>
      <w:bookmarkEnd w:id="185"/>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Burris, C., &amp; Cimarusti, D. (2021, March). </w:t>
      </w:r>
      <w:r w:rsidDel="00000000" w:rsidR="00000000" w:rsidRPr="00000000">
        <w:rPr>
          <w:i w:val="1"/>
          <w:sz w:val="24"/>
          <w:szCs w:val="24"/>
          <w:rtl w:val="0"/>
        </w:rPr>
        <w:t xml:space="preserve">Chartered for profit: The hidden world of charter</w:t>
      </w:r>
    </w:p>
    <w:p w:rsidR="00000000" w:rsidDel="00000000" w:rsidP="00000000" w:rsidRDefault="00000000" w:rsidRPr="00000000" w14:paraId="00000958">
      <w:pPr>
        <w:tabs>
          <w:tab w:val="left" w:pos="1879"/>
        </w:tabs>
        <w:spacing w:before="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i w:val="1"/>
          <w:sz w:val="24"/>
          <w:szCs w:val="24"/>
          <w:rtl w:val="0"/>
        </w:rPr>
        <w:t xml:space="preserve">schools operated for financial gain</w:t>
      </w:r>
      <w:r w:rsidDel="00000000" w:rsidR="00000000" w:rsidRPr="00000000">
        <w:rPr>
          <w:sz w:val="24"/>
          <w:szCs w:val="24"/>
          <w:rtl w:val="0"/>
        </w:rPr>
        <w:t xml:space="preserve">.</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A">
      <w:pPr>
        <w:spacing w:before="0" w:lineRule="auto"/>
        <w:ind w:left="840" w:right="0" w:firstLine="0"/>
        <w:jc w:val="left"/>
        <w:rPr>
          <w:sz w:val="24"/>
          <w:szCs w:val="24"/>
        </w:rPr>
      </w:pPr>
      <w:bookmarkStart w:colFirst="0" w:colLast="0" w:name="_heading=h.4ekz59m" w:id="186"/>
      <w:bookmarkEnd w:id="186"/>
      <w:r w:rsidDel="00000000" w:rsidR="00000000" w:rsidRPr="00000000">
        <w:rPr>
          <w:rFonts w:ascii="Alegreya Sans" w:cs="Alegreya Sans" w:eastAsia="Alegreya Sans" w:hAnsi="Alegreya Sans"/>
          <w:sz w:val="16"/>
          <w:szCs w:val="16"/>
          <w:rtl w:val="0"/>
        </w:rPr>
        <w:t xml:space="preserve">13 </w:t>
      </w:r>
      <w:r w:rsidDel="00000000" w:rsidR="00000000" w:rsidRPr="00000000">
        <w:rPr>
          <w:sz w:val="24"/>
          <w:szCs w:val="24"/>
          <w:rtl w:val="0"/>
        </w:rPr>
        <w:t xml:space="preserve">Burris, C., Cimarusti, D., &amp; Kilfoyle, M. (2020, February 11). </w:t>
      </w:r>
      <w:r w:rsidDel="00000000" w:rsidR="00000000" w:rsidRPr="00000000">
        <w:rPr>
          <w:i w:val="1"/>
          <w:sz w:val="24"/>
          <w:szCs w:val="24"/>
          <w:rtl w:val="0"/>
        </w:rPr>
        <w:t xml:space="preserve">Still Asleep at the Wheel</w:t>
      </w:r>
      <w:r w:rsidDel="00000000" w:rsidR="00000000" w:rsidRPr="00000000">
        <w:rPr>
          <w:sz w:val="24"/>
          <w:szCs w:val="24"/>
          <w:rtl w:val="0"/>
        </w:rPr>
        <w:t xml:space="preserv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Network for Public Education.</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D">
      <w:pPr>
        <w:spacing w:before="0" w:lineRule="auto"/>
        <w:ind w:left="839" w:right="0" w:firstLine="0"/>
        <w:jc w:val="left"/>
        <w:rPr>
          <w:i w:val="1"/>
          <w:sz w:val="24"/>
          <w:szCs w:val="24"/>
        </w:rPr>
      </w:pPr>
      <w:bookmarkStart w:colFirst="0" w:colLast="0" w:name="_heading=h.2tq9fhf" w:id="187"/>
      <w:bookmarkEnd w:id="187"/>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Burris, C., &amp; Pfleger, R. (2020, August 12). </w:t>
      </w:r>
      <w:r w:rsidDel="00000000" w:rsidR="00000000" w:rsidRPr="00000000">
        <w:rPr>
          <w:i w:val="1"/>
          <w:sz w:val="24"/>
          <w:szCs w:val="24"/>
          <w:rtl w:val="0"/>
        </w:rPr>
        <w:t xml:space="preserve">Broken promises: An analysis of charter school</w:t>
      </w:r>
    </w:p>
    <w:p w:rsidR="00000000" w:rsidDel="00000000" w:rsidP="00000000" w:rsidRDefault="00000000" w:rsidRPr="00000000" w14:paraId="0000095E">
      <w:pPr>
        <w:tabs>
          <w:tab w:val="left" w:pos="1879"/>
        </w:tabs>
        <w:spacing w:before="6" w:lineRule="auto"/>
        <w:ind w:left="831" w:right="0" w:firstLine="0"/>
        <w:jc w:val="left"/>
        <w:rPr>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i w:val="1"/>
          <w:sz w:val="24"/>
          <w:szCs w:val="24"/>
          <w:rtl w:val="0"/>
        </w:rPr>
        <w:t xml:space="preserve">closures from 1999-2017</w:t>
      </w:r>
      <w:r w:rsidDel="00000000" w:rsidR="00000000" w:rsidRPr="00000000">
        <w:rPr>
          <w:sz w:val="24"/>
          <w:szCs w:val="24"/>
          <w:rtl w:val="0"/>
        </w:rPr>
        <w:t xml:space="preserve">. Retrieved October 21, 2020, from</w:t>
      </w:r>
    </w:p>
    <w:p w:rsidR="00000000" w:rsidDel="00000000" w:rsidP="00000000" w:rsidRDefault="00000000" w:rsidRPr="00000000" w14:paraId="000009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41"/>
        <w:jc w:val="left"/>
        <w:rPr>
          <w:rFonts w:ascii="Fira Mono" w:cs="Fira Mono" w:eastAsia="Fira Mono" w:hAnsi="Fira Mono"/>
          <w:b w:val="0"/>
          <w:i w:val="0"/>
          <w:smallCaps w:val="0"/>
          <w:strike w:val="0"/>
          <w:color w:val="000000"/>
          <w:sz w:val="20"/>
          <w:szCs w:val="20"/>
          <w:u w:val="none"/>
          <w:shd w:fill="auto" w:val="clear"/>
          <w:vertAlign w:val="baseline"/>
        </w:rPr>
      </w:pPr>
      <w:hyperlink r:id="rId175">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https://networkforpubliceducation.org/wp-</w:t>
        </w:r>
      </w:hyperlink>
      <w:r w:rsidDel="00000000" w:rsidR="00000000" w:rsidRPr="00000000">
        <w:rPr>
          <w:rtl w:val="0"/>
        </w:rPr>
      </w:r>
    </w:p>
    <w:p w:rsidR="00000000" w:rsidDel="00000000" w:rsidP="00000000" w:rsidRDefault="00000000" w:rsidRPr="00000000" w14:paraId="000009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50"/>
        <w:jc w:val="left"/>
        <w:rPr>
          <w:rFonts w:ascii="Fira Mono" w:cs="Fira Mono" w:eastAsia="Fira Mono" w:hAnsi="Fira Mono"/>
          <w:b w:val="0"/>
          <w:i w:val="0"/>
          <w:smallCaps w:val="0"/>
          <w:strike w:val="0"/>
          <w:color w:val="000000"/>
          <w:sz w:val="20"/>
          <w:szCs w:val="20"/>
          <w:u w:val="none"/>
          <w:shd w:fill="auto" w:val="clear"/>
          <w:vertAlign w:val="baseline"/>
        </w:rPr>
      </w:pPr>
      <w:hyperlink r:id="rId176">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content/uploads/2020/08/Broken-Promises-PDF.pdf</w:t>
        </w:r>
      </w:hyperlink>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2">
      <w:pPr>
        <w:spacing w:before="74" w:lineRule="auto"/>
        <w:ind w:left="831" w:right="0" w:firstLine="0"/>
        <w:jc w:val="left"/>
        <w:rPr>
          <w:i w:val="1"/>
          <w:sz w:val="24"/>
          <w:szCs w:val="24"/>
        </w:rPr>
      </w:pPr>
      <w:bookmarkStart w:colFirst="0" w:colLast="0" w:name="_heading=h.18vjpp8" w:id="188"/>
      <w:bookmarkEnd w:id="188"/>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(CA Dept of Education). (2021, August 25). </w:t>
      </w:r>
      <w:r w:rsidDel="00000000" w:rsidR="00000000" w:rsidRPr="00000000">
        <w:rPr>
          <w:i w:val="1"/>
          <w:sz w:val="24"/>
          <w:szCs w:val="24"/>
          <w:rtl w:val="0"/>
        </w:rPr>
        <w:t xml:space="preserve">Charter School Annual Information Update -</w:t>
      </w:r>
    </w:p>
    <w:p w:rsidR="00000000" w:rsidDel="00000000" w:rsidP="00000000" w:rsidRDefault="00000000" w:rsidRPr="00000000" w14:paraId="00000963">
      <w:pPr>
        <w:tabs>
          <w:tab w:val="left" w:pos="1879"/>
        </w:tabs>
        <w:spacing w:before="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i w:val="1"/>
          <w:sz w:val="24"/>
          <w:szCs w:val="24"/>
          <w:rtl w:val="0"/>
        </w:rPr>
        <w:t xml:space="preserve">Charter Schools</w:t>
      </w:r>
      <w:r w:rsidDel="00000000" w:rsidR="00000000" w:rsidRPr="00000000">
        <w:rPr>
          <w:sz w:val="24"/>
          <w:szCs w:val="24"/>
          <w:rtl w:val="0"/>
        </w:rPr>
        <w:t xml:space="preserve">. Charter School Annual Information Update. Retrieved February</w:t>
      </w:r>
    </w:p>
    <w:p w:rsidR="00000000" w:rsidDel="00000000" w:rsidP="00000000" w:rsidRDefault="00000000" w:rsidRPr="00000000" w14:paraId="00000964">
      <w:pPr>
        <w:tabs>
          <w:tab w:val="left" w:pos="1879"/>
        </w:tabs>
        <w:spacing w:before="6" w:lineRule="auto"/>
        <w:ind w:left="83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sz w:val="24"/>
          <w:szCs w:val="24"/>
          <w:rtl w:val="0"/>
        </w:rPr>
        <w:t xml:space="preserve">13, 2022, from </w:t>
      </w:r>
      <w:hyperlink r:id="rId177">
        <w:r w:rsidDel="00000000" w:rsidR="00000000" w:rsidRPr="00000000">
          <w:rPr>
            <w:rFonts w:ascii="Fira Mono" w:cs="Fira Mono" w:eastAsia="Fira Mono" w:hAnsi="Fira Mono"/>
            <w:sz w:val="20"/>
            <w:szCs w:val="20"/>
            <w:rtl w:val="0"/>
          </w:rPr>
          <w:t xml:space="preserve">https://www.cde.ca.gov/sp/ch/csinfosvy.asp#org</w:t>
        </w:r>
      </w:hyperlink>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Department of Education. (2019). California School Accounting Manual:</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Definitions, Instructions, and Procedures (2019th ed.).</w:t>
      </w:r>
    </w:p>
    <w:p w:rsidR="00000000" w:rsidDel="00000000" w:rsidP="00000000" w:rsidRDefault="00000000" w:rsidRPr="00000000" w14:paraId="000009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69"/>
        <w:jc w:val="left"/>
        <w:rPr>
          <w:rFonts w:ascii="Fira Mono" w:cs="Fira Mono" w:eastAsia="Fira Mono" w:hAnsi="Fira Mono"/>
          <w:b w:val="0"/>
          <w:i w:val="0"/>
          <w:smallCaps w:val="0"/>
          <w:strike w:val="0"/>
          <w:color w:val="000000"/>
          <w:sz w:val="20"/>
          <w:szCs w:val="20"/>
          <w:u w:val="none"/>
          <w:shd w:fill="auto" w:val="clear"/>
          <w:vertAlign w:val="baseline"/>
        </w:rPr>
        <w:sectPr>
          <w:footerReference r:id="rId178" w:type="default"/>
          <w:type w:val="nextPage"/>
          <w:pgSz w:h="15840" w:w="12240" w:orient="portrait"/>
          <w:pgMar w:bottom="1740" w:top="1720" w:left="1000" w:right="1300" w:header="0" w:footer="1554"/>
        </w:sectPr>
      </w:pPr>
      <w:hyperlink r:id="rId179">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https://www.cde.ca.gov/fg/ac/sa/documents/csam2019complete.pdf</w:t>
        </w:r>
      </w:hyperlink>
      <w:r w:rsidDel="00000000" w:rsidR="00000000" w:rsidRPr="00000000">
        <w:rPr>
          <w:rtl w:val="0"/>
        </w:rPr>
      </w:r>
    </w:p>
    <w:p w:rsidR="00000000" w:rsidDel="00000000" w:rsidP="00000000" w:rsidRDefault="00000000" w:rsidRPr="00000000" w14:paraId="00000969">
      <w:pPr>
        <w:spacing w:before="49" w:lineRule="auto"/>
        <w:ind w:left="214" w:right="0" w:firstLine="0"/>
        <w:jc w:val="left"/>
        <w:rPr>
          <w:i w:val="1"/>
          <w:sz w:val="24"/>
          <w:szCs w:val="24"/>
        </w:rPr>
      </w:pPr>
      <w:bookmarkStart w:colFirst="0" w:colLast="0" w:name="_heading=h.3sv78d1" w:id="189"/>
      <w:bookmarkEnd w:id="189"/>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California Department of Education. (n.d.). </w:t>
      </w:r>
      <w:r w:rsidDel="00000000" w:rsidR="00000000" w:rsidRPr="00000000">
        <w:rPr>
          <w:i w:val="1"/>
          <w:sz w:val="24"/>
          <w:szCs w:val="24"/>
          <w:rtl w:val="0"/>
        </w:rPr>
        <w:t xml:space="preserve">Enrollment for Charter and Non-Charter Schools</w:t>
      </w:r>
    </w:p>
    <w:p w:rsidR="00000000" w:rsidDel="00000000" w:rsidP="00000000" w:rsidRDefault="00000000" w:rsidRPr="00000000" w14:paraId="0000096A">
      <w:pPr>
        <w:tabs>
          <w:tab w:val="left" w:pos="1188"/>
        </w:tabs>
        <w:spacing w:before="7"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i w:val="1"/>
          <w:sz w:val="24"/>
          <w:szCs w:val="24"/>
          <w:rtl w:val="0"/>
        </w:rPr>
        <w:t xml:space="preserve">- Santa Clara County </w:t>
      </w:r>
      <w:r w:rsidDel="00000000" w:rsidR="00000000" w:rsidRPr="00000000">
        <w:rPr>
          <w:sz w:val="24"/>
          <w:szCs w:val="24"/>
          <w:rtl w:val="0"/>
        </w:rPr>
        <w:t xml:space="preserve">(Online data reporting portal). California Department of</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Retrieved May 5, 2021, from</w:t>
      </w:r>
    </w:p>
    <w:p w:rsidR="00000000" w:rsidDel="00000000" w:rsidP="00000000" w:rsidRDefault="00000000" w:rsidRPr="00000000" w14:paraId="0000096C">
      <w:pPr>
        <w:tabs>
          <w:tab w:val="left" w:pos="1188"/>
        </w:tabs>
        <w:spacing w:before="88" w:lineRule="auto"/>
        <w:ind w:left="19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4</w:t>
        <w:tab/>
      </w:r>
      <w:hyperlink r:id="rId180">
        <w:r w:rsidDel="00000000" w:rsidR="00000000" w:rsidRPr="00000000">
          <w:rPr>
            <w:rFonts w:ascii="Fira Mono" w:cs="Fira Mono" w:eastAsia="Fira Mono" w:hAnsi="Fira Mono"/>
            <w:sz w:val="20"/>
            <w:szCs w:val="20"/>
            <w:rtl w:val="0"/>
          </w:rPr>
          <w:t xml:space="preserve">https://dq.cde.ca.gov/dataquest/DQCensus/EnrCharterLevels.aspx?</w:t>
        </w:r>
      </w:hyperlink>
      <w:r w:rsidDel="00000000" w:rsidR="00000000" w:rsidRPr="00000000">
        <w:rPr>
          <w:rtl w:val="0"/>
        </w:rPr>
      </w:r>
    </w:p>
    <w:p w:rsidR="00000000" w:rsidDel="00000000" w:rsidP="00000000" w:rsidRDefault="00000000" w:rsidRPr="00000000" w14:paraId="0000096D">
      <w:pPr>
        <w:tabs>
          <w:tab w:val="left" w:pos="1188"/>
        </w:tabs>
        <w:spacing w:before="119" w:lineRule="auto"/>
        <w:ind w:left="20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5</w:t>
        <w:tab/>
      </w:r>
      <w:hyperlink r:id="rId181">
        <w:r w:rsidDel="00000000" w:rsidR="00000000" w:rsidRPr="00000000">
          <w:rPr>
            <w:rFonts w:ascii="Fira Mono" w:cs="Fira Mono" w:eastAsia="Fira Mono" w:hAnsi="Fira Mono"/>
            <w:sz w:val="20"/>
            <w:szCs w:val="20"/>
            <w:rtl w:val="0"/>
          </w:rPr>
          <w:t xml:space="preserve">cds=43&amp;agglevel=County&amp;year=2020-21</w:t>
        </w:r>
      </w:hyperlink>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3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ItemType: dataset</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80hiku" w:id="190"/>
      <w:bookmarkEnd w:id="19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School Finance Authority. (2015a, August 6). $6,385,000 California School</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Finance Authority.</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n5rssn" w:id="191"/>
      <w:bookmarkEnd w:id="19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School Finance Authority. (2015b, December 7). Executive Summary:</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$32,0000.000 Charter School Revenue Bonds (Rocketship Education - Multiple</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Projects), Series 2016A (Tax-Exempt) and 2016B (Taxable).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75fbgg" w:id="192"/>
      <w:bookmarkEnd w:id="19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School Finance Authority. (2017a, February 17). $42,160,000 Charter School</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Revenue Bonds (Rocketship Education - Obligated Group).</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maplo9" w:id="193"/>
      <w:bookmarkEnd w:id="19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California School Finance Authority. (2017b, October 11). Executive Summary:</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$19,000,000 California School Finance Authority Charter School Revenue Bonds</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(Rocketship Education – Obligated Group).</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spacing w:before="0" w:lineRule="auto"/>
        <w:ind w:left="148" w:right="0" w:firstLine="0"/>
        <w:jc w:val="left"/>
        <w:rPr>
          <w:sz w:val="24"/>
          <w:szCs w:val="24"/>
        </w:rPr>
      </w:pPr>
      <w:bookmarkStart w:colFirst="0" w:colLast="0" w:name="_heading=h.46ad4c2" w:id="194"/>
      <w:bookmarkEnd w:id="194"/>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Cayamanda, K. (2020, December 29). </w:t>
      </w:r>
      <w:r w:rsidDel="00000000" w:rsidR="00000000" w:rsidRPr="00000000">
        <w:rPr>
          <w:i w:val="1"/>
          <w:sz w:val="24"/>
          <w:szCs w:val="24"/>
          <w:rtl w:val="0"/>
        </w:rPr>
        <w:t xml:space="preserve">Materiality Threshold in Audits - Overview and Methods</w:t>
      </w:r>
      <w:r w:rsidDel="00000000" w:rsidR="00000000" w:rsidRPr="00000000">
        <w:rPr>
          <w:sz w:val="24"/>
          <w:szCs w:val="24"/>
          <w:rtl w:val="0"/>
        </w:rPr>
        <w:t xml:space="preserve">.</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Corporate Finance Institute. Retrieved July 21, 2021, from</w:t>
      </w:r>
    </w:p>
    <w:p w:rsidR="00000000" w:rsidDel="00000000" w:rsidP="00000000" w:rsidRDefault="00000000" w:rsidRPr="00000000" w14:paraId="00000980">
      <w:pPr>
        <w:tabs>
          <w:tab w:val="left" w:pos="1188"/>
        </w:tabs>
        <w:spacing w:before="89" w:lineRule="auto"/>
        <w:ind w:left="1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19</w:t>
        <w:tab/>
      </w:r>
      <w:hyperlink r:id="rId182">
        <w:r w:rsidDel="00000000" w:rsidR="00000000" w:rsidRPr="00000000">
          <w:rPr>
            <w:rFonts w:ascii="Fira Mono" w:cs="Fira Mono" w:eastAsia="Fira Mono" w:hAnsi="Fira Mono"/>
            <w:sz w:val="20"/>
            <w:szCs w:val="20"/>
            <w:rtl w:val="0"/>
          </w:rPr>
          <w:t xml:space="preserve">https://corporatefinanceinstitute.com/resources/knowledge/</w:t>
        </w:r>
      </w:hyperlink>
      <w:r w:rsidDel="00000000" w:rsidR="00000000" w:rsidRPr="00000000">
        <w:rPr>
          <w:rtl w:val="0"/>
        </w:rPr>
      </w:r>
    </w:p>
    <w:p w:rsidR="00000000" w:rsidDel="00000000" w:rsidP="00000000" w:rsidRDefault="00000000" w:rsidRPr="00000000" w14:paraId="00000981">
      <w:pPr>
        <w:tabs>
          <w:tab w:val="left" w:pos="1188"/>
        </w:tabs>
        <w:spacing w:before="119" w:lineRule="auto"/>
        <w:ind w:left="11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20</w:t>
        <w:tab/>
      </w:r>
      <w:hyperlink r:id="rId183">
        <w:r w:rsidDel="00000000" w:rsidR="00000000" w:rsidRPr="00000000">
          <w:rPr>
            <w:rFonts w:ascii="Fira Mono" w:cs="Fira Mono" w:eastAsia="Fira Mono" w:hAnsi="Fira Mono"/>
            <w:sz w:val="20"/>
            <w:szCs w:val="20"/>
            <w:rtl w:val="0"/>
          </w:rPr>
          <w:t xml:space="preserve">accounting/materiality-threshold-in-audits/</w:t>
        </w:r>
      </w:hyperlink>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lfnejv" w:id="195"/>
      <w:bookmarkEnd w:id="19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Chaney, D. S., Renner, J. K., &amp; Morazzini, Z. P. (2010). Conflicts of Interest 2010 (T. Prim</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24"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&amp; E. V. Peth, Eds.). Retrieved April 8, 2021, from </w:t>
      </w:r>
      <w:hyperlink r:id="rId184">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t>
        </w:r>
      </w:hyperlink>
      <w:r w:rsidDel="00000000" w:rsidR="00000000" w:rsidRPr="00000000">
        <w:rPr>
          <w:rtl w:val="0"/>
        </w:rPr>
      </w:r>
    </w:p>
    <w:p w:rsidR="00000000" w:rsidDel="00000000" w:rsidP="00000000" w:rsidRDefault="00000000" w:rsidRPr="00000000" w14:paraId="00000985">
      <w:pPr>
        <w:tabs>
          <w:tab w:val="left" w:pos="1188"/>
        </w:tabs>
        <w:spacing w:before="89" w:lineRule="auto"/>
        <w:ind w:left="13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23</w:t>
        <w:tab/>
      </w:r>
      <w:hyperlink r:id="rId185">
        <w:r w:rsidDel="00000000" w:rsidR="00000000" w:rsidRPr="00000000">
          <w:rPr>
            <w:rFonts w:ascii="Fira Mono" w:cs="Fira Mono" w:eastAsia="Fira Mono" w:hAnsi="Fira Mono"/>
            <w:sz w:val="20"/>
            <w:szCs w:val="20"/>
            <w:rtl w:val="0"/>
          </w:rPr>
          <w:t xml:space="preserve">//oag.ca.gov/sites/all/files/agweb/pdfs/publications/coi.pdf</w:t>
        </w:r>
      </w:hyperlink>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7">
      <w:pPr>
        <w:spacing w:before="73" w:lineRule="auto"/>
        <w:ind w:left="120" w:right="0" w:firstLine="0"/>
        <w:jc w:val="left"/>
        <w:rPr>
          <w:i w:val="1"/>
          <w:sz w:val="24"/>
          <w:szCs w:val="24"/>
        </w:rPr>
      </w:pPr>
      <w:bookmarkStart w:colFirst="0" w:colLast="0" w:name="_heading=h.10kxoro" w:id="196"/>
      <w:bookmarkEnd w:id="196"/>
      <w:r w:rsidDel="00000000" w:rsidR="00000000" w:rsidRPr="00000000">
        <w:rPr>
          <w:rFonts w:ascii="Alegreya Sans" w:cs="Alegreya Sans" w:eastAsia="Alegreya Sans" w:hAnsi="Alegreya Sans"/>
          <w:sz w:val="16"/>
          <w:szCs w:val="16"/>
          <w:rtl w:val="0"/>
        </w:rPr>
        <w:t xml:space="preserve">24 </w:t>
      </w:r>
      <w:r w:rsidDel="00000000" w:rsidR="00000000" w:rsidRPr="00000000">
        <w:rPr>
          <w:sz w:val="24"/>
          <w:szCs w:val="24"/>
          <w:rtl w:val="0"/>
        </w:rPr>
        <w:t xml:space="preserve">Citizens League, Education Alternatives Committee. (1982, May 4). </w:t>
      </w:r>
      <w:r w:rsidDel="00000000" w:rsidR="00000000" w:rsidRPr="00000000">
        <w:rPr>
          <w:i w:val="1"/>
          <w:sz w:val="24"/>
          <w:szCs w:val="24"/>
          <w:rtl w:val="0"/>
        </w:rPr>
        <w:t xml:space="preserve">Rebuilding Education to</w:t>
      </w:r>
    </w:p>
    <w:p w:rsidR="00000000" w:rsidDel="00000000" w:rsidP="00000000" w:rsidRDefault="00000000" w:rsidRPr="00000000" w14:paraId="00000988">
      <w:pPr>
        <w:tabs>
          <w:tab w:val="left" w:pos="1188"/>
        </w:tabs>
        <w:spacing w:before="7" w:lineRule="auto"/>
        <w:ind w:left="130" w:right="0" w:firstLine="0"/>
        <w:jc w:val="left"/>
        <w:rPr>
          <w:sz w:val="24"/>
          <w:szCs w:val="24"/>
        </w:rPr>
      </w:pPr>
      <w:r w:rsidDel="00000000" w:rsidR="00000000" w:rsidRPr="00000000">
        <w:rPr>
          <w:rFonts w:ascii="Alegreya Sans" w:cs="Alegreya Sans" w:eastAsia="Alegreya Sans" w:hAnsi="Alegreya Sans"/>
          <w:sz w:val="16"/>
          <w:szCs w:val="16"/>
          <w:rtl w:val="0"/>
        </w:rPr>
        <w:t xml:space="preserve">25</w:t>
        <w:tab/>
      </w:r>
      <w:r w:rsidDel="00000000" w:rsidR="00000000" w:rsidRPr="00000000">
        <w:rPr>
          <w:i w:val="1"/>
          <w:sz w:val="24"/>
          <w:szCs w:val="24"/>
          <w:rtl w:val="0"/>
        </w:rPr>
        <w:t xml:space="preserve">Make It Work</w:t>
      </w:r>
      <w:r w:rsidDel="00000000" w:rsidR="00000000" w:rsidRPr="00000000">
        <w:rPr>
          <w:sz w:val="24"/>
          <w:szCs w:val="24"/>
          <w:rtl w:val="0"/>
        </w:rPr>
        <w:t xml:space="preserve">. Retrieved February 19, 2022, from</w:t>
      </w:r>
    </w:p>
    <w:p w:rsidR="00000000" w:rsidDel="00000000" w:rsidP="00000000" w:rsidRDefault="00000000" w:rsidRPr="00000000" w14:paraId="000009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88"/>
          <w:tab w:val="left" w:pos="1189"/>
        </w:tabs>
        <w:spacing w:after="0" w:before="88" w:line="240" w:lineRule="auto"/>
        <w:ind w:left="1188" w:right="0" w:hanging="1067"/>
        <w:jc w:val="left"/>
        <w:rPr>
          <w:rFonts w:ascii="Fira Mono" w:cs="Fira Mono" w:eastAsia="Fira Mono" w:hAnsi="Fira Mono"/>
          <w:b w:val="0"/>
          <w:i w:val="0"/>
          <w:smallCaps w:val="0"/>
          <w:strike w:val="0"/>
          <w:color w:val="000000"/>
          <w:sz w:val="20"/>
          <w:szCs w:val="20"/>
          <w:u w:val="none"/>
          <w:shd w:fill="auto" w:val="clear"/>
          <w:vertAlign w:val="baseline"/>
        </w:rPr>
      </w:pPr>
      <w:hyperlink r:id="rId186">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https://citizensleague.org/wp-</w:t>
        </w:r>
      </w:hyperlink>
      <w:r w:rsidDel="00000000" w:rsidR="00000000" w:rsidRPr="00000000">
        <w:rPr>
          <w:rtl w:val="0"/>
        </w:rPr>
      </w:r>
    </w:p>
    <w:p w:rsidR="00000000" w:rsidDel="00000000" w:rsidP="00000000" w:rsidRDefault="00000000" w:rsidRPr="00000000" w14:paraId="000009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88"/>
          <w:tab w:val="left" w:pos="1189"/>
        </w:tabs>
        <w:spacing w:after="0" w:before="119" w:line="240" w:lineRule="auto"/>
        <w:ind w:left="1188" w:right="0" w:hanging="1059"/>
        <w:jc w:val="left"/>
        <w:rPr>
          <w:rFonts w:ascii="Fira Mono" w:cs="Fira Mono" w:eastAsia="Fira Mono" w:hAnsi="Fira Mono"/>
          <w:b w:val="0"/>
          <w:i w:val="0"/>
          <w:smallCaps w:val="0"/>
          <w:strike w:val="0"/>
          <w:color w:val="000000"/>
          <w:sz w:val="20"/>
          <w:szCs w:val="20"/>
          <w:u w:val="none"/>
          <w:shd w:fill="auto" w:val="clear"/>
          <w:vertAlign w:val="baseline"/>
        </w:rPr>
        <w:sectPr>
          <w:footerReference r:id="rId187" w:type="default"/>
          <w:type w:val="nextPage"/>
          <w:pgSz w:h="15840" w:w="12240" w:orient="portrait"/>
          <w:pgMar w:bottom="1740" w:top="1720" w:left="1000" w:right="1300" w:header="0" w:footer="1554"/>
        </w:sectPr>
      </w:pPr>
      <w:hyperlink r:id="rId188">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content/uploads/2017/07/PolicyReportEducationMay-1982.pdf</w:t>
        </w:r>
      </w:hyperlink>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1"/>
          <w:smallCaps w:val="0"/>
          <w:strike w:val="0"/>
          <w:color w:val="000000"/>
          <w:sz w:val="24"/>
          <w:szCs w:val="24"/>
          <w:u w:val="none"/>
          <w:shd w:fill="auto" w:val="clear"/>
          <w:vertAlign w:val="baseline"/>
        </w:rPr>
      </w:pPr>
      <w:bookmarkStart w:colFirst="0" w:colLast="0" w:name="_heading=h.3kkl7fh" w:id="197"/>
      <w:bookmarkEnd w:id="197"/>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Clark, C., William Rosenzweig, David Long, &amp; Sara Olsen. (2004, January).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Assessing social</w:t>
      </w:r>
    </w:p>
    <w:p w:rsidR="00000000" w:rsidDel="00000000" w:rsidP="00000000" w:rsidRDefault="00000000" w:rsidRPr="00000000" w14:paraId="0000098C">
      <w:pPr>
        <w:tabs>
          <w:tab w:val="left" w:pos="1879"/>
        </w:tabs>
        <w:spacing w:before="7"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i w:val="1"/>
          <w:sz w:val="24"/>
          <w:szCs w:val="24"/>
          <w:rtl w:val="0"/>
        </w:rPr>
        <w:t xml:space="preserve">impact in double bottom line ventures</w:t>
      </w:r>
      <w:r w:rsidDel="00000000" w:rsidR="00000000" w:rsidRPr="00000000">
        <w:rPr>
          <w:sz w:val="24"/>
          <w:szCs w:val="24"/>
          <w:rtl w:val="0"/>
        </w:rPr>
        <w:t xml:space="preserve">. Retrieved May 22, 2021, from</w:t>
      </w:r>
    </w:p>
    <w:p w:rsidR="00000000" w:rsidDel="00000000" w:rsidP="00000000" w:rsidRDefault="00000000" w:rsidRPr="00000000" w14:paraId="000009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879"/>
          <w:tab w:val="left" w:pos="1880"/>
        </w:tabs>
        <w:spacing w:after="0" w:before="88" w:line="240" w:lineRule="auto"/>
        <w:ind w:left="1880" w:right="0" w:hanging="985"/>
        <w:jc w:val="left"/>
        <w:rPr>
          <w:rFonts w:ascii="Fira Mono" w:cs="Fira Mono" w:eastAsia="Fira Mono" w:hAnsi="Fira Mono"/>
          <w:b w:val="0"/>
          <w:i w:val="0"/>
          <w:smallCaps w:val="0"/>
          <w:strike w:val="0"/>
          <w:color w:val="000000"/>
          <w:sz w:val="20"/>
          <w:szCs w:val="20"/>
          <w:u w:val="none"/>
          <w:shd w:fill="auto" w:val="clear"/>
          <w:vertAlign w:val="baseline"/>
        </w:rPr>
      </w:pPr>
      <w:hyperlink r:id="rId189">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https://centers.fuqua.duke.edu/case/wp-content/uploads/sites/7/</w:t>
        </w:r>
      </w:hyperlink>
      <w:r w:rsidDel="00000000" w:rsidR="00000000" w:rsidRPr="00000000">
        <w:rPr>
          <w:rtl w:val="0"/>
        </w:rPr>
      </w:r>
    </w:p>
    <w:p w:rsidR="00000000" w:rsidDel="00000000" w:rsidP="00000000" w:rsidRDefault="00000000" w:rsidRPr="00000000" w14:paraId="000009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996"/>
        <w:jc w:val="left"/>
        <w:rPr>
          <w:rFonts w:ascii="Fira Mono" w:cs="Fira Mono" w:eastAsia="Fira Mono" w:hAnsi="Fira Mono"/>
          <w:b w:val="0"/>
          <w:i w:val="0"/>
          <w:smallCaps w:val="0"/>
          <w:strike w:val="0"/>
          <w:color w:val="000000"/>
          <w:sz w:val="20"/>
          <w:szCs w:val="20"/>
          <w:u w:val="none"/>
          <w:shd w:fill="auto" w:val="clear"/>
          <w:vertAlign w:val="baseline"/>
        </w:rPr>
      </w:pPr>
      <w:hyperlink r:id="rId190">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2015/02/Report_Clark_DoubleBottomLineProjectReport_2004.pdf</w:t>
        </w:r>
      </w:hyperlink>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zpvhna" w:id="198"/>
      <w:bookmarkEnd w:id="19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Clark-Herrera, E., Bauer, M., Brewer, T., Steffi Chan, Glymph, D., Kathryn Garner, &amp;</w:t>
      </w:r>
    </w:p>
    <w:p w:rsidR="00000000" w:rsidDel="00000000" w:rsidP="00000000" w:rsidRDefault="00000000" w:rsidRPr="00000000" w14:paraId="00000991">
      <w:pPr>
        <w:tabs>
          <w:tab w:val="left" w:pos="1879"/>
        </w:tabs>
        <w:spacing w:before="6" w:lineRule="auto"/>
        <w:ind w:left="885"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sz w:val="24"/>
          <w:szCs w:val="24"/>
          <w:rtl w:val="0"/>
        </w:rPr>
        <w:t xml:space="preserve">Radecki, A. (2019). </w:t>
      </w:r>
      <w:r w:rsidDel="00000000" w:rsidR="00000000" w:rsidRPr="00000000">
        <w:rPr>
          <w:i w:val="1"/>
          <w:sz w:val="24"/>
          <w:szCs w:val="24"/>
          <w:rtl w:val="0"/>
        </w:rPr>
        <w:t xml:space="preserve">Public Charter Schools: Borrowing With Tax-Exempt Bonds (Third</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Edition)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Copyright © 2019 by Orrick, Herrington &amp; Sutcliffe LLP.</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4">
      <w:pPr>
        <w:spacing w:before="0" w:lineRule="auto"/>
        <w:ind w:left="885" w:right="0" w:firstLine="0"/>
        <w:jc w:val="left"/>
        <w:rPr>
          <w:i w:val="1"/>
          <w:sz w:val="24"/>
          <w:szCs w:val="24"/>
        </w:rPr>
      </w:pPr>
      <w:bookmarkStart w:colFirst="0" w:colLast="0" w:name="_heading=h.4jpj0b3" w:id="199"/>
      <w:bookmarkEnd w:id="199"/>
      <w:r w:rsidDel="00000000" w:rsidR="00000000" w:rsidRPr="00000000">
        <w:rPr>
          <w:rFonts w:ascii="Alegreya Sans" w:cs="Alegreya Sans" w:eastAsia="Alegreya Sans" w:hAnsi="Alegreya Sans"/>
          <w:sz w:val="16"/>
          <w:szCs w:val="16"/>
          <w:rtl w:val="0"/>
        </w:rPr>
        <w:t xml:space="preserve">8 </w:t>
      </w:r>
      <w:r w:rsidDel="00000000" w:rsidR="00000000" w:rsidRPr="00000000">
        <w:rPr>
          <w:sz w:val="24"/>
          <w:szCs w:val="24"/>
          <w:rtl w:val="0"/>
        </w:rPr>
        <w:t xml:space="preserve">Clemons, R. S., &amp; McBeth, M. K. (2021). </w:t>
      </w:r>
      <w:r w:rsidDel="00000000" w:rsidR="00000000" w:rsidRPr="00000000">
        <w:rPr>
          <w:i w:val="1"/>
          <w:sz w:val="24"/>
          <w:szCs w:val="24"/>
          <w:rtl w:val="0"/>
        </w:rPr>
        <w:t xml:space="preserve">Public policy praxis: A case approach for</w:t>
      </w:r>
    </w:p>
    <w:p w:rsidR="00000000" w:rsidDel="00000000" w:rsidP="00000000" w:rsidRDefault="00000000" w:rsidRPr="00000000" w14:paraId="00000995">
      <w:pPr>
        <w:tabs>
          <w:tab w:val="left" w:pos="1879"/>
        </w:tabs>
        <w:spacing w:before="6"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9</w:t>
        <w:tab/>
      </w:r>
      <w:r w:rsidDel="00000000" w:rsidR="00000000" w:rsidRPr="00000000">
        <w:rPr>
          <w:i w:val="1"/>
          <w:sz w:val="24"/>
          <w:szCs w:val="24"/>
          <w:rtl w:val="0"/>
        </w:rPr>
        <w:t xml:space="preserve">understanding policy and analysis </w:t>
      </w:r>
      <w:r w:rsidDel="00000000" w:rsidR="00000000" w:rsidRPr="00000000">
        <w:rPr>
          <w:sz w:val="24"/>
          <w:szCs w:val="24"/>
          <w:rtl w:val="0"/>
        </w:rPr>
        <w:t xml:space="preserve">(4e). Routledge.</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7">
      <w:pPr>
        <w:spacing w:before="1" w:lineRule="auto"/>
        <w:ind w:left="821" w:right="0" w:firstLine="0"/>
        <w:jc w:val="left"/>
        <w:rPr>
          <w:i w:val="1"/>
          <w:sz w:val="24"/>
          <w:szCs w:val="24"/>
        </w:rPr>
      </w:pPr>
      <w:bookmarkStart w:colFirst="0" w:colLast="0" w:name="_heading=h.2yutaiw" w:id="200"/>
      <w:bookmarkEnd w:id="200"/>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Cohen, D., &amp; Mikaelian, A. (2021). </w:t>
      </w:r>
      <w:r w:rsidDel="00000000" w:rsidR="00000000" w:rsidRPr="00000000">
        <w:rPr>
          <w:i w:val="1"/>
          <w:sz w:val="24"/>
          <w:szCs w:val="24"/>
          <w:rtl w:val="0"/>
        </w:rPr>
        <w:t xml:space="preserve">The privatization of everything: How the plunder of public</w:t>
      </w:r>
    </w:p>
    <w:p w:rsidR="00000000" w:rsidDel="00000000" w:rsidP="00000000" w:rsidRDefault="00000000" w:rsidRPr="00000000" w14:paraId="00000998">
      <w:pPr>
        <w:tabs>
          <w:tab w:val="left" w:pos="1879"/>
        </w:tabs>
        <w:spacing w:before="6" w:lineRule="auto"/>
        <w:ind w:left="851" w:right="0" w:firstLine="0"/>
        <w:jc w:val="left"/>
        <w:rPr>
          <w:sz w:val="24"/>
          <w:szCs w:val="24"/>
        </w:rPr>
      </w:pPr>
      <w:r w:rsidDel="00000000" w:rsidR="00000000" w:rsidRPr="00000000">
        <w:rPr>
          <w:rFonts w:ascii="Alegreya Sans" w:cs="Alegreya Sans" w:eastAsia="Alegreya Sans" w:hAnsi="Alegreya Sans"/>
          <w:sz w:val="16"/>
          <w:szCs w:val="16"/>
          <w:rtl w:val="0"/>
        </w:rPr>
        <w:t xml:space="preserve">11</w:t>
        <w:tab/>
      </w:r>
      <w:r w:rsidDel="00000000" w:rsidR="00000000" w:rsidRPr="00000000">
        <w:rPr>
          <w:i w:val="1"/>
          <w:sz w:val="24"/>
          <w:szCs w:val="24"/>
          <w:rtl w:val="0"/>
        </w:rPr>
        <w:t xml:space="preserve">goods transformed america and how we can fight back</w:t>
      </w:r>
      <w:r w:rsidDel="00000000" w:rsidR="00000000" w:rsidRPr="00000000">
        <w:rPr>
          <w:sz w:val="24"/>
          <w:szCs w:val="24"/>
          <w:rtl w:val="0"/>
        </w:rPr>
        <w:t xml:space="preserve">. New Press.</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spacing w:before="0" w:lineRule="auto"/>
        <w:ind w:left="833" w:right="0" w:firstLine="0"/>
        <w:jc w:val="left"/>
        <w:rPr>
          <w:sz w:val="24"/>
          <w:szCs w:val="24"/>
        </w:rPr>
      </w:pPr>
      <w:bookmarkStart w:colFirst="0" w:colLast="0" w:name="_heading=h.1e03kqp" w:id="201"/>
      <w:bookmarkEnd w:id="201"/>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Coleman, J. S. (1966). </w:t>
      </w:r>
      <w:r w:rsidDel="00000000" w:rsidR="00000000" w:rsidRPr="00000000">
        <w:rPr>
          <w:i w:val="1"/>
          <w:sz w:val="24"/>
          <w:szCs w:val="24"/>
          <w:rtl w:val="0"/>
        </w:rPr>
        <w:t xml:space="preserve">Equality of Education Opportunity </w:t>
      </w:r>
      <w:r w:rsidDel="00000000" w:rsidR="00000000" w:rsidRPr="00000000">
        <w:rPr>
          <w:sz w:val="24"/>
          <w:szCs w:val="24"/>
          <w:rtl w:val="0"/>
        </w:rPr>
        <w:t xml:space="preserve">(ED012275). National Center for</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Educational Statistics. Washington, D.C. Retrieved May 2, 2020, from</w:t>
      </w:r>
    </w:p>
    <w:p w:rsidR="00000000" w:rsidDel="00000000" w:rsidP="00000000" w:rsidRDefault="00000000" w:rsidRPr="00000000" w14:paraId="0000099C">
      <w:pPr>
        <w:tabs>
          <w:tab w:val="left" w:pos="1879"/>
        </w:tabs>
        <w:spacing w:before="89" w:lineRule="auto"/>
        <w:ind w:left="82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191">
        <w:r w:rsidDel="00000000" w:rsidR="00000000" w:rsidRPr="00000000">
          <w:rPr>
            <w:rFonts w:ascii="Fira Mono" w:cs="Fira Mono" w:eastAsia="Fira Mono" w:hAnsi="Fira Mono"/>
            <w:sz w:val="20"/>
            <w:szCs w:val="20"/>
            <w:rtl w:val="0"/>
          </w:rPr>
          <w:t xml:space="preserve">https://files.eric.ed.gov/fulltext/ED012275.pdf</w:t>
        </w:r>
      </w:hyperlink>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9E">
      <w:pPr>
        <w:spacing w:before="73" w:lineRule="auto"/>
        <w:ind w:left="839" w:right="0" w:firstLine="0"/>
        <w:jc w:val="left"/>
        <w:rPr>
          <w:i w:val="1"/>
          <w:sz w:val="24"/>
          <w:szCs w:val="24"/>
        </w:rPr>
      </w:pPr>
      <w:bookmarkStart w:colFirst="0" w:colLast="0" w:name="_heading=h.3xzr3ei" w:id="202"/>
      <w:bookmarkEnd w:id="202"/>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Cook, M. A. (2009, April 21). </w:t>
      </w:r>
      <w:r w:rsidDel="00000000" w:rsidR="00000000" w:rsidRPr="00000000">
        <w:rPr>
          <w:i w:val="1"/>
          <w:sz w:val="24"/>
          <w:szCs w:val="24"/>
          <w:rtl w:val="0"/>
        </w:rPr>
        <w:t xml:space="preserve">Mainstreet Los Gatos: Rocketship blasts off to bridge the education</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gap</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The Mercury News. Retrieved April 18, 2022, from</w:t>
      </w:r>
    </w:p>
    <w:p w:rsidR="00000000" w:rsidDel="00000000" w:rsidP="00000000" w:rsidRDefault="00000000" w:rsidRPr="00000000" w14:paraId="000009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41"/>
        <w:jc w:val="left"/>
        <w:rPr>
          <w:rFonts w:ascii="Fira Mono" w:cs="Fira Mono" w:eastAsia="Fira Mono" w:hAnsi="Fira Mono"/>
          <w:b w:val="0"/>
          <w:i w:val="0"/>
          <w:smallCaps w:val="0"/>
          <w:strike w:val="0"/>
          <w:color w:val="000000"/>
          <w:sz w:val="20"/>
          <w:szCs w:val="20"/>
          <w:u w:val="none"/>
          <w:shd w:fill="auto" w:val="clear"/>
          <w:vertAlign w:val="baseline"/>
        </w:rPr>
      </w:pPr>
      <w:hyperlink r:id="rId192">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https://www.mercurynews.com/2009/04/21/mainstreet-los-gatos-</w:t>
        </w:r>
      </w:hyperlink>
      <w:r w:rsidDel="00000000" w:rsidR="00000000" w:rsidRPr="00000000">
        <w:rPr>
          <w:rtl w:val="0"/>
        </w:rPr>
      </w:r>
    </w:p>
    <w:p w:rsidR="00000000" w:rsidDel="00000000" w:rsidP="00000000" w:rsidRDefault="00000000" w:rsidRPr="00000000" w14:paraId="000009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50"/>
        <w:jc w:val="left"/>
        <w:rPr>
          <w:rFonts w:ascii="Fira Mono" w:cs="Fira Mono" w:eastAsia="Fira Mono" w:hAnsi="Fira Mono"/>
          <w:b w:val="0"/>
          <w:i w:val="0"/>
          <w:smallCaps w:val="0"/>
          <w:strike w:val="0"/>
          <w:color w:val="000000"/>
          <w:sz w:val="20"/>
          <w:szCs w:val="20"/>
          <w:u w:val="none"/>
          <w:shd w:fill="auto" w:val="clear"/>
          <w:vertAlign w:val="baseline"/>
        </w:rPr>
      </w:pPr>
      <w:hyperlink r:id="rId193">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rocketship-blasts-off-to-bridge-the-education-gap/</w:t>
        </w:r>
      </w:hyperlink>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d51dmb" w:id="203"/>
      <w:bookmarkEnd w:id="20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Crowe, S., Cresswell, K., Robertson, A., Huby, G., Avery, A., &amp; Sheikh, A. (2011). The case</w:t>
      </w:r>
    </w:p>
    <w:p w:rsidR="00000000" w:rsidDel="00000000" w:rsidP="00000000" w:rsidRDefault="00000000" w:rsidRPr="00000000" w14:paraId="000009A4">
      <w:pPr>
        <w:tabs>
          <w:tab w:val="left" w:pos="1879"/>
        </w:tabs>
        <w:spacing w:before="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study approach. </w:t>
      </w:r>
      <w:r w:rsidDel="00000000" w:rsidR="00000000" w:rsidRPr="00000000">
        <w:rPr>
          <w:i w:val="1"/>
          <w:sz w:val="24"/>
          <w:szCs w:val="24"/>
          <w:rtl w:val="0"/>
        </w:rPr>
        <w:t xml:space="preserve">BMC Medical Research Methodology</w:t>
      </w:r>
      <w:r w:rsidDel="00000000" w:rsidR="00000000" w:rsidRPr="00000000">
        <w:rPr>
          <w:sz w:val="24"/>
          <w:szCs w:val="24"/>
          <w:rtl w:val="0"/>
        </w:rPr>
        <w:t xml:space="preserve">, </w:t>
      </w:r>
      <w:r w:rsidDel="00000000" w:rsidR="00000000" w:rsidRPr="00000000">
        <w:rPr>
          <w:i w:val="1"/>
          <w:sz w:val="24"/>
          <w:szCs w:val="24"/>
          <w:rtl w:val="0"/>
        </w:rPr>
        <w:t xml:space="preserve">11</w:t>
      </w:r>
      <w:r w:rsidDel="00000000" w:rsidR="00000000" w:rsidRPr="00000000">
        <w:rPr>
          <w:sz w:val="24"/>
          <w:szCs w:val="24"/>
          <w:rtl w:val="0"/>
        </w:rPr>
        <w:t xml:space="preserve">(1), 100.</w:t>
      </w:r>
    </w:p>
    <w:p w:rsidR="00000000" w:rsidDel="00000000" w:rsidP="00000000" w:rsidRDefault="00000000" w:rsidRPr="00000000" w14:paraId="000009A5">
      <w:pPr>
        <w:tabs>
          <w:tab w:val="left" w:pos="1879"/>
        </w:tabs>
        <w:spacing w:before="89" w:lineRule="auto"/>
        <w:ind w:left="83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21</w:t>
        <w:tab/>
      </w:r>
      <w:hyperlink r:id="rId194">
        <w:r w:rsidDel="00000000" w:rsidR="00000000" w:rsidRPr="00000000">
          <w:rPr>
            <w:rFonts w:ascii="Fira Mono" w:cs="Fira Mono" w:eastAsia="Fira Mono" w:hAnsi="Fira Mono"/>
            <w:sz w:val="20"/>
            <w:szCs w:val="20"/>
            <w:rtl w:val="0"/>
          </w:rPr>
          <w:t xml:space="preserve">https://doi.org/10.1186/1471-2288-11-100</w:t>
        </w:r>
      </w:hyperlink>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7">
      <w:pPr>
        <w:spacing w:before="74" w:lineRule="auto"/>
        <w:ind w:left="815" w:right="0" w:firstLine="0"/>
        <w:jc w:val="left"/>
        <w:rPr>
          <w:sz w:val="24"/>
          <w:szCs w:val="24"/>
        </w:rPr>
      </w:pPr>
      <w:bookmarkStart w:colFirst="0" w:colLast="0" w:name="_heading=h.sabnu4" w:id="204"/>
      <w:bookmarkEnd w:id="204"/>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Cunningham, M. T. (2021). </w:t>
      </w:r>
      <w:r w:rsidDel="00000000" w:rsidR="00000000" w:rsidRPr="00000000">
        <w:rPr>
          <w:i w:val="1"/>
          <w:sz w:val="24"/>
          <w:szCs w:val="24"/>
          <w:rtl w:val="0"/>
        </w:rPr>
        <w:t xml:space="preserve">Dark Money and the Politics of School Privatizationi</w:t>
      </w:r>
      <w:r w:rsidDel="00000000" w:rsidR="00000000" w:rsidRPr="00000000">
        <w:rPr>
          <w:sz w:val="24"/>
          <w:szCs w:val="24"/>
          <w:rtl w:val="0"/>
        </w:rPr>
        <w:t xml:space="preserve">. Palgrave</w:t>
      </w:r>
    </w:p>
    <w:p w:rsidR="00000000" w:rsidDel="00000000" w:rsidP="00000000" w:rsidRDefault="00000000" w:rsidRPr="00000000" w14:paraId="000009A8">
      <w:pPr>
        <w:tabs>
          <w:tab w:val="left" w:pos="1879"/>
        </w:tabs>
        <w:spacing w:before="6" w:lineRule="auto"/>
        <w:ind w:left="822" w:right="0" w:firstLine="0"/>
        <w:jc w:val="left"/>
        <w:rPr>
          <w:sz w:val="24"/>
          <w:szCs w:val="24"/>
        </w:rPr>
      </w:pPr>
      <w:r w:rsidDel="00000000" w:rsidR="00000000" w:rsidRPr="00000000">
        <w:rPr>
          <w:rFonts w:ascii="Alegreya Sans" w:cs="Alegreya Sans" w:eastAsia="Alegreya Sans" w:hAnsi="Alegreya Sans"/>
          <w:sz w:val="16"/>
          <w:szCs w:val="16"/>
          <w:rtl w:val="0"/>
        </w:rPr>
        <w:t xml:space="preserve">23</w:t>
        <w:tab/>
      </w:r>
      <w:r w:rsidDel="00000000" w:rsidR="00000000" w:rsidRPr="00000000">
        <w:rPr>
          <w:sz w:val="24"/>
          <w:szCs w:val="24"/>
          <w:rtl w:val="0"/>
        </w:rPr>
        <w:t xml:space="preserve">Macmillian.</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c9z6hx" w:id="205"/>
      <w:bookmarkEnd w:id="20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Danner, J. (2006, May 1). Rocketship One Public School: Charter Petition.</w:t>
      </w:r>
    </w:p>
    <w:p w:rsidR="00000000" w:rsidDel="00000000" w:rsidP="00000000" w:rsidRDefault="00000000" w:rsidRPr="00000000" w14:paraId="000009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59"/>
        <w:jc w:val="left"/>
        <w:rPr>
          <w:rFonts w:ascii="Fira Mono" w:cs="Fira Mono" w:eastAsia="Fira Mono" w:hAnsi="Fira Mono"/>
          <w:b w:val="0"/>
          <w:i w:val="0"/>
          <w:smallCaps w:val="0"/>
          <w:strike w:val="0"/>
          <w:color w:val="000000"/>
          <w:sz w:val="20"/>
          <w:szCs w:val="20"/>
          <w:u w:val="none"/>
          <w:shd w:fill="auto" w:val="clear"/>
          <w:vertAlign w:val="baseline"/>
        </w:rPr>
      </w:pPr>
      <w:hyperlink r:id="rId195">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https://www.sccoe.org/supoffice/charter-schools-</w:t>
        </w:r>
      </w:hyperlink>
      <w:r w:rsidDel="00000000" w:rsidR="00000000" w:rsidRPr="00000000">
        <w:rPr>
          <w:rtl w:val="0"/>
        </w:rPr>
      </w:r>
    </w:p>
    <w:p w:rsidR="00000000" w:rsidDel="00000000" w:rsidP="00000000" w:rsidRDefault="00000000" w:rsidRPr="00000000" w14:paraId="000009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67"/>
        <w:jc w:val="left"/>
        <w:rPr>
          <w:rFonts w:ascii="Fira Mono" w:cs="Fira Mono" w:eastAsia="Fira Mono" w:hAnsi="Fira Mono"/>
          <w:b w:val="0"/>
          <w:i w:val="0"/>
          <w:smallCaps w:val="0"/>
          <w:strike w:val="0"/>
          <w:color w:val="000000"/>
          <w:sz w:val="20"/>
          <w:szCs w:val="20"/>
          <w:u w:val="none"/>
          <w:shd w:fill="auto" w:val="clear"/>
          <w:vertAlign w:val="baseline"/>
        </w:rPr>
        <w:sectPr>
          <w:footerReference r:id="rId196" w:type="default"/>
          <w:type w:val="nextPage"/>
          <w:pgSz w:h="15840" w:w="12240" w:orient="portrait"/>
          <w:pgMar w:bottom="1740" w:top="1720" w:left="1000" w:right="1300" w:header="0" w:footer="1554"/>
        </w:sectPr>
      </w:pPr>
      <w:hyperlink r:id="rId197">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office/_layouts/15/DocidRedir.aspx</w:t>
        </w:r>
      </w:hyperlink>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4" w:right="0" w:firstLine="0"/>
        <w:jc w:val="left"/>
        <w:rPr>
          <w:rFonts w:ascii="Alegreya" w:cs="Alegreya" w:eastAsia="Alegreya" w:hAnsi="Alegreya"/>
          <w:b w:val="0"/>
          <w:i w:val="1"/>
          <w:smallCaps w:val="0"/>
          <w:strike w:val="0"/>
          <w:color w:val="000000"/>
          <w:sz w:val="24"/>
          <w:szCs w:val="24"/>
          <w:u w:val="none"/>
          <w:shd w:fill="auto" w:val="clear"/>
          <w:vertAlign w:val="baseline"/>
        </w:rPr>
      </w:pPr>
      <w:bookmarkStart w:colFirst="0" w:colLast="0" w:name="_heading=h.1rf9gpq" w:id="206"/>
      <w:bookmarkEnd w:id="20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Darling-Hammond, L. (2012). Why is congress redlining our schools? [magazine].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Nation</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Retrieved January 14, 2022, from</w:t>
      </w:r>
    </w:p>
    <w:p w:rsidR="00000000" w:rsidDel="00000000" w:rsidP="00000000" w:rsidRDefault="00000000" w:rsidRPr="00000000" w14:paraId="000009AF">
      <w:pPr>
        <w:tabs>
          <w:tab w:val="left" w:pos="1188"/>
        </w:tabs>
        <w:spacing w:before="88" w:lineRule="auto"/>
        <w:ind w:left="20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3</w:t>
        <w:tab/>
      </w:r>
      <w:hyperlink r:id="rId198">
        <w:r w:rsidDel="00000000" w:rsidR="00000000" w:rsidRPr="00000000">
          <w:rPr>
            <w:rFonts w:ascii="Fira Mono" w:cs="Fira Mono" w:eastAsia="Fira Mono" w:hAnsi="Fira Mono"/>
            <w:sz w:val="20"/>
            <w:szCs w:val="20"/>
            <w:rtl w:val="0"/>
          </w:rPr>
          <w:t xml:space="preserve">https://www.thenation.com/article/archive/why-congress-</w:t>
        </w:r>
      </w:hyperlink>
      <w:r w:rsidDel="00000000" w:rsidR="00000000" w:rsidRPr="00000000">
        <w:rPr>
          <w:rtl w:val="0"/>
        </w:rPr>
      </w:r>
    </w:p>
    <w:p w:rsidR="00000000" w:rsidDel="00000000" w:rsidP="00000000" w:rsidRDefault="00000000" w:rsidRPr="00000000" w14:paraId="000009B0">
      <w:pPr>
        <w:tabs>
          <w:tab w:val="left" w:pos="1188"/>
        </w:tabs>
        <w:spacing w:before="119" w:lineRule="auto"/>
        <w:ind w:left="19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4</w:t>
        <w:tab/>
      </w:r>
      <w:hyperlink r:id="rId199">
        <w:r w:rsidDel="00000000" w:rsidR="00000000" w:rsidRPr="00000000">
          <w:rPr>
            <w:rFonts w:ascii="Fira Mono" w:cs="Fira Mono" w:eastAsia="Fira Mono" w:hAnsi="Fira Mono"/>
            <w:sz w:val="20"/>
            <w:szCs w:val="20"/>
            <w:rtl w:val="0"/>
          </w:rPr>
          <w:t xml:space="preserve">redlining-our-schools/</w:t>
        </w:r>
      </w:hyperlink>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2">
      <w:pPr>
        <w:spacing w:before="74" w:lineRule="auto"/>
        <w:ind w:left="202" w:right="0" w:firstLine="0"/>
        <w:jc w:val="left"/>
        <w:rPr>
          <w:i w:val="1"/>
          <w:sz w:val="24"/>
          <w:szCs w:val="24"/>
        </w:rPr>
      </w:pPr>
      <w:bookmarkStart w:colFirst="0" w:colLast="0" w:name="_heading=h.4bewzdj" w:id="207"/>
      <w:bookmarkEnd w:id="207"/>
      <w:r w:rsidDel="00000000" w:rsidR="00000000" w:rsidRPr="00000000">
        <w:rPr>
          <w:rFonts w:ascii="Alegreya Sans" w:cs="Alegreya Sans" w:eastAsia="Alegreya Sans" w:hAnsi="Alegreya Sans"/>
          <w:sz w:val="16"/>
          <w:szCs w:val="16"/>
          <w:rtl w:val="0"/>
        </w:rPr>
        <w:t xml:space="preserve">5 </w:t>
      </w:r>
      <w:r w:rsidDel="00000000" w:rsidR="00000000" w:rsidRPr="00000000">
        <w:rPr>
          <w:sz w:val="24"/>
          <w:szCs w:val="24"/>
          <w:rtl w:val="0"/>
        </w:rPr>
        <w:t xml:space="preserve">de Brey, C., Zhang, A., Duffy, S., &amp; Dillow, S. A. (2022, February 10). </w:t>
      </w:r>
      <w:r w:rsidDel="00000000" w:rsidR="00000000" w:rsidRPr="00000000">
        <w:rPr>
          <w:i w:val="1"/>
          <w:sz w:val="24"/>
          <w:szCs w:val="24"/>
          <w:rtl w:val="0"/>
        </w:rPr>
        <w:t xml:space="preserve">Digest of Education</w:t>
      </w:r>
    </w:p>
    <w:p w:rsidR="00000000" w:rsidDel="00000000" w:rsidP="00000000" w:rsidRDefault="00000000" w:rsidRPr="00000000" w14:paraId="000009B3">
      <w:pPr>
        <w:tabs>
          <w:tab w:val="left" w:pos="1188"/>
        </w:tabs>
        <w:spacing w:before="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i w:val="1"/>
          <w:sz w:val="24"/>
          <w:szCs w:val="24"/>
          <w:rtl w:val="0"/>
        </w:rPr>
        <w:t xml:space="preserve">Statistics 2020, 56th Edition </w:t>
      </w:r>
      <w:r w:rsidDel="00000000" w:rsidR="00000000" w:rsidRPr="00000000">
        <w:rPr>
          <w:sz w:val="24"/>
          <w:szCs w:val="24"/>
          <w:rtl w:val="0"/>
        </w:rPr>
        <w:t xml:space="preserve">(NCES 2022-009). National Center for Education</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Statistics at IES. Washington, D.C.</w:t>
      </w:r>
    </w:p>
    <w:p w:rsidR="00000000" w:rsidDel="00000000" w:rsidP="00000000" w:rsidRDefault="00000000" w:rsidRPr="00000000" w14:paraId="000009B5">
      <w:pPr>
        <w:tabs>
          <w:tab w:val="left" w:pos="1188"/>
        </w:tabs>
        <w:spacing w:before="89"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hyperlink r:id="rId200">
        <w:r w:rsidDel="00000000" w:rsidR="00000000" w:rsidRPr="00000000">
          <w:rPr>
            <w:rFonts w:ascii="Fira Mono" w:cs="Fira Mono" w:eastAsia="Fira Mono" w:hAnsi="Fira Mono"/>
            <w:sz w:val="20"/>
            <w:szCs w:val="20"/>
            <w:rtl w:val="0"/>
          </w:rPr>
          <w:t xml:space="preserve">https://nces.ed.gov/pubs2021/2022009.pdf</w:t>
        </w:r>
      </w:hyperlink>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3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Note: The PDF isn’t yet available, but the online tables are.</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8">
      <w:pPr>
        <w:spacing w:before="0" w:lineRule="auto"/>
        <w:ind w:left="1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Domhoff, G. W. (2014). </w:t>
      </w:r>
      <w:r w:rsidDel="00000000" w:rsidR="00000000" w:rsidRPr="00000000">
        <w:rPr>
          <w:i w:val="1"/>
          <w:sz w:val="24"/>
          <w:szCs w:val="24"/>
          <w:rtl w:val="0"/>
        </w:rPr>
        <w:t xml:space="preserve">Who rules America? The triumph of the corporate rich </w:t>
      </w:r>
      <w:r w:rsidDel="00000000" w:rsidR="00000000" w:rsidRPr="00000000">
        <w:rPr>
          <w:sz w:val="24"/>
          <w:szCs w:val="24"/>
          <w:rtl w:val="0"/>
        </w:rPr>
        <w:t xml:space="preserve">(Seventh edition).</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McGraw-Hill Education.</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B">
      <w:pPr>
        <w:spacing w:before="0" w:lineRule="auto"/>
        <w:ind w:left="142" w:right="0" w:firstLine="0"/>
        <w:jc w:val="left"/>
        <w:rPr>
          <w:i w:val="1"/>
          <w:sz w:val="24"/>
          <w:szCs w:val="24"/>
        </w:rPr>
      </w:pPr>
      <w:bookmarkStart w:colFirst="0" w:colLast="0" w:name="_heading=h.2qk79lc" w:id="208"/>
      <w:bookmarkEnd w:id="208"/>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Downey, D. B. (2020). </w:t>
      </w:r>
      <w:r w:rsidDel="00000000" w:rsidR="00000000" w:rsidRPr="00000000">
        <w:rPr>
          <w:i w:val="1"/>
          <w:sz w:val="24"/>
          <w:szCs w:val="24"/>
          <w:rtl w:val="0"/>
        </w:rPr>
        <w:t xml:space="preserve">How schools really matter: Why our assumption about schools and</w:t>
      </w:r>
    </w:p>
    <w:p w:rsidR="00000000" w:rsidDel="00000000" w:rsidP="00000000" w:rsidRDefault="00000000" w:rsidRPr="00000000" w14:paraId="000009BC">
      <w:pPr>
        <w:tabs>
          <w:tab w:val="left" w:pos="1188"/>
        </w:tabs>
        <w:spacing w:before="6" w:lineRule="auto"/>
        <w:ind w:left="149" w:right="0" w:firstLine="0"/>
        <w:jc w:val="left"/>
        <w:rPr>
          <w:sz w:val="24"/>
          <w:szCs w:val="24"/>
        </w:rPr>
      </w:pPr>
      <w:r w:rsidDel="00000000" w:rsidR="00000000" w:rsidRPr="00000000">
        <w:rPr>
          <w:rFonts w:ascii="Alegreya Sans" w:cs="Alegreya Sans" w:eastAsia="Alegreya Sans" w:hAnsi="Alegreya Sans"/>
          <w:sz w:val="16"/>
          <w:szCs w:val="16"/>
          <w:rtl w:val="0"/>
        </w:rPr>
        <w:t xml:space="preserve">13</w:t>
        <w:tab/>
      </w:r>
      <w:r w:rsidDel="00000000" w:rsidR="00000000" w:rsidRPr="00000000">
        <w:rPr>
          <w:i w:val="1"/>
          <w:sz w:val="24"/>
          <w:szCs w:val="24"/>
          <w:rtl w:val="0"/>
        </w:rPr>
        <w:t xml:space="preserve">inequality is mostly wrong</w:t>
      </w:r>
      <w:r w:rsidDel="00000000" w:rsidR="00000000" w:rsidRPr="00000000">
        <w:rPr>
          <w:sz w:val="24"/>
          <w:szCs w:val="24"/>
          <w:rtl w:val="0"/>
        </w:rPr>
        <w:t xml:space="preserve">. University of Chicago Press.</w:t>
      </w:r>
    </w:p>
    <w:p w:rsidR="00000000" w:rsidDel="00000000" w:rsidP="00000000" w:rsidRDefault="00000000" w:rsidRPr="00000000" w14:paraId="000009BD">
      <w:pPr>
        <w:tabs>
          <w:tab w:val="left" w:pos="1188"/>
        </w:tabs>
        <w:spacing w:before="89" w:lineRule="auto"/>
        <w:ind w:left="13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201">
        <w:r w:rsidDel="00000000" w:rsidR="00000000" w:rsidRPr="00000000">
          <w:rPr>
            <w:rFonts w:ascii="Fira Mono" w:cs="Fira Mono" w:eastAsia="Fira Mono" w:hAnsi="Fira Mono"/>
            <w:sz w:val="20"/>
            <w:szCs w:val="20"/>
            <w:rtl w:val="0"/>
          </w:rPr>
          <w:t xml:space="preserve">https://books.google.ca/books?id=CJAEEAAAQBAJ</w:t>
        </w:r>
      </w:hyperlink>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F">
      <w:pPr>
        <w:spacing w:before="73" w:lineRule="auto"/>
        <w:ind w:left="148" w:right="0" w:firstLine="0"/>
        <w:jc w:val="left"/>
        <w:rPr>
          <w:i w:val="1"/>
          <w:sz w:val="24"/>
          <w:szCs w:val="24"/>
        </w:rPr>
      </w:pPr>
      <w:bookmarkStart w:colFirst="0" w:colLast="0" w:name="_heading=h.15phjt5" w:id="209"/>
      <w:bookmarkEnd w:id="209"/>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Dubb, S. (2017, November 14). </w:t>
      </w:r>
      <w:r w:rsidDel="00000000" w:rsidR="00000000" w:rsidRPr="00000000">
        <w:rPr>
          <w:i w:val="1"/>
          <w:sz w:val="24"/>
          <w:szCs w:val="24"/>
          <w:rtl w:val="0"/>
        </w:rPr>
        <w:t xml:space="preserve">Sackler Applies OxyContin Marketing Lessons to Charter School</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Movement</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Non Profit News | Nonprofit Quarterly. Retrieved March 17, 2022, from</w:t>
      </w:r>
    </w:p>
    <w:p w:rsidR="00000000" w:rsidDel="00000000" w:rsidP="00000000" w:rsidRDefault="00000000" w:rsidRPr="00000000" w14:paraId="000009C1">
      <w:pPr>
        <w:tabs>
          <w:tab w:val="left" w:pos="1188"/>
        </w:tabs>
        <w:spacing w:before="89" w:lineRule="auto"/>
        <w:ind w:left="14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17</w:t>
        <w:tab/>
      </w:r>
      <w:hyperlink r:id="rId202">
        <w:r w:rsidDel="00000000" w:rsidR="00000000" w:rsidRPr="00000000">
          <w:rPr>
            <w:rFonts w:ascii="Fira Mono" w:cs="Fira Mono" w:eastAsia="Fira Mono" w:hAnsi="Fira Mono"/>
            <w:sz w:val="20"/>
            <w:szCs w:val="20"/>
            <w:rtl w:val="0"/>
          </w:rPr>
          <w:t xml:space="preserve">https://nonprofitquarterly.org/sackler-applies-oxycontin-</w:t>
        </w:r>
      </w:hyperlink>
      <w:r w:rsidDel="00000000" w:rsidR="00000000" w:rsidRPr="00000000">
        <w:rPr>
          <w:rtl w:val="0"/>
        </w:rPr>
      </w:r>
    </w:p>
    <w:p w:rsidR="00000000" w:rsidDel="00000000" w:rsidP="00000000" w:rsidRDefault="00000000" w:rsidRPr="00000000" w14:paraId="000009C2">
      <w:pPr>
        <w:tabs>
          <w:tab w:val="left" w:pos="1188"/>
        </w:tabs>
        <w:spacing w:before="119" w:lineRule="auto"/>
        <w:ind w:left="1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18</w:t>
        <w:tab/>
      </w:r>
      <w:hyperlink r:id="rId203">
        <w:r w:rsidDel="00000000" w:rsidR="00000000" w:rsidRPr="00000000">
          <w:rPr>
            <w:rFonts w:ascii="Fira Mono" w:cs="Fira Mono" w:eastAsia="Fira Mono" w:hAnsi="Fira Mono"/>
            <w:sz w:val="20"/>
            <w:szCs w:val="20"/>
            <w:rtl w:val="0"/>
          </w:rPr>
          <w:t xml:space="preserve">marketing-lessons-charter-school-movement/</w:t>
        </w:r>
      </w:hyperlink>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4">
      <w:pPr>
        <w:spacing w:before="74" w:lineRule="auto"/>
        <w:ind w:left="139" w:right="0" w:firstLine="0"/>
        <w:jc w:val="left"/>
        <w:rPr>
          <w:sz w:val="24"/>
          <w:szCs w:val="24"/>
        </w:rPr>
      </w:pPr>
      <w:bookmarkStart w:colFirst="0" w:colLast="0" w:name="_heading=h.3pp52gy" w:id="210"/>
      <w:bookmarkEnd w:id="210"/>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Enlow, R. C. (2022). </w:t>
      </w:r>
      <w:r w:rsidDel="00000000" w:rsidR="00000000" w:rsidRPr="00000000">
        <w:rPr>
          <w:i w:val="1"/>
          <w:sz w:val="24"/>
          <w:szCs w:val="24"/>
          <w:rtl w:val="0"/>
        </w:rPr>
        <w:t xml:space="preserve">The ABCs of School Choice</w:t>
      </w:r>
      <w:r w:rsidDel="00000000" w:rsidR="00000000" w:rsidRPr="00000000">
        <w:rPr>
          <w:sz w:val="24"/>
          <w:szCs w:val="24"/>
          <w:rtl w:val="0"/>
        </w:rPr>
        <w:t xml:space="preserve">. EdChoice.</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spacing w:before="0" w:lineRule="auto"/>
        <w:ind w:left="112" w:right="0" w:firstLine="0"/>
        <w:jc w:val="left"/>
        <w:rPr>
          <w:i w:val="1"/>
          <w:sz w:val="24"/>
          <w:szCs w:val="24"/>
        </w:rPr>
      </w:pPr>
      <w:bookmarkStart w:colFirst="0" w:colLast="0" w:name="_heading=h.24ufcor" w:id="211"/>
      <w:bookmarkEnd w:id="211"/>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Epple, D., Romano, R., &amp; Zimmer, R. (2016). </w:t>
      </w:r>
      <w:r w:rsidDel="00000000" w:rsidR="00000000" w:rsidRPr="00000000">
        <w:rPr>
          <w:i w:val="1"/>
          <w:sz w:val="24"/>
          <w:szCs w:val="24"/>
          <w:rtl w:val="0"/>
        </w:rPr>
        <w:t xml:space="preserve">Charter schools: A survey of research on their</w:t>
      </w:r>
    </w:p>
    <w:p w:rsidR="00000000" w:rsidDel="00000000" w:rsidP="00000000" w:rsidRDefault="00000000" w:rsidRPr="00000000" w14:paraId="000009C7">
      <w:pPr>
        <w:tabs>
          <w:tab w:val="left" w:pos="1188"/>
        </w:tabs>
        <w:spacing w:before="6"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i w:val="1"/>
          <w:sz w:val="24"/>
          <w:szCs w:val="24"/>
          <w:rtl w:val="0"/>
        </w:rPr>
        <w:t xml:space="preserve">characteristics and effectiveness </w:t>
      </w:r>
      <w:r w:rsidDel="00000000" w:rsidR="00000000" w:rsidRPr="00000000">
        <w:rPr>
          <w:sz w:val="24"/>
          <w:szCs w:val="24"/>
          <w:rtl w:val="0"/>
        </w:rPr>
        <w:t xml:space="preserve">(w21256). National Bureau of Economic Research.</w:t>
      </w:r>
    </w:p>
    <w:p w:rsidR="00000000" w:rsidDel="00000000" w:rsidP="00000000" w:rsidRDefault="00000000" w:rsidRPr="00000000" w14:paraId="000009C8">
      <w:pPr>
        <w:tabs>
          <w:tab w:val="left" w:pos="1188"/>
        </w:tabs>
        <w:spacing w:before="7" w:lineRule="auto"/>
        <w:ind w:left="12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sz w:val="24"/>
          <w:szCs w:val="24"/>
          <w:rtl w:val="0"/>
        </w:rPr>
        <w:t xml:space="preserve">Cambridge, MA. </w:t>
      </w:r>
      <w:hyperlink r:id="rId204">
        <w:r w:rsidDel="00000000" w:rsidR="00000000" w:rsidRPr="00000000">
          <w:rPr>
            <w:rFonts w:ascii="Fira Mono" w:cs="Fira Mono" w:eastAsia="Fira Mono" w:hAnsi="Fira Mono"/>
            <w:sz w:val="20"/>
            <w:szCs w:val="20"/>
            <w:rtl w:val="0"/>
          </w:rPr>
          <w:t xml:space="preserve">https://doi.org/10.3386/w21256</w:t>
        </w:r>
      </w:hyperlink>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jzpmwk" w:id="212"/>
      <w:bookmarkEnd w:id="21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FCMAT. (2022, February). Charter Petition Evaluation Matrix. Retrieved March 8, 2022,</w:t>
      </w:r>
    </w:p>
    <w:p w:rsidR="00000000" w:rsidDel="00000000" w:rsidP="00000000" w:rsidRDefault="00000000" w:rsidRPr="00000000" w14:paraId="000009CB">
      <w:pPr>
        <w:tabs>
          <w:tab w:val="left" w:pos="1188"/>
        </w:tabs>
        <w:spacing w:before="6" w:lineRule="auto"/>
        <w:ind w:left="12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24</w:t>
        <w:tab/>
      </w:r>
      <w:r w:rsidDel="00000000" w:rsidR="00000000" w:rsidRPr="00000000">
        <w:rPr>
          <w:sz w:val="24"/>
          <w:szCs w:val="24"/>
          <w:rtl w:val="0"/>
        </w:rPr>
        <w:t xml:space="preserve">from  </w:t>
      </w:r>
      <w:hyperlink r:id="rId205">
        <w:r w:rsidDel="00000000" w:rsidR="00000000" w:rsidRPr="00000000">
          <w:rPr>
            <w:rFonts w:ascii="Fira Mono" w:cs="Fira Mono" w:eastAsia="Fira Mono" w:hAnsi="Fira Mono"/>
            <w:sz w:val="20"/>
            <w:szCs w:val="20"/>
            <w:rtl w:val="0"/>
          </w:rPr>
          <w:t xml:space="preserve">https://www.fcmat.org/publicationsreports/charter-petition-</w:t>
        </w:r>
      </w:hyperlink>
      <w:r w:rsidDel="00000000" w:rsidR="00000000" w:rsidRPr="00000000">
        <w:rPr>
          <w:rtl w:val="0"/>
        </w:rPr>
      </w:r>
    </w:p>
    <w:p w:rsidR="00000000" w:rsidDel="00000000" w:rsidP="00000000" w:rsidRDefault="00000000" w:rsidRPr="00000000" w14:paraId="000009CC">
      <w:pPr>
        <w:tabs>
          <w:tab w:val="left" w:pos="1188"/>
        </w:tabs>
        <w:spacing w:before="89" w:lineRule="auto"/>
        <w:ind w:left="1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25</w:t>
        <w:tab/>
      </w:r>
      <w:hyperlink r:id="rId206">
        <w:r w:rsidDel="00000000" w:rsidR="00000000" w:rsidRPr="00000000">
          <w:rPr>
            <w:rFonts w:ascii="Fira Mono" w:cs="Fira Mono" w:eastAsia="Fira Mono" w:hAnsi="Fira Mono"/>
            <w:sz w:val="20"/>
            <w:szCs w:val="20"/>
            <w:rtl w:val="0"/>
          </w:rPr>
          <w:t xml:space="preserve">eval.pdf</w:t>
        </w:r>
      </w:hyperlink>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E">
      <w:pPr>
        <w:spacing w:before="74" w:lineRule="auto"/>
        <w:ind w:left="122" w:right="0" w:firstLine="0"/>
        <w:jc w:val="left"/>
        <w:rPr>
          <w:sz w:val="24"/>
          <w:szCs w:val="24"/>
        </w:rPr>
        <w:sectPr>
          <w:footerReference r:id="rId207" w:type="default"/>
          <w:type w:val="nextPage"/>
          <w:pgSz w:h="15840" w:w="12240" w:orient="portrait"/>
          <w:pgMar w:bottom="1740" w:top="1720" w:left="1000" w:right="1300" w:header="0" w:footer="1554"/>
        </w:sectPr>
      </w:pPr>
      <w:bookmarkStart w:colFirst="0" w:colLast="0" w:name="_heading=h.33zd5kd" w:id="213"/>
      <w:bookmarkEnd w:id="213"/>
      <w:r w:rsidDel="00000000" w:rsidR="00000000" w:rsidRPr="00000000">
        <w:rPr>
          <w:rFonts w:ascii="Alegreya Sans" w:cs="Alegreya Sans" w:eastAsia="Alegreya Sans" w:hAnsi="Alegreya Sans"/>
          <w:sz w:val="16"/>
          <w:szCs w:val="16"/>
          <w:rtl w:val="0"/>
        </w:rPr>
        <w:t xml:space="preserve">26 </w:t>
      </w:r>
      <w:r w:rsidDel="00000000" w:rsidR="00000000" w:rsidRPr="00000000">
        <w:rPr>
          <w:sz w:val="24"/>
          <w:szCs w:val="24"/>
          <w:rtl w:val="0"/>
        </w:rPr>
        <w:t xml:space="preserve">Fowler, F. C. (2013). </w:t>
      </w:r>
      <w:r w:rsidDel="00000000" w:rsidR="00000000" w:rsidRPr="00000000">
        <w:rPr>
          <w:i w:val="1"/>
          <w:sz w:val="24"/>
          <w:szCs w:val="24"/>
          <w:rtl w:val="0"/>
        </w:rPr>
        <w:t xml:space="preserve">Policy studies for educational leaders: An introduction </w:t>
      </w:r>
      <w:r w:rsidDel="00000000" w:rsidR="00000000" w:rsidRPr="00000000">
        <w:rPr>
          <w:sz w:val="24"/>
          <w:szCs w:val="24"/>
          <w:rtl w:val="0"/>
        </w:rPr>
        <w:t xml:space="preserve">(4e). Pearson.</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j4nfs6" w:id="214"/>
      <w:bookmarkEnd w:id="21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Frankenberg, E., Siegel-Hawley, G., &amp; Want, J. (2010). Choice without Equity: Charter</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Segregation and the Need for Civil Rights Standards.</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34ayfz" w:id="215"/>
      <w:bookmarkEnd w:id="21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Frankenberg, E., Ee, J., Ayscue, J. B., &amp; Orfield, G. (2019). Harming our Common Future:</w:t>
      </w:r>
    </w:p>
    <w:p w:rsidR="00000000" w:rsidDel="00000000" w:rsidP="00000000" w:rsidRDefault="00000000" w:rsidRPr="00000000" w14:paraId="000009D3">
      <w:pPr>
        <w:tabs>
          <w:tab w:val="left" w:pos="1879"/>
        </w:tabs>
        <w:spacing w:before="6" w:lineRule="auto"/>
        <w:ind w:left="884" w:right="0" w:firstLine="0"/>
        <w:jc w:val="left"/>
        <w:rPr>
          <w:sz w:val="24"/>
          <w:szCs w:val="24"/>
        </w:rPr>
      </w:pPr>
      <w:r w:rsidDel="00000000" w:rsidR="00000000" w:rsidRPr="00000000">
        <w:rPr>
          <w:rFonts w:ascii="Alegreya Sans" w:cs="Alegreya Sans" w:eastAsia="Alegreya Sans" w:hAnsi="Alegreya Sans"/>
          <w:sz w:val="16"/>
          <w:szCs w:val="16"/>
          <w:rtl w:val="0"/>
        </w:rPr>
        <w:t xml:space="preserve">4</w:t>
        <w:tab/>
      </w:r>
      <w:r w:rsidDel="00000000" w:rsidR="00000000" w:rsidRPr="00000000">
        <w:rPr>
          <w:sz w:val="24"/>
          <w:szCs w:val="24"/>
          <w:rtl w:val="0"/>
        </w:rPr>
        <w:t xml:space="preserve">44.</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i9l8ns" w:id="216"/>
      <w:bookmarkEnd w:id="21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Frankenberg, E., Siegel-Hawley, G., &amp; Wang, J. (2011). Choice without Equity: Charter</w:t>
      </w:r>
    </w:p>
    <w:p w:rsidR="00000000" w:rsidDel="00000000" w:rsidP="00000000" w:rsidRDefault="00000000" w:rsidRPr="00000000" w14:paraId="000009D6">
      <w:pPr>
        <w:tabs>
          <w:tab w:val="left" w:pos="1879"/>
        </w:tabs>
        <w:spacing w:before="6"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sz w:val="24"/>
          <w:szCs w:val="24"/>
          <w:rtl w:val="0"/>
        </w:rPr>
        <w:t xml:space="preserve">School Segregation. </w:t>
      </w:r>
      <w:r w:rsidDel="00000000" w:rsidR="00000000" w:rsidRPr="00000000">
        <w:rPr>
          <w:i w:val="1"/>
          <w:sz w:val="24"/>
          <w:szCs w:val="24"/>
          <w:rtl w:val="0"/>
        </w:rPr>
        <w:t xml:space="preserve">education policy analysis archives</w:t>
      </w:r>
      <w:r w:rsidDel="00000000" w:rsidR="00000000" w:rsidRPr="00000000">
        <w:rPr>
          <w:sz w:val="24"/>
          <w:szCs w:val="24"/>
          <w:rtl w:val="0"/>
        </w:rPr>
        <w:t xml:space="preserve">, </w:t>
      </w:r>
      <w:r w:rsidDel="00000000" w:rsidR="00000000" w:rsidRPr="00000000">
        <w:rPr>
          <w:i w:val="1"/>
          <w:sz w:val="24"/>
          <w:szCs w:val="24"/>
          <w:rtl w:val="0"/>
        </w:rPr>
        <w:t xml:space="preserve">19</w:t>
      </w:r>
      <w:r w:rsidDel="00000000" w:rsidR="00000000" w:rsidRPr="00000000">
        <w:rPr>
          <w:sz w:val="24"/>
          <w:szCs w:val="24"/>
          <w:rtl w:val="0"/>
        </w:rPr>
        <w:t xml:space="preserve">, 1.</w:t>
      </w:r>
    </w:p>
    <w:p w:rsidR="00000000" w:rsidDel="00000000" w:rsidP="00000000" w:rsidRDefault="00000000" w:rsidRPr="00000000" w14:paraId="000009D7">
      <w:pPr>
        <w:tabs>
          <w:tab w:val="left" w:pos="1879"/>
        </w:tabs>
        <w:spacing w:before="89" w:lineRule="auto"/>
        <w:ind w:left="8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7</w:t>
        <w:tab/>
      </w:r>
      <w:hyperlink r:id="rId208">
        <w:r w:rsidDel="00000000" w:rsidR="00000000" w:rsidRPr="00000000">
          <w:rPr>
            <w:rFonts w:ascii="Fira Mono" w:cs="Fira Mono" w:eastAsia="Fira Mono" w:hAnsi="Fira Mono"/>
            <w:sz w:val="20"/>
            <w:szCs w:val="20"/>
            <w:rtl w:val="0"/>
          </w:rPr>
          <w:t xml:space="preserve">https://doi.org/10.14507/epaa.v19n1.2011</w:t>
        </w:r>
      </w:hyperlink>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9">
      <w:pPr>
        <w:spacing w:before="74" w:lineRule="auto"/>
        <w:ind w:left="885" w:right="0" w:firstLine="0"/>
        <w:jc w:val="left"/>
        <w:rPr>
          <w:i w:val="1"/>
          <w:sz w:val="24"/>
          <w:szCs w:val="24"/>
        </w:rPr>
      </w:pPr>
      <w:bookmarkStart w:colFirst="0" w:colLast="0" w:name="_heading=h.xevivl" w:id="217"/>
      <w:bookmarkEnd w:id="217"/>
      <w:r w:rsidDel="00000000" w:rsidR="00000000" w:rsidRPr="00000000">
        <w:rPr>
          <w:rFonts w:ascii="Alegreya Sans" w:cs="Alegreya Sans" w:eastAsia="Alegreya Sans" w:hAnsi="Alegreya Sans"/>
          <w:sz w:val="16"/>
          <w:szCs w:val="16"/>
          <w:rtl w:val="0"/>
        </w:rPr>
        <w:t xml:space="preserve">8 </w:t>
      </w:r>
      <w:r w:rsidDel="00000000" w:rsidR="00000000" w:rsidRPr="00000000">
        <w:rPr>
          <w:sz w:val="24"/>
          <w:szCs w:val="24"/>
          <w:rtl w:val="0"/>
        </w:rPr>
        <w:t xml:space="preserve">Friedman, M. (1955). The Role of Government in Education. In </w:t>
      </w:r>
      <w:r w:rsidDel="00000000" w:rsidR="00000000" w:rsidRPr="00000000">
        <w:rPr>
          <w:i w:val="1"/>
          <w:sz w:val="24"/>
          <w:szCs w:val="24"/>
          <w:rtl w:val="0"/>
        </w:rPr>
        <w:t xml:space="preserve">Economics and the Public</w:t>
      </w:r>
    </w:p>
    <w:p w:rsidR="00000000" w:rsidDel="00000000" w:rsidP="00000000" w:rsidRDefault="00000000" w:rsidRPr="00000000" w14:paraId="000009DA">
      <w:pPr>
        <w:tabs>
          <w:tab w:val="left" w:pos="1879"/>
        </w:tabs>
        <w:spacing w:before="6"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9</w:t>
        <w:tab/>
      </w:r>
      <w:r w:rsidDel="00000000" w:rsidR="00000000" w:rsidRPr="00000000">
        <w:rPr>
          <w:i w:val="1"/>
          <w:sz w:val="24"/>
          <w:szCs w:val="24"/>
          <w:rtl w:val="0"/>
        </w:rPr>
        <w:t xml:space="preserve">Interest </w:t>
      </w:r>
      <w:r w:rsidDel="00000000" w:rsidR="00000000" w:rsidRPr="00000000">
        <w:rPr>
          <w:sz w:val="24"/>
          <w:szCs w:val="24"/>
          <w:rtl w:val="0"/>
        </w:rPr>
        <w:t xml:space="preserve">(p. 14).</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C">
      <w:pPr>
        <w:spacing w:before="1" w:lineRule="auto"/>
        <w:ind w:left="821" w:right="0" w:firstLine="0"/>
        <w:jc w:val="left"/>
        <w:rPr>
          <w:i w:val="1"/>
          <w:sz w:val="24"/>
          <w:szCs w:val="24"/>
        </w:rPr>
      </w:pPr>
      <w:bookmarkStart w:colFirst="0" w:colLast="0" w:name="_heading=h.3hej1je" w:id="218"/>
      <w:bookmarkEnd w:id="218"/>
      <w:r w:rsidDel="00000000" w:rsidR="00000000" w:rsidRPr="00000000">
        <w:rPr>
          <w:rFonts w:ascii="Alegreya Sans" w:cs="Alegreya Sans" w:eastAsia="Alegreya Sans" w:hAnsi="Alegreya Sans"/>
          <w:sz w:val="16"/>
          <w:szCs w:val="16"/>
          <w:rtl w:val="0"/>
        </w:rPr>
        <w:t xml:space="preserve">10 </w:t>
      </w:r>
      <w:r w:rsidDel="00000000" w:rsidR="00000000" w:rsidRPr="00000000">
        <w:rPr>
          <w:i w:val="1"/>
          <w:sz w:val="24"/>
          <w:szCs w:val="24"/>
          <w:rtl w:val="0"/>
        </w:rPr>
        <w:t xml:space="preserve">Full-Time Virtual and Blended Schools: Enrollment, Student Characteristics, and Performance</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(Research Brief). (2018). National Education Policy Center, School of Education,</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University of Colorado. Boulder, CO. Retrieved April 10, 2020, from</w:t>
      </w:r>
    </w:p>
    <w:p w:rsidR="00000000" w:rsidDel="00000000" w:rsidP="00000000" w:rsidRDefault="00000000" w:rsidRPr="00000000" w14:paraId="000009DF">
      <w:pPr>
        <w:tabs>
          <w:tab w:val="left" w:pos="1879"/>
        </w:tabs>
        <w:spacing w:before="89" w:lineRule="auto"/>
        <w:ind w:left="84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hyperlink r:id="rId209">
        <w:r w:rsidDel="00000000" w:rsidR="00000000" w:rsidRPr="00000000">
          <w:rPr>
            <w:rFonts w:ascii="Fira Mono" w:cs="Fira Mono" w:eastAsia="Fira Mono" w:hAnsi="Fira Mono"/>
            <w:sz w:val="20"/>
            <w:szCs w:val="20"/>
            <w:rtl w:val="0"/>
          </w:rPr>
          <w:t xml:space="preserve">https://nepc.colorado.edu/sites/default/files/publications/RB%</w:t>
        </w:r>
      </w:hyperlink>
      <w:r w:rsidDel="00000000" w:rsidR="00000000" w:rsidRPr="00000000">
        <w:rPr>
          <w:rtl w:val="0"/>
        </w:rPr>
      </w:r>
    </w:p>
    <w:p w:rsidR="00000000" w:rsidDel="00000000" w:rsidP="00000000" w:rsidRDefault="00000000" w:rsidRPr="00000000" w14:paraId="000009E0">
      <w:pPr>
        <w:tabs>
          <w:tab w:val="left" w:pos="1879"/>
        </w:tabs>
        <w:spacing w:before="118" w:lineRule="auto"/>
        <w:ind w:left="82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210">
        <w:r w:rsidDel="00000000" w:rsidR="00000000" w:rsidRPr="00000000">
          <w:rPr>
            <w:rFonts w:ascii="Fira Mono" w:cs="Fira Mono" w:eastAsia="Fira Mono" w:hAnsi="Fira Mono"/>
            <w:sz w:val="20"/>
            <w:szCs w:val="20"/>
            <w:rtl w:val="0"/>
          </w:rPr>
          <w:t xml:space="preserve">20Miron%20Virtual%20Schools%202018_0.pdf</w:t>
        </w:r>
      </w:hyperlink>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2">
      <w:pPr>
        <w:spacing w:before="73" w:lineRule="auto"/>
        <w:ind w:left="839" w:right="0" w:firstLine="0"/>
        <w:jc w:val="left"/>
        <w:rPr>
          <w:sz w:val="24"/>
          <w:szCs w:val="24"/>
        </w:rPr>
      </w:pPr>
      <w:bookmarkStart w:colFirst="0" w:colLast="0" w:name="_heading=h.1wjtbr7" w:id="219"/>
      <w:bookmarkEnd w:id="219"/>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Garcia, D. R. (2018). </w:t>
      </w:r>
      <w:r w:rsidDel="00000000" w:rsidR="00000000" w:rsidRPr="00000000">
        <w:rPr>
          <w:i w:val="1"/>
          <w:sz w:val="24"/>
          <w:szCs w:val="24"/>
          <w:rtl w:val="0"/>
        </w:rPr>
        <w:t xml:space="preserve">School Choice</w:t>
      </w:r>
      <w:r w:rsidDel="00000000" w:rsidR="00000000" w:rsidRPr="00000000">
        <w:rPr>
          <w:sz w:val="24"/>
          <w:szCs w:val="24"/>
          <w:rtl w:val="0"/>
        </w:rPr>
        <w:t xml:space="preserve">.</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gjguf0" w:id="220"/>
      <w:bookmarkEnd w:id="22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Gates, B. (2009, January 25). 2009 Annual Letter. Retrieved May 21, 2021, from</w:t>
      </w:r>
    </w:p>
    <w:p w:rsidR="00000000" w:rsidDel="00000000" w:rsidP="00000000" w:rsidRDefault="00000000" w:rsidRPr="00000000" w14:paraId="000009E5">
      <w:pPr>
        <w:tabs>
          <w:tab w:val="left" w:pos="1879"/>
        </w:tabs>
        <w:spacing w:before="88" w:lineRule="auto"/>
        <w:ind w:left="8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17</w:t>
        <w:tab/>
      </w:r>
      <w:hyperlink r:id="rId211">
        <w:r w:rsidDel="00000000" w:rsidR="00000000" w:rsidRPr="00000000">
          <w:rPr>
            <w:rFonts w:ascii="Fira Mono" w:cs="Fira Mono" w:eastAsia="Fira Mono" w:hAnsi="Fira Mono"/>
            <w:sz w:val="20"/>
            <w:szCs w:val="20"/>
            <w:rtl w:val="0"/>
          </w:rPr>
          <w:t xml:space="preserve">https://docs.gatesfoundation.org/Documents/2009-bill-gates-</w:t>
        </w:r>
      </w:hyperlink>
      <w:r w:rsidDel="00000000" w:rsidR="00000000" w:rsidRPr="00000000">
        <w:rPr>
          <w:rtl w:val="0"/>
        </w:rPr>
      </w:r>
    </w:p>
    <w:p w:rsidR="00000000" w:rsidDel="00000000" w:rsidP="00000000" w:rsidRDefault="00000000" w:rsidRPr="00000000" w14:paraId="000009E6">
      <w:pPr>
        <w:tabs>
          <w:tab w:val="left" w:pos="1879"/>
        </w:tabs>
        <w:spacing w:before="119" w:lineRule="auto"/>
        <w:ind w:left="8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18</w:t>
        <w:tab/>
      </w:r>
      <w:hyperlink r:id="rId212">
        <w:r w:rsidDel="00000000" w:rsidR="00000000" w:rsidRPr="00000000">
          <w:rPr>
            <w:rFonts w:ascii="Fira Mono" w:cs="Fira Mono" w:eastAsia="Fira Mono" w:hAnsi="Fira Mono"/>
            <w:sz w:val="20"/>
            <w:szCs w:val="20"/>
            <w:rtl w:val="0"/>
          </w:rPr>
          <w:t xml:space="preserve">annual-letter.pdf</w:t>
        </w:r>
      </w:hyperlink>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8">
      <w:pPr>
        <w:spacing w:before="74" w:lineRule="auto"/>
        <w:ind w:left="831" w:right="0" w:firstLine="0"/>
        <w:jc w:val="left"/>
        <w:rPr>
          <w:sz w:val="24"/>
          <w:szCs w:val="24"/>
        </w:rPr>
      </w:pPr>
      <w:bookmarkStart w:colFirst="0" w:colLast="0" w:name="_heading=h.2vor4mt" w:id="221"/>
      <w:bookmarkEnd w:id="221"/>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Gerring, J. (2017). </w:t>
      </w:r>
      <w:r w:rsidDel="00000000" w:rsidR="00000000" w:rsidRPr="00000000">
        <w:rPr>
          <w:i w:val="1"/>
          <w:sz w:val="24"/>
          <w:szCs w:val="24"/>
          <w:rtl w:val="0"/>
        </w:rPr>
        <w:t xml:space="preserve">Case Study Research: Principles and Practices </w:t>
      </w:r>
      <w:r w:rsidDel="00000000" w:rsidR="00000000" w:rsidRPr="00000000">
        <w:rPr>
          <w:sz w:val="24"/>
          <w:szCs w:val="24"/>
          <w:rtl w:val="0"/>
        </w:rPr>
        <w:t xml:space="preserve">(2nd ed.). Cambridge</w:t>
      </w:r>
    </w:p>
    <w:p w:rsidR="00000000" w:rsidDel="00000000" w:rsidP="00000000" w:rsidRDefault="00000000" w:rsidRPr="00000000" w14:paraId="000009E9">
      <w:pPr>
        <w:tabs>
          <w:tab w:val="left" w:pos="1879"/>
        </w:tabs>
        <w:spacing w:before="6" w:lineRule="auto"/>
        <w:ind w:left="80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University  Press.  </w:t>
      </w:r>
      <w:hyperlink r:id="rId213">
        <w:r w:rsidDel="00000000" w:rsidR="00000000" w:rsidRPr="00000000">
          <w:rPr>
            <w:rFonts w:ascii="Fira Mono" w:cs="Fira Mono" w:eastAsia="Fira Mono" w:hAnsi="Fira Mono"/>
            <w:sz w:val="20"/>
            <w:szCs w:val="20"/>
            <w:rtl w:val="0"/>
          </w:rPr>
          <w:t xml:space="preserve">https://doi.org/10.1017/9781316848593</w:t>
        </w:r>
      </w:hyperlink>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B">
      <w:pPr>
        <w:spacing w:before="0" w:lineRule="auto"/>
        <w:ind w:left="833" w:right="0" w:firstLine="0"/>
        <w:jc w:val="left"/>
        <w:rPr>
          <w:sz w:val="24"/>
          <w:szCs w:val="24"/>
        </w:rPr>
      </w:pPr>
      <w:bookmarkStart w:colFirst="0" w:colLast="0" w:name="_heading=h.1au1eum" w:id="222"/>
      <w:bookmarkEnd w:id="222"/>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Giridharadas, A. (2018). </w:t>
      </w:r>
      <w:r w:rsidDel="00000000" w:rsidR="00000000" w:rsidRPr="00000000">
        <w:rPr>
          <w:i w:val="1"/>
          <w:sz w:val="24"/>
          <w:szCs w:val="24"/>
          <w:rtl w:val="0"/>
        </w:rPr>
        <w:t xml:space="preserve">Winners Take All: The Elite Charade of Changing the World</w:t>
      </w:r>
      <w:r w:rsidDel="00000000" w:rsidR="00000000" w:rsidRPr="00000000">
        <w:rPr>
          <w:sz w:val="24"/>
          <w:szCs w:val="24"/>
          <w:rtl w:val="0"/>
        </w:rPr>
        <w:t xml:space="preserve">. Knopf</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Doubleday Publishing Group.</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E">
      <w:pPr>
        <w:spacing w:before="0" w:lineRule="auto"/>
        <w:ind w:left="822" w:right="0" w:firstLine="0"/>
        <w:jc w:val="left"/>
        <w:rPr>
          <w:i w:val="1"/>
          <w:sz w:val="24"/>
          <w:szCs w:val="24"/>
        </w:rPr>
      </w:pPr>
      <w:bookmarkStart w:colFirst="0" w:colLast="0" w:name="_heading=h.3utoxif" w:id="223"/>
      <w:bookmarkEnd w:id="223"/>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Glass, G. V. (2008). </w:t>
      </w:r>
      <w:r w:rsidDel="00000000" w:rsidR="00000000" w:rsidRPr="00000000">
        <w:rPr>
          <w:i w:val="1"/>
          <w:sz w:val="24"/>
          <w:szCs w:val="24"/>
          <w:rtl w:val="0"/>
        </w:rPr>
        <w:t xml:space="preserve">Fertilizers, pills, and magnetic strips: The fate of public education in America</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 V. Glass, Ed.). Information Age Pub.</w:t>
      </w:r>
    </w:p>
    <w:p w:rsidR="00000000" w:rsidDel="00000000" w:rsidP="00000000" w:rsidRDefault="00000000" w:rsidRPr="00000000" w14:paraId="000009F0">
      <w:pPr>
        <w:tabs>
          <w:tab w:val="left" w:pos="1879"/>
        </w:tabs>
        <w:spacing w:before="89" w:lineRule="auto"/>
        <w:ind w:left="821" w:right="0" w:firstLine="0"/>
        <w:jc w:val="left"/>
        <w:rPr>
          <w:rFonts w:ascii="Fira Mono" w:cs="Fira Mono" w:eastAsia="Fira Mono" w:hAnsi="Fira Mono"/>
          <w:sz w:val="20"/>
          <w:szCs w:val="20"/>
        </w:rPr>
        <w:sectPr>
          <w:footerReference r:id="rId214"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25</w:t>
        <w:tab/>
      </w:r>
      <w:hyperlink r:id="rId215">
        <w:r w:rsidDel="00000000" w:rsidR="00000000" w:rsidRPr="00000000">
          <w:rPr>
            <w:rFonts w:ascii="Fira Mono" w:cs="Fira Mono" w:eastAsia="Fira Mono" w:hAnsi="Fira Mono"/>
            <w:sz w:val="20"/>
            <w:szCs w:val="20"/>
            <w:rtl w:val="0"/>
          </w:rPr>
          <w:t xml:space="preserve">https://books.google.com/books?id=s4wyiF2RgxEC</w:t>
        </w:r>
      </w:hyperlink>
      <w:r w:rsidDel="00000000" w:rsidR="00000000" w:rsidRPr="00000000">
        <w:rPr>
          <w:rtl w:val="0"/>
        </w:rPr>
      </w:r>
    </w:p>
    <w:p w:rsidR="00000000" w:rsidDel="00000000" w:rsidP="00000000" w:rsidRDefault="00000000" w:rsidRPr="00000000" w14:paraId="000009F1">
      <w:pPr>
        <w:spacing w:before="49" w:lineRule="auto"/>
        <w:ind w:left="214" w:right="0" w:firstLine="0"/>
        <w:jc w:val="left"/>
        <w:rPr>
          <w:sz w:val="24"/>
          <w:szCs w:val="24"/>
        </w:rPr>
      </w:pPr>
      <w:bookmarkStart w:colFirst="0" w:colLast="0" w:name="_heading=h.29yz7q8" w:id="224"/>
      <w:bookmarkEnd w:id="224"/>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Goldstein, D. (2015). </w:t>
      </w:r>
      <w:r w:rsidDel="00000000" w:rsidR="00000000" w:rsidRPr="00000000">
        <w:rPr>
          <w:i w:val="1"/>
          <w:sz w:val="24"/>
          <w:szCs w:val="24"/>
          <w:rtl w:val="0"/>
        </w:rPr>
        <w:t xml:space="preserve">The teacher wars: A history of America’s most embattled profession</w:t>
      </w:r>
      <w:r w:rsidDel="00000000" w:rsidR="00000000" w:rsidRPr="00000000">
        <w:rPr>
          <w:sz w:val="24"/>
          <w:szCs w:val="24"/>
          <w:rtl w:val="0"/>
        </w:rPr>
        <w:t xml:space="preserve">. Anchor</w:t>
      </w:r>
    </w:p>
    <w:p w:rsidR="00000000" w:rsidDel="00000000" w:rsidP="00000000" w:rsidRDefault="00000000" w:rsidRPr="00000000" w14:paraId="000009F2">
      <w:pPr>
        <w:tabs>
          <w:tab w:val="left" w:pos="1188"/>
        </w:tabs>
        <w:spacing w:before="7"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Books.</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p49hy1" w:id="225"/>
      <w:bookmarkEnd w:id="22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Gove, A. K., &amp; Meier, N. S. (2000). California Charter Schools: Forcing Competition and</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Innovation in Public Schools, 30.</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93x0lu" w:id="226"/>
      <w:bookmarkEnd w:id="22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Grant, C., &amp; Osanloo, A. (2014). Understanding, Selecting, and Integrating a Theoretical</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Framework in Dissertation Research: Creating the Blueprint for Your “House”.</w:t>
      </w:r>
    </w:p>
    <w:p w:rsidR="00000000" w:rsidDel="00000000" w:rsidP="00000000" w:rsidRDefault="00000000" w:rsidRPr="00000000" w14:paraId="000009F9">
      <w:pPr>
        <w:tabs>
          <w:tab w:val="left" w:pos="1188"/>
        </w:tabs>
        <w:spacing w:before="6"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7</w:t>
        <w:tab/>
      </w:r>
      <w:r w:rsidDel="00000000" w:rsidR="00000000" w:rsidRPr="00000000">
        <w:rPr>
          <w:i w:val="1"/>
          <w:sz w:val="24"/>
          <w:szCs w:val="24"/>
          <w:rtl w:val="0"/>
        </w:rPr>
        <w:t xml:space="preserve">Administrative Issues Journal Education Practice and Research</w:t>
      </w:r>
      <w:r w:rsidDel="00000000" w:rsidR="00000000" w:rsidRPr="00000000">
        <w:rPr>
          <w:sz w:val="24"/>
          <w:szCs w:val="24"/>
          <w:rtl w:val="0"/>
        </w:rPr>
        <w:t xml:space="preserve">, </w:t>
      </w:r>
      <w:r w:rsidDel="00000000" w:rsidR="00000000" w:rsidRPr="00000000">
        <w:rPr>
          <w:i w:val="1"/>
          <w:sz w:val="24"/>
          <w:szCs w:val="24"/>
          <w:rtl w:val="0"/>
        </w:rPr>
        <w:t xml:space="preserve">4</w:t>
      </w:r>
      <w:r w:rsidDel="00000000" w:rsidR="00000000" w:rsidRPr="00000000">
        <w:rPr>
          <w:sz w:val="24"/>
          <w:szCs w:val="24"/>
          <w:rtl w:val="0"/>
        </w:rPr>
        <w:t xml:space="preserve">(2).</w:t>
      </w:r>
    </w:p>
    <w:p w:rsidR="00000000" w:rsidDel="00000000" w:rsidP="00000000" w:rsidRDefault="00000000" w:rsidRPr="00000000" w14:paraId="000009FA">
      <w:pPr>
        <w:tabs>
          <w:tab w:val="left" w:pos="1188"/>
        </w:tabs>
        <w:spacing w:before="89"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hyperlink r:id="rId216">
        <w:r w:rsidDel="00000000" w:rsidR="00000000" w:rsidRPr="00000000">
          <w:rPr>
            <w:rFonts w:ascii="Fira Mono" w:cs="Fira Mono" w:eastAsia="Fira Mono" w:hAnsi="Fira Mono"/>
            <w:sz w:val="20"/>
            <w:szCs w:val="20"/>
            <w:rtl w:val="0"/>
          </w:rPr>
          <w:t xml:space="preserve">https://doi.org/10.5929/2014.4.2.9</w:t>
        </w:r>
      </w:hyperlink>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spacing w:before="74" w:lineRule="auto"/>
        <w:ind w:left="194" w:right="0" w:firstLine="0"/>
        <w:jc w:val="left"/>
        <w:rPr>
          <w:sz w:val="24"/>
          <w:szCs w:val="24"/>
        </w:rPr>
      </w:pPr>
      <w:bookmarkStart w:colFirst="0" w:colLast="0" w:name="_heading=h.1o97atn" w:id="227"/>
      <w:bookmarkEnd w:id="227"/>
      <w:r w:rsidDel="00000000" w:rsidR="00000000" w:rsidRPr="00000000">
        <w:rPr>
          <w:rFonts w:ascii="Alegreya Sans" w:cs="Alegreya Sans" w:eastAsia="Alegreya Sans" w:hAnsi="Alegreya Sans"/>
          <w:sz w:val="16"/>
          <w:szCs w:val="16"/>
          <w:rtl w:val="0"/>
        </w:rPr>
        <w:t xml:space="preserve">9 </w:t>
      </w:r>
      <w:r w:rsidDel="00000000" w:rsidR="00000000" w:rsidRPr="00000000">
        <w:rPr>
          <w:sz w:val="24"/>
          <w:szCs w:val="24"/>
          <w:rtl w:val="0"/>
        </w:rPr>
        <w:t xml:space="preserve">Gupta, D. K. (2011). </w:t>
      </w:r>
      <w:r w:rsidDel="00000000" w:rsidR="00000000" w:rsidRPr="00000000">
        <w:rPr>
          <w:i w:val="1"/>
          <w:sz w:val="24"/>
          <w:szCs w:val="24"/>
          <w:rtl w:val="0"/>
        </w:rPr>
        <w:t xml:space="preserve">Analyzing Public Policy: Concepts, Tools, &amp; Techniques </w:t>
      </w:r>
      <w:r w:rsidDel="00000000" w:rsidR="00000000" w:rsidRPr="00000000">
        <w:rPr>
          <w:sz w:val="24"/>
          <w:szCs w:val="24"/>
          <w:rtl w:val="0"/>
        </w:rPr>
        <w:t xml:space="preserve">(2e). SAGE</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Publications.</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spacing w:before="0" w:lineRule="auto"/>
        <w:ind w:left="159" w:right="0" w:firstLine="0"/>
        <w:jc w:val="left"/>
        <w:rPr>
          <w:i w:val="1"/>
          <w:sz w:val="24"/>
          <w:szCs w:val="24"/>
        </w:rPr>
      </w:pPr>
      <w:bookmarkStart w:colFirst="0" w:colLast="0" w:name="_heading=h.488uthg" w:id="228"/>
      <w:bookmarkEnd w:id="228"/>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Haney-López, I. (2014). </w:t>
      </w:r>
      <w:r w:rsidDel="00000000" w:rsidR="00000000" w:rsidRPr="00000000">
        <w:rPr>
          <w:i w:val="1"/>
          <w:sz w:val="24"/>
          <w:szCs w:val="24"/>
          <w:rtl w:val="0"/>
        </w:rPr>
        <w:t xml:space="preserve">Dog whistle politics: How coded racial appeals have wrecked the middle</w:t>
      </w:r>
    </w:p>
    <w:p w:rsidR="00000000" w:rsidDel="00000000" w:rsidP="00000000" w:rsidRDefault="00000000" w:rsidRPr="00000000" w14:paraId="00000A00">
      <w:pPr>
        <w:tabs>
          <w:tab w:val="left" w:pos="1188"/>
        </w:tabs>
        <w:spacing w:before="6"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i w:val="1"/>
          <w:sz w:val="24"/>
          <w:szCs w:val="24"/>
          <w:rtl w:val="0"/>
        </w:rPr>
        <w:t xml:space="preserve">class</w:t>
      </w:r>
      <w:r w:rsidDel="00000000" w:rsidR="00000000" w:rsidRPr="00000000">
        <w:rPr>
          <w:sz w:val="24"/>
          <w:szCs w:val="24"/>
          <w:rtl w:val="0"/>
        </w:rPr>
        <w:t xml:space="preserve">. Oxford University Press.</w:t>
      </w:r>
    </w:p>
    <w:p w:rsidR="00000000" w:rsidDel="00000000" w:rsidP="00000000" w:rsidRDefault="00000000" w:rsidRPr="00000000" w14:paraId="00000A01">
      <w:pPr>
        <w:tabs>
          <w:tab w:val="left" w:pos="1188"/>
        </w:tabs>
        <w:spacing w:before="89" w:lineRule="auto"/>
        <w:ind w:left="14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hyperlink r:id="rId217">
        <w:r w:rsidDel="00000000" w:rsidR="00000000" w:rsidRPr="00000000">
          <w:rPr>
            <w:rFonts w:ascii="Fira Mono" w:cs="Fira Mono" w:eastAsia="Fira Mono" w:hAnsi="Fira Mono"/>
            <w:sz w:val="20"/>
            <w:szCs w:val="20"/>
            <w:rtl w:val="0"/>
          </w:rPr>
          <w:t xml:space="preserve">https://books.google.com/books?id=cZe1AQAAQBAJ</w:t>
        </w:r>
      </w:hyperlink>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ne53p9" w:id="229"/>
      <w:bookmarkEnd w:id="229"/>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Heilig, V., Brewer, T. J., &amp; Williams, Y. (2019). Choice without Inclusion?: Comparing the</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Intensity of Racial Segregation in Charters and Public Schools at the Local, State</w:t>
      </w:r>
    </w:p>
    <w:p w:rsidR="00000000" w:rsidDel="00000000" w:rsidP="00000000" w:rsidRDefault="00000000" w:rsidRPr="00000000" w14:paraId="00000A05">
      <w:pPr>
        <w:tabs>
          <w:tab w:val="left" w:pos="1188"/>
        </w:tabs>
        <w:spacing w:before="6"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sz w:val="24"/>
          <w:szCs w:val="24"/>
          <w:rtl w:val="0"/>
        </w:rPr>
        <w:t xml:space="preserve">and National Levels. </w:t>
      </w:r>
      <w:r w:rsidDel="00000000" w:rsidR="00000000" w:rsidRPr="00000000">
        <w:rPr>
          <w:i w:val="1"/>
          <w:sz w:val="24"/>
          <w:szCs w:val="24"/>
          <w:rtl w:val="0"/>
        </w:rPr>
        <w:t xml:space="preserve">Education Sciences</w:t>
      </w:r>
      <w:r w:rsidDel="00000000" w:rsidR="00000000" w:rsidRPr="00000000">
        <w:rPr>
          <w:sz w:val="24"/>
          <w:szCs w:val="24"/>
          <w:rtl w:val="0"/>
        </w:rPr>
        <w:t xml:space="preserve">, </w:t>
      </w:r>
      <w:r w:rsidDel="00000000" w:rsidR="00000000" w:rsidRPr="00000000">
        <w:rPr>
          <w:i w:val="1"/>
          <w:sz w:val="24"/>
          <w:szCs w:val="24"/>
          <w:rtl w:val="0"/>
        </w:rPr>
        <w:t xml:space="preserve">9</w:t>
      </w:r>
      <w:r w:rsidDel="00000000" w:rsidR="00000000" w:rsidRPr="00000000">
        <w:rPr>
          <w:sz w:val="24"/>
          <w:szCs w:val="24"/>
          <w:rtl w:val="0"/>
        </w:rPr>
        <w:t xml:space="preserve">(3), 205.</w:t>
      </w:r>
    </w:p>
    <w:p w:rsidR="00000000" w:rsidDel="00000000" w:rsidP="00000000" w:rsidRDefault="00000000" w:rsidRPr="00000000" w14:paraId="00000A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88"/>
          <w:tab w:val="left" w:pos="1189"/>
        </w:tabs>
        <w:spacing w:after="0" w:before="89" w:line="240" w:lineRule="auto"/>
        <w:ind w:left="1188" w:right="0" w:hanging="1041"/>
        <w:jc w:val="left"/>
        <w:rPr>
          <w:rFonts w:ascii="Fira Mono" w:cs="Fira Mono" w:eastAsia="Fira Mono" w:hAnsi="Fira Mono"/>
          <w:b w:val="0"/>
          <w:i w:val="0"/>
          <w:smallCaps w:val="0"/>
          <w:strike w:val="0"/>
          <w:color w:val="000000"/>
          <w:sz w:val="20"/>
          <w:szCs w:val="20"/>
          <w:u w:val="none"/>
          <w:shd w:fill="auto" w:val="clear"/>
          <w:vertAlign w:val="baseline"/>
        </w:rPr>
      </w:pPr>
      <w:hyperlink r:id="rId218">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https://doi.org/10.3390/educsci9030205</w:t>
        </w:r>
      </w:hyperlink>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2jfdx2" w:id="230"/>
      <w:bookmarkEnd w:id="23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Heitzeg, N. A. (2009). ―Education Or Incarceration: Zero Tolerance Policies And The</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To Prison Pipeline”, 21.</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mj2wkv" w:id="231"/>
      <w:bookmarkEnd w:id="23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Henig, J. (2009). Chapter 3 How Cool Research Gets in Hot Waters: Privatization, School</w:t>
      </w:r>
    </w:p>
    <w:p w:rsidR="00000000" w:rsidDel="00000000" w:rsidP="00000000" w:rsidRDefault="00000000" w:rsidRPr="00000000" w14:paraId="00000A0C">
      <w:pPr>
        <w:tabs>
          <w:tab w:val="left" w:pos="1188"/>
        </w:tabs>
        <w:spacing w:before="6" w:lineRule="auto"/>
        <w:ind w:left="142"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sz w:val="24"/>
          <w:szCs w:val="24"/>
          <w:rtl w:val="0"/>
        </w:rPr>
        <w:t xml:space="preserve">Choice, and Charter Schools. In </w:t>
      </w:r>
      <w:r w:rsidDel="00000000" w:rsidR="00000000" w:rsidRPr="00000000">
        <w:rPr>
          <w:i w:val="1"/>
          <w:sz w:val="24"/>
          <w:szCs w:val="24"/>
          <w:rtl w:val="0"/>
        </w:rPr>
        <w:t xml:space="preserve">Spin Cycle: How Research is Used in Policy Debates:</w:t>
      </w:r>
    </w:p>
    <w:p w:rsidR="00000000" w:rsidDel="00000000" w:rsidP="00000000" w:rsidRDefault="00000000" w:rsidRPr="00000000" w14:paraId="00000A0D">
      <w:pPr>
        <w:tabs>
          <w:tab w:val="left" w:pos="1188"/>
        </w:tabs>
        <w:spacing w:before="6"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i w:val="1"/>
          <w:sz w:val="24"/>
          <w:szCs w:val="24"/>
          <w:rtl w:val="0"/>
        </w:rPr>
        <w:t xml:space="preserve">The Case of Charter Schools </w:t>
      </w:r>
      <w:r w:rsidDel="00000000" w:rsidR="00000000" w:rsidRPr="00000000">
        <w:rPr>
          <w:sz w:val="24"/>
          <w:szCs w:val="24"/>
          <w:rtl w:val="0"/>
        </w:rPr>
        <w:t xml:space="preserve">(pp. 33–55). Russell Sage Foundation.</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spacing w:before="1" w:lineRule="auto"/>
        <w:ind w:left="131" w:right="0" w:firstLine="0"/>
        <w:jc w:val="left"/>
        <w:rPr>
          <w:sz w:val="24"/>
          <w:szCs w:val="24"/>
        </w:rPr>
      </w:pPr>
      <w:bookmarkStart w:colFirst="0" w:colLast="0" w:name="_heading=h.21od6so" w:id="232"/>
      <w:bookmarkEnd w:id="232"/>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Henig, J. R. (1994). </w:t>
      </w:r>
      <w:r w:rsidDel="00000000" w:rsidR="00000000" w:rsidRPr="00000000">
        <w:rPr>
          <w:i w:val="1"/>
          <w:sz w:val="24"/>
          <w:szCs w:val="24"/>
          <w:rtl w:val="0"/>
        </w:rPr>
        <w:t xml:space="preserve">Rethinking school choice: Limits of the market metaphor</w:t>
      </w:r>
      <w:r w:rsidDel="00000000" w:rsidR="00000000" w:rsidRPr="00000000">
        <w:rPr>
          <w:sz w:val="24"/>
          <w:szCs w:val="24"/>
          <w:rtl w:val="0"/>
        </w:rPr>
        <w:t xml:space="preserve">. Pinceton</w:t>
      </w:r>
    </w:p>
    <w:p w:rsidR="00000000" w:rsidDel="00000000" w:rsidP="00000000" w:rsidRDefault="00000000" w:rsidRPr="00000000" w14:paraId="00000A10">
      <w:pPr>
        <w:tabs>
          <w:tab w:val="left" w:pos="1188"/>
        </w:tabs>
        <w:spacing w:before="6" w:lineRule="auto"/>
        <w:ind w:left="12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24</w:t>
        <w:tab/>
      </w:r>
      <w:r w:rsidDel="00000000" w:rsidR="00000000" w:rsidRPr="00000000">
        <w:rPr>
          <w:sz w:val="24"/>
          <w:szCs w:val="24"/>
          <w:rtl w:val="0"/>
        </w:rPr>
        <w:t xml:space="preserve">University  Press.  </w:t>
      </w:r>
      <w:hyperlink r:id="rId219">
        <w:r w:rsidDel="00000000" w:rsidR="00000000" w:rsidRPr="00000000">
          <w:rPr>
            <w:rFonts w:ascii="Fira Mono" w:cs="Fira Mono" w:eastAsia="Fira Mono" w:hAnsi="Fira Mono"/>
            <w:sz w:val="20"/>
            <w:szCs w:val="20"/>
            <w:rtl w:val="0"/>
          </w:rPr>
          <w:t xml:space="preserve">https://doi.org/10.1515/9781400821037</w:t>
        </w:r>
      </w:hyperlink>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gtnh0h" w:id="233"/>
      <w:bookmarkEnd w:id="23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Henig, J. R., Bulkley, K. E., &amp; Levin, H. M. (2010). Can ’Portfolio Management’ Save Urban</w:t>
      </w:r>
    </w:p>
    <w:p w:rsidR="00000000" w:rsidDel="00000000" w:rsidP="00000000" w:rsidRDefault="00000000" w:rsidRPr="00000000" w14:paraId="00000A13">
      <w:pPr>
        <w:tabs>
          <w:tab w:val="left" w:pos="1188"/>
        </w:tabs>
        <w:spacing w:before="6" w:lineRule="auto"/>
        <w:ind w:left="122" w:right="0" w:firstLine="0"/>
        <w:jc w:val="left"/>
        <w:rPr>
          <w:sz w:val="24"/>
          <w:szCs w:val="24"/>
        </w:rPr>
        <w:sectPr>
          <w:footerReference r:id="rId220"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26</w:t>
        <w:tab/>
      </w:r>
      <w:r w:rsidDel="00000000" w:rsidR="00000000" w:rsidRPr="00000000">
        <w:rPr>
          <w:sz w:val="24"/>
          <w:szCs w:val="24"/>
          <w:rtl w:val="0"/>
        </w:rPr>
        <w:t xml:space="preserve">Schools? [newspaper]. </w:t>
      </w:r>
      <w:r w:rsidDel="00000000" w:rsidR="00000000" w:rsidRPr="00000000">
        <w:rPr>
          <w:i w:val="1"/>
          <w:sz w:val="24"/>
          <w:szCs w:val="24"/>
          <w:rtl w:val="0"/>
        </w:rPr>
        <w:t xml:space="preserve">Education Week: School &amp; District Management</w:t>
      </w:r>
      <w:r w:rsidDel="00000000" w:rsidR="00000000" w:rsidRPr="00000000">
        <w:rPr>
          <w:sz w:val="24"/>
          <w:szCs w:val="24"/>
          <w:rtl w:val="0"/>
        </w:rPr>
        <w:t xml:space="preserve">. Retrieved</w:t>
      </w:r>
    </w:p>
    <w:p w:rsidR="00000000" w:rsidDel="00000000" w:rsidP="00000000" w:rsidRDefault="00000000" w:rsidRPr="00000000" w14:paraId="00000A14">
      <w:pPr>
        <w:tabs>
          <w:tab w:val="left" w:pos="1879"/>
        </w:tabs>
        <w:spacing w:before="49" w:lineRule="auto"/>
        <w:ind w:left="90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w:t>
        <w:tab/>
      </w:r>
      <w:r w:rsidDel="00000000" w:rsidR="00000000" w:rsidRPr="00000000">
        <w:rPr>
          <w:sz w:val="24"/>
          <w:szCs w:val="24"/>
          <w:rtl w:val="0"/>
        </w:rPr>
        <w:t xml:space="preserve">February 2, 2022, from </w:t>
      </w:r>
      <w:hyperlink r:id="rId221">
        <w:r w:rsidDel="00000000" w:rsidR="00000000" w:rsidRPr="00000000">
          <w:rPr>
            <w:rFonts w:ascii="Fira Mono" w:cs="Fira Mono" w:eastAsia="Fira Mono" w:hAnsi="Fira Mono"/>
            <w:sz w:val="20"/>
            <w:szCs w:val="20"/>
            <w:rtl w:val="0"/>
          </w:rPr>
          <w:t xml:space="preserve">https://www.edweek.org/leadership/opinion-</w:t>
        </w:r>
      </w:hyperlink>
      <w:r w:rsidDel="00000000" w:rsidR="00000000" w:rsidRPr="00000000">
        <w:rPr>
          <w:rtl w:val="0"/>
        </w:rPr>
      </w:r>
    </w:p>
    <w:p w:rsidR="00000000" w:rsidDel="00000000" w:rsidP="00000000" w:rsidRDefault="00000000" w:rsidRPr="00000000" w14:paraId="00000A15">
      <w:pPr>
        <w:tabs>
          <w:tab w:val="left" w:pos="1879"/>
        </w:tabs>
        <w:spacing w:before="89" w:lineRule="auto"/>
        <w:ind w:left="88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w:t>
        <w:tab/>
      </w:r>
      <w:hyperlink r:id="rId222">
        <w:r w:rsidDel="00000000" w:rsidR="00000000" w:rsidRPr="00000000">
          <w:rPr>
            <w:rFonts w:ascii="Fira Mono" w:cs="Fira Mono" w:eastAsia="Fira Mono" w:hAnsi="Fira Mono"/>
            <w:sz w:val="20"/>
            <w:szCs w:val="20"/>
            <w:rtl w:val="0"/>
          </w:rPr>
          <w:t xml:space="preserve">can-portfolio-management-save-urban-schools/2010/10</w:t>
        </w:r>
      </w:hyperlink>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0tazoa" w:id="234"/>
      <w:bookmarkEnd w:id="23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Hill, P., Campbell, C., Menefee-Libey, D., Dusseault, B., DeArmond, M., &amp; Gross, B.</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(2009). Portfolio School Districts for Big Cities: 55.</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A">
      <w:pPr>
        <w:spacing w:before="0" w:lineRule="auto"/>
        <w:ind w:left="894" w:right="0" w:firstLine="0"/>
        <w:jc w:val="left"/>
        <w:rPr>
          <w:sz w:val="24"/>
          <w:szCs w:val="24"/>
        </w:rPr>
      </w:pPr>
      <w:bookmarkStart w:colFirst="0" w:colLast="0" w:name="_heading=h.1fyl9w3" w:id="235"/>
      <w:bookmarkEnd w:id="235"/>
      <w:r w:rsidDel="00000000" w:rsidR="00000000" w:rsidRPr="00000000">
        <w:rPr>
          <w:rFonts w:ascii="Alegreya Sans" w:cs="Alegreya Sans" w:eastAsia="Alegreya Sans" w:hAnsi="Alegreya Sans"/>
          <w:sz w:val="16"/>
          <w:szCs w:val="16"/>
          <w:rtl w:val="0"/>
        </w:rPr>
        <w:t xml:space="preserve">5 </w:t>
      </w:r>
      <w:r w:rsidDel="00000000" w:rsidR="00000000" w:rsidRPr="00000000">
        <w:rPr>
          <w:sz w:val="24"/>
          <w:szCs w:val="24"/>
          <w:rtl w:val="0"/>
        </w:rPr>
        <w:t xml:space="preserve">Horn, J. (2016). </w:t>
      </w:r>
      <w:r w:rsidDel="00000000" w:rsidR="00000000" w:rsidRPr="00000000">
        <w:rPr>
          <w:i w:val="1"/>
          <w:sz w:val="24"/>
          <w:szCs w:val="24"/>
          <w:rtl w:val="0"/>
        </w:rPr>
        <w:t xml:space="preserve">Work hard, be hard: Journeys through ”No Excuses” teaching</w:t>
      </w:r>
      <w:r w:rsidDel="00000000" w:rsidR="00000000" w:rsidRPr="00000000">
        <w:rPr>
          <w:sz w:val="24"/>
          <w:szCs w:val="24"/>
          <w:rtl w:val="0"/>
        </w:rPr>
        <w:t xml:space="preserve">. Rowman &amp;</w:t>
      </w:r>
    </w:p>
    <w:p w:rsidR="00000000" w:rsidDel="00000000" w:rsidP="00000000" w:rsidRDefault="00000000" w:rsidRPr="00000000" w14:paraId="00000A1B">
      <w:pPr>
        <w:tabs>
          <w:tab w:val="left" w:pos="1879"/>
        </w:tabs>
        <w:spacing w:before="6"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sz w:val="24"/>
          <w:szCs w:val="24"/>
          <w:rtl w:val="0"/>
        </w:rPr>
        <w:t xml:space="preserve">Littlefield  Publishers.  </w:t>
      </w:r>
      <w:hyperlink r:id="rId223">
        <w:r w:rsidDel="00000000" w:rsidR="00000000" w:rsidRPr="00000000">
          <w:rPr>
            <w:rFonts w:ascii="Fira Mono" w:cs="Fira Mono" w:eastAsia="Fira Mono" w:hAnsi="Fira Mono"/>
            <w:sz w:val="20"/>
            <w:szCs w:val="20"/>
            <w:rtl w:val="0"/>
          </w:rPr>
          <w:t xml:space="preserve">https://books.google.com/books?id=ZSe7CwAAQBAJ</w:t>
        </w:r>
      </w:hyperlink>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D">
      <w:pPr>
        <w:spacing w:before="0" w:lineRule="auto"/>
        <w:ind w:left="894" w:right="0" w:firstLine="0"/>
        <w:jc w:val="left"/>
        <w:rPr>
          <w:sz w:val="24"/>
          <w:szCs w:val="24"/>
        </w:rPr>
      </w:pPr>
      <w:bookmarkStart w:colFirst="0" w:colLast="0" w:name="_heading=h.3zy8sjw" w:id="236"/>
      <w:bookmarkEnd w:id="236"/>
      <w:r w:rsidDel="00000000" w:rsidR="00000000" w:rsidRPr="00000000">
        <w:rPr>
          <w:rFonts w:ascii="Alegreya Sans" w:cs="Alegreya Sans" w:eastAsia="Alegreya Sans" w:hAnsi="Alegreya Sans"/>
          <w:sz w:val="16"/>
          <w:szCs w:val="16"/>
          <w:rtl w:val="0"/>
        </w:rPr>
        <w:t xml:space="preserve">7 </w:t>
      </w:r>
      <w:r w:rsidDel="00000000" w:rsidR="00000000" w:rsidRPr="00000000">
        <w:rPr>
          <w:sz w:val="24"/>
          <w:szCs w:val="24"/>
          <w:rtl w:val="0"/>
        </w:rPr>
        <w:t xml:space="preserve">In the Public Interest. (2018). </w:t>
      </w:r>
      <w:r w:rsidDel="00000000" w:rsidR="00000000" w:rsidRPr="00000000">
        <w:rPr>
          <w:i w:val="1"/>
          <w:sz w:val="24"/>
          <w:szCs w:val="24"/>
          <w:rtl w:val="0"/>
        </w:rPr>
        <w:t xml:space="preserve">Fraud and waste in California’s charter schools</w:t>
      </w:r>
      <w:r w:rsidDel="00000000" w:rsidR="00000000" w:rsidRPr="00000000">
        <w:rPr>
          <w:sz w:val="24"/>
          <w:szCs w:val="24"/>
          <w:rtl w:val="0"/>
        </w:rPr>
        <w:t xml:space="preserve">. In the Public</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Interest. Oakland, CA.</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f3j2rp" w:id="237"/>
      <w:bookmarkEnd w:id="237"/>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Institute for Local Government. (2016). Understanding the Basics of Public Service</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Ethics. Retrieved April 8, 2021, from</w:t>
      </w:r>
    </w:p>
    <w:p w:rsidR="00000000" w:rsidDel="00000000" w:rsidP="00000000" w:rsidRDefault="00000000" w:rsidRPr="00000000" w14:paraId="00000A22">
      <w:pPr>
        <w:tabs>
          <w:tab w:val="left" w:pos="1879"/>
        </w:tabs>
        <w:spacing w:before="89" w:lineRule="auto"/>
        <w:ind w:left="85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11</w:t>
        <w:tab/>
      </w:r>
      <w:hyperlink r:id="rId224">
        <w:r w:rsidDel="00000000" w:rsidR="00000000" w:rsidRPr="00000000">
          <w:rPr>
            <w:rFonts w:ascii="Fira Mono" w:cs="Fira Mono" w:eastAsia="Fira Mono" w:hAnsi="Fira Mono"/>
            <w:sz w:val="20"/>
            <w:szCs w:val="20"/>
            <w:rtl w:val="0"/>
          </w:rPr>
          <w:t xml:space="preserve">https://www.ca-ilg.org/sites/main/files/file-</w:t>
        </w:r>
      </w:hyperlink>
      <w:r w:rsidDel="00000000" w:rsidR="00000000" w:rsidRPr="00000000">
        <w:rPr>
          <w:rtl w:val="0"/>
        </w:rPr>
      </w:r>
    </w:p>
    <w:p w:rsidR="00000000" w:rsidDel="00000000" w:rsidP="00000000" w:rsidRDefault="00000000" w:rsidRPr="00000000" w14:paraId="00000A23">
      <w:pPr>
        <w:tabs>
          <w:tab w:val="left" w:pos="1879"/>
        </w:tabs>
        <w:spacing w:before="118" w:lineRule="auto"/>
        <w:ind w:left="83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12</w:t>
        <w:tab/>
      </w:r>
      <w:hyperlink r:id="rId225">
        <w:r w:rsidDel="00000000" w:rsidR="00000000" w:rsidRPr="00000000">
          <w:rPr>
            <w:rFonts w:ascii="Fira Mono" w:cs="Fira Mono" w:eastAsia="Fira Mono" w:hAnsi="Fira Mono"/>
            <w:sz w:val="20"/>
            <w:szCs w:val="20"/>
            <w:rtl w:val="0"/>
          </w:rPr>
          <w:t xml:space="preserve">attachments/ethics_booklet_full_v4.pdf</w:t>
        </w:r>
      </w:hyperlink>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25">
      <w:pPr>
        <w:spacing w:before="73" w:lineRule="auto"/>
        <w:ind w:left="840" w:right="0" w:firstLine="0"/>
        <w:jc w:val="left"/>
        <w:rPr>
          <w:i w:val="1"/>
          <w:sz w:val="24"/>
          <w:szCs w:val="24"/>
        </w:rPr>
      </w:pPr>
      <w:bookmarkStart w:colFirst="0" w:colLast="0" w:name="_heading=h.u8tczi" w:id="238"/>
      <w:bookmarkEnd w:id="238"/>
      <w:r w:rsidDel="00000000" w:rsidR="00000000" w:rsidRPr="00000000">
        <w:rPr>
          <w:rFonts w:ascii="Alegreya Sans" w:cs="Alegreya Sans" w:eastAsia="Alegreya Sans" w:hAnsi="Alegreya Sans"/>
          <w:sz w:val="16"/>
          <w:szCs w:val="16"/>
          <w:rtl w:val="0"/>
        </w:rPr>
        <w:t xml:space="preserve">13 </w:t>
      </w:r>
      <w:r w:rsidDel="00000000" w:rsidR="00000000" w:rsidRPr="00000000">
        <w:rPr>
          <w:sz w:val="24"/>
          <w:szCs w:val="24"/>
          <w:rtl w:val="0"/>
        </w:rPr>
        <w:t xml:space="preserve">Kahn, S., &amp; Minnich, E. (2005). </w:t>
      </w:r>
      <w:r w:rsidDel="00000000" w:rsidR="00000000" w:rsidRPr="00000000">
        <w:rPr>
          <w:i w:val="1"/>
          <w:sz w:val="24"/>
          <w:szCs w:val="24"/>
          <w:rtl w:val="0"/>
        </w:rPr>
        <w:t xml:space="preserve">The fox in the henhouse: How privatization threatens</w:t>
      </w:r>
    </w:p>
    <w:p w:rsidR="00000000" w:rsidDel="00000000" w:rsidP="00000000" w:rsidRDefault="00000000" w:rsidRPr="00000000" w14:paraId="00000A26">
      <w:pPr>
        <w:tabs>
          <w:tab w:val="left" w:pos="1879"/>
        </w:tabs>
        <w:spacing w:before="7" w:lineRule="auto"/>
        <w:ind w:left="829" w:right="0" w:firstLine="0"/>
        <w:jc w:val="left"/>
        <w:rPr>
          <w:sz w:val="24"/>
          <w:szCs w:val="24"/>
        </w:rPr>
      </w:pPr>
      <w:r w:rsidDel="00000000" w:rsidR="00000000" w:rsidRPr="00000000">
        <w:rPr>
          <w:rFonts w:ascii="Alegreya Sans" w:cs="Alegreya Sans" w:eastAsia="Alegreya Sans" w:hAnsi="Alegreya Sans"/>
          <w:sz w:val="16"/>
          <w:szCs w:val="16"/>
          <w:rtl w:val="0"/>
        </w:rPr>
        <w:t xml:space="preserve">14</w:t>
        <w:tab/>
      </w:r>
      <w:r w:rsidDel="00000000" w:rsidR="00000000" w:rsidRPr="00000000">
        <w:rPr>
          <w:i w:val="1"/>
          <w:sz w:val="24"/>
          <w:szCs w:val="24"/>
          <w:rtl w:val="0"/>
        </w:rPr>
        <w:t xml:space="preserve">democracy</w:t>
      </w:r>
      <w:r w:rsidDel="00000000" w:rsidR="00000000" w:rsidRPr="00000000">
        <w:rPr>
          <w:sz w:val="24"/>
          <w:szCs w:val="24"/>
          <w:rtl w:val="0"/>
        </w:rPr>
        <w:t xml:space="preserve">. Berrett-Koehler Publishers.</w:t>
      </w:r>
    </w:p>
    <w:p w:rsidR="00000000" w:rsidDel="00000000" w:rsidP="00000000" w:rsidRDefault="00000000" w:rsidRPr="00000000" w14:paraId="00000A27">
      <w:pPr>
        <w:tabs>
          <w:tab w:val="left" w:pos="1879"/>
        </w:tabs>
        <w:spacing w:before="88" w:lineRule="auto"/>
        <w:ind w:left="8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15</w:t>
        <w:tab/>
      </w:r>
      <w:hyperlink r:id="rId226">
        <w:r w:rsidDel="00000000" w:rsidR="00000000" w:rsidRPr="00000000">
          <w:rPr>
            <w:rFonts w:ascii="Fira Mono" w:cs="Fira Mono" w:eastAsia="Fira Mono" w:hAnsi="Fira Mono"/>
            <w:sz w:val="20"/>
            <w:szCs w:val="20"/>
            <w:rtl w:val="0"/>
          </w:rPr>
          <w:t xml:space="preserve">https://books.google.com/books?id=O2J82AiJ4G8C</w:t>
        </w:r>
      </w:hyperlink>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31" w:right="0" w:firstLine="0"/>
        <w:jc w:val="left"/>
        <w:rPr>
          <w:rFonts w:ascii="Fira Mono" w:cs="Fira Mono" w:eastAsia="Fira Mono" w:hAnsi="Fira Mono"/>
          <w:b w:val="0"/>
          <w:i w:val="0"/>
          <w:smallCaps w:val="0"/>
          <w:strike w:val="0"/>
          <w:color w:val="000000"/>
          <w:sz w:val="20"/>
          <w:szCs w:val="20"/>
          <w:u w:val="none"/>
          <w:shd w:fill="auto" w:val="clear"/>
          <w:vertAlign w:val="baseline"/>
        </w:rPr>
      </w:pPr>
      <w:bookmarkStart w:colFirst="0" w:colLast="0" w:name="_heading=h.3e8gvnb" w:id="239"/>
      <w:bookmarkEnd w:id="239"/>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Kenyon, R. (2019, June 15). Los Altos School District Annual 2019-20 Budget. </w:t>
      </w:r>
      <w:hyperlink r:id="rId227">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t>
        </w:r>
      </w:hyperlink>
      <w:r w:rsidDel="00000000" w:rsidR="00000000" w:rsidRPr="00000000">
        <w:rPr>
          <w:rtl w:val="0"/>
        </w:rPr>
      </w:r>
    </w:p>
    <w:p w:rsidR="00000000" w:rsidDel="00000000" w:rsidP="00000000" w:rsidRDefault="00000000" w:rsidRPr="00000000" w14:paraId="00000A2A">
      <w:pPr>
        <w:tabs>
          <w:tab w:val="left" w:pos="1879"/>
        </w:tabs>
        <w:spacing w:before="89" w:lineRule="auto"/>
        <w:ind w:left="8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17</w:t>
        <w:tab/>
      </w:r>
      <w:hyperlink r:id="rId228">
        <w:r w:rsidDel="00000000" w:rsidR="00000000" w:rsidRPr="00000000">
          <w:rPr>
            <w:rFonts w:ascii="Fira Mono" w:cs="Fira Mono" w:eastAsia="Fira Mono" w:hAnsi="Fira Mono"/>
            <w:sz w:val="20"/>
            <w:szCs w:val="20"/>
            <w:rtl w:val="0"/>
          </w:rPr>
          <w:t xml:space="preserve">//www.lasdschools.org/files/user/1/file/Budget%20Book%202019-</w:t>
        </w:r>
      </w:hyperlink>
      <w:r w:rsidDel="00000000" w:rsidR="00000000" w:rsidRPr="00000000">
        <w:rPr>
          <w:rtl w:val="0"/>
        </w:rPr>
      </w:r>
    </w:p>
    <w:p w:rsidR="00000000" w:rsidDel="00000000" w:rsidP="00000000" w:rsidRDefault="00000000" w:rsidRPr="00000000" w14:paraId="00000A2B">
      <w:pPr>
        <w:tabs>
          <w:tab w:val="left" w:pos="1879"/>
        </w:tabs>
        <w:spacing w:before="119" w:lineRule="auto"/>
        <w:ind w:left="8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18</w:t>
        <w:tab/>
      </w:r>
      <w:hyperlink r:id="rId229">
        <w:r w:rsidDel="00000000" w:rsidR="00000000" w:rsidRPr="00000000">
          <w:rPr>
            <w:rFonts w:ascii="Fira Mono" w:cs="Fira Mono" w:eastAsia="Fira Mono" w:hAnsi="Fira Mono"/>
            <w:sz w:val="20"/>
            <w:szCs w:val="20"/>
            <w:rtl w:val="0"/>
          </w:rPr>
          <w:t xml:space="preserve">20%20Final.pdf</w:t>
        </w:r>
      </w:hyperlink>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31" w:right="0" w:firstLine="0"/>
        <w:jc w:val="left"/>
        <w:rPr>
          <w:rFonts w:ascii="Fira Mono" w:cs="Fira Mono" w:eastAsia="Fira Mono" w:hAnsi="Fira Mono"/>
          <w:b w:val="0"/>
          <w:i w:val="0"/>
          <w:smallCaps w:val="0"/>
          <w:strike w:val="0"/>
          <w:color w:val="000000"/>
          <w:sz w:val="20"/>
          <w:szCs w:val="20"/>
          <w:u w:val="none"/>
          <w:shd w:fill="auto" w:val="clear"/>
          <w:vertAlign w:val="baseline"/>
        </w:rPr>
      </w:pPr>
      <w:bookmarkStart w:colFirst="0" w:colLast="0" w:name="_heading=h.1tdr5v4" w:id="240"/>
      <w:bookmarkEnd w:id="24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Kenyon, R. (2021a, April 28). Comprehensive Annual Financial Report FY 2020. </w:t>
      </w:r>
      <w:hyperlink r:id="rId230">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t>
        </w:r>
      </w:hyperlink>
      <w:r w:rsidDel="00000000" w:rsidR="00000000" w:rsidRPr="00000000">
        <w:rPr>
          <w:rtl w:val="0"/>
        </w:rPr>
      </w:r>
    </w:p>
    <w:p w:rsidR="00000000" w:rsidDel="00000000" w:rsidP="00000000" w:rsidRDefault="00000000" w:rsidRPr="00000000" w14:paraId="00000A2E">
      <w:pPr>
        <w:tabs>
          <w:tab w:val="left" w:pos="1879"/>
        </w:tabs>
        <w:spacing w:before="89" w:lineRule="auto"/>
        <w:ind w:left="80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20</w:t>
        <w:tab/>
      </w:r>
      <w:hyperlink r:id="rId231">
        <w:r w:rsidDel="00000000" w:rsidR="00000000" w:rsidRPr="00000000">
          <w:rPr>
            <w:rFonts w:ascii="Fira Mono" w:cs="Fira Mono" w:eastAsia="Fira Mono" w:hAnsi="Fira Mono"/>
            <w:sz w:val="20"/>
            <w:szCs w:val="20"/>
            <w:rtl w:val="0"/>
          </w:rPr>
          <w:t xml:space="preserve">//www.lasdschools.org/files/user/1/file/CAFR%20YE%202020.pdf</w:t>
        </w:r>
      </w:hyperlink>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ddeoix" w:id="241"/>
      <w:bookmarkEnd w:id="241"/>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Kenyon, R. (2021b, August). Los Altos School District 2021–22 Annual Budget. Retrieved</w:t>
      </w:r>
    </w:p>
    <w:p w:rsidR="00000000" w:rsidDel="00000000" w:rsidP="00000000" w:rsidRDefault="00000000" w:rsidRPr="00000000" w14:paraId="00000A31">
      <w:pPr>
        <w:tabs>
          <w:tab w:val="left" w:pos="1879"/>
        </w:tabs>
        <w:spacing w:before="6" w:lineRule="auto"/>
        <w:ind w:left="81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sz w:val="24"/>
          <w:szCs w:val="24"/>
          <w:rtl w:val="0"/>
        </w:rPr>
        <w:t xml:space="preserve">January 1, 2022, from </w:t>
      </w:r>
      <w:hyperlink r:id="rId232">
        <w:r w:rsidDel="00000000" w:rsidR="00000000" w:rsidRPr="00000000">
          <w:rPr>
            <w:rFonts w:ascii="Fira Mono" w:cs="Fira Mono" w:eastAsia="Fira Mono" w:hAnsi="Fira Mono"/>
            <w:sz w:val="20"/>
            <w:szCs w:val="20"/>
            <w:rtl w:val="0"/>
          </w:rPr>
          <w:t xml:space="preserve">https:</w:t>
        </w:r>
      </w:hyperlink>
      <w:r w:rsidDel="00000000" w:rsidR="00000000" w:rsidRPr="00000000">
        <w:rPr>
          <w:rtl w:val="0"/>
        </w:rPr>
      </w:r>
    </w:p>
    <w:p w:rsidR="00000000" w:rsidDel="00000000" w:rsidP="00000000" w:rsidRDefault="00000000" w:rsidRPr="00000000" w14:paraId="00000A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58"/>
        <w:jc w:val="left"/>
        <w:rPr>
          <w:rFonts w:ascii="Fira Mono" w:cs="Fira Mono" w:eastAsia="Fira Mono" w:hAnsi="Fira Mono"/>
          <w:b w:val="0"/>
          <w:i w:val="0"/>
          <w:smallCaps w:val="0"/>
          <w:strike w:val="0"/>
          <w:color w:val="000000"/>
          <w:sz w:val="20"/>
          <w:szCs w:val="20"/>
          <w:u w:val="none"/>
          <w:shd w:fill="auto" w:val="clear"/>
          <w:vertAlign w:val="baseline"/>
        </w:rPr>
      </w:pPr>
      <w:hyperlink r:id="rId233">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//www.lasdschools.org/files/user/1/file/Budget%20Book%202021-</w:t>
        </w:r>
      </w:hyperlink>
      <w:r w:rsidDel="00000000" w:rsidR="00000000" w:rsidRPr="00000000">
        <w:rPr>
          <w:rtl w:val="0"/>
        </w:rPr>
      </w:r>
    </w:p>
    <w:p w:rsidR="00000000" w:rsidDel="00000000" w:rsidP="00000000" w:rsidRDefault="00000000" w:rsidRPr="00000000" w14:paraId="00000A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69"/>
        <w:jc w:val="left"/>
        <w:rPr>
          <w:rFonts w:ascii="Fira Mono" w:cs="Fira Mono" w:eastAsia="Fira Mono" w:hAnsi="Fira Mono"/>
          <w:b w:val="0"/>
          <w:i w:val="0"/>
          <w:smallCaps w:val="0"/>
          <w:strike w:val="0"/>
          <w:color w:val="000000"/>
          <w:sz w:val="20"/>
          <w:szCs w:val="20"/>
          <w:u w:val="none"/>
          <w:shd w:fill="auto" w:val="clear"/>
          <w:vertAlign w:val="baseline"/>
        </w:rPr>
      </w:pPr>
      <w:hyperlink r:id="rId234">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22(3).pdf</w:t>
        </w:r>
      </w:hyperlink>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sioyqq" w:id="242"/>
      <w:bookmarkEnd w:id="24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Kevin Ennis, Osa Wolff, &amp; Erica Vega. (2016). A Guide for Local Agency Counsel:</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13"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235"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Providing Conflict of Interest Advice (2016). Retrieved April 8, 2021, from</w:t>
      </w:r>
    </w:p>
    <w:p w:rsidR="00000000" w:rsidDel="00000000" w:rsidP="00000000" w:rsidRDefault="00000000" w:rsidRPr="00000000" w14:paraId="00000A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8"/>
          <w:tab w:val="left" w:pos="1189"/>
        </w:tabs>
        <w:spacing w:after="0" w:before="92" w:line="240" w:lineRule="auto"/>
        <w:ind w:left="1188" w:right="0" w:hanging="975"/>
        <w:jc w:val="left"/>
        <w:rPr>
          <w:rFonts w:ascii="Fira Mono" w:cs="Fira Mono" w:eastAsia="Fira Mono" w:hAnsi="Fira Mono"/>
          <w:b w:val="0"/>
          <w:i w:val="0"/>
          <w:smallCaps w:val="0"/>
          <w:strike w:val="0"/>
          <w:color w:val="000000"/>
          <w:sz w:val="20"/>
          <w:szCs w:val="20"/>
          <w:u w:val="none"/>
          <w:shd w:fill="auto" w:val="clear"/>
          <w:vertAlign w:val="baseline"/>
        </w:rPr>
      </w:pPr>
      <w:hyperlink r:id="rId236">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https://www.cacities.org/Resources-Documents/Resources-</w:t>
        </w:r>
      </w:hyperlink>
      <w:r w:rsidDel="00000000" w:rsidR="00000000" w:rsidRPr="00000000">
        <w:rPr>
          <w:rtl w:val="0"/>
        </w:rPr>
      </w:r>
    </w:p>
    <w:p w:rsidR="00000000" w:rsidDel="00000000" w:rsidP="00000000" w:rsidRDefault="00000000" w:rsidRPr="00000000" w14:paraId="00000A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8"/>
          <w:tab w:val="left" w:pos="1189"/>
        </w:tabs>
        <w:spacing w:after="0" w:before="118" w:line="240" w:lineRule="auto"/>
        <w:ind w:left="1188" w:right="0" w:hanging="992"/>
        <w:jc w:val="left"/>
        <w:rPr>
          <w:rFonts w:ascii="Fira Mono" w:cs="Fira Mono" w:eastAsia="Fira Mono" w:hAnsi="Fira Mono"/>
          <w:b w:val="0"/>
          <w:i w:val="0"/>
          <w:smallCaps w:val="0"/>
          <w:strike w:val="0"/>
          <w:color w:val="000000"/>
          <w:sz w:val="20"/>
          <w:szCs w:val="20"/>
          <w:u w:val="none"/>
          <w:shd w:fill="auto" w:val="clear"/>
          <w:vertAlign w:val="baseline"/>
        </w:rPr>
      </w:pPr>
      <w:hyperlink r:id="rId237">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Section/Open-Government/Providing-Conflict-of-interest-Advice</w:t>
        </w:r>
      </w:hyperlink>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A">
      <w:pPr>
        <w:spacing w:before="73" w:lineRule="auto"/>
        <w:ind w:left="203" w:right="0" w:firstLine="0"/>
        <w:jc w:val="left"/>
        <w:rPr>
          <w:sz w:val="24"/>
          <w:szCs w:val="24"/>
        </w:rPr>
      </w:pPr>
      <w:bookmarkStart w:colFirst="0" w:colLast="0" w:name="_heading=h.17nz8yj" w:id="243"/>
      <w:bookmarkEnd w:id="243"/>
      <w:r w:rsidDel="00000000" w:rsidR="00000000" w:rsidRPr="00000000">
        <w:rPr>
          <w:rFonts w:ascii="Alegreya Sans" w:cs="Alegreya Sans" w:eastAsia="Alegreya Sans" w:hAnsi="Alegreya Sans"/>
          <w:sz w:val="16"/>
          <w:szCs w:val="16"/>
          <w:rtl w:val="0"/>
        </w:rPr>
        <w:t xml:space="preserve">3 </w:t>
      </w:r>
      <w:r w:rsidDel="00000000" w:rsidR="00000000" w:rsidRPr="00000000">
        <w:rPr>
          <w:i w:val="1"/>
          <w:sz w:val="24"/>
          <w:szCs w:val="24"/>
          <w:rtl w:val="0"/>
        </w:rPr>
        <w:t xml:space="preserve">Keynote at the Network for Public Education’s 4th Annual Conference</w:t>
      </w:r>
      <w:r w:rsidDel="00000000" w:rsidR="00000000" w:rsidRPr="00000000">
        <w:rPr>
          <w:sz w:val="24"/>
          <w:szCs w:val="24"/>
          <w:rtl w:val="0"/>
        </w:rPr>
        <w:t xml:space="preserve">. (2017, October 14–15).</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Oakland, CA. Retrieved September 16, 2020, from</w:t>
      </w:r>
    </w:p>
    <w:p w:rsidR="00000000" w:rsidDel="00000000" w:rsidP="00000000" w:rsidRDefault="00000000" w:rsidRPr="00000000" w14:paraId="00000A3C">
      <w:pPr>
        <w:tabs>
          <w:tab w:val="left" w:pos="1188"/>
        </w:tabs>
        <w:spacing w:before="88" w:lineRule="auto"/>
        <w:ind w:left="20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5</w:t>
        <w:tab/>
      </w:r>
      <w:hyperlink r:id="rId238">
        <w:r w:rsidDel="00000000" w:rsidR="00000000" w:rsidRPr="00000000">
          <w:rPr>
            <w:rFonts w:ascii="Fira Mono" w:cs="Fira Mono" w:eastAsia="Fira Mono" w:hAnsi="Fira Mono"/>
            <w:sz w:val="20"/>
            <w:szCs w:val="20"/>
            <w:rtl w:val="0"/>
          </w:rPr>
          <w:t xml:space="preserve">https://www.youtube.com/watch?v=6DUR5MxCyGY</w:t>
        </w:r>
      </w:hyperlink>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E">
      <w:pPr>
        <w:spacing w:before="73" w:lineRule="auto"/>
        <w:ind w:left="194" w:right="0" w:firstLine="0"/>
        <w:jc w:val="left"/>
        <w:rPr>
          <w:sz w:val="24"/>
          <w:szCs w:val="24"/>
        </w:rPr>
      </w:pPr>
      <w:bookmarkStart w:colFirst="0" w:colLast="0" w:name="_heading=h.3rnmrmc" w:id="244"/>
      <w:bookmarkEnd w:id="244"/>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Knill, C., &amp; Tosun, J. (2020). </w:t>
      </w:r>
      <w:r w:rsidDel="00000000" w:rsidR="00000000" w:rsidRPr="00000000">
        <w:rPr>
          <w:i w:val="1"/>
          <w:sz w:val="24"/>
          <w:szCs w:val="24"/>
          <w:rtl w:val="0"/>
        </w:rPr>
        <w:t xml:space="preserve">Public policy: A new introduction </w:t>
      </w:r>
      <w:r w:rsidDel="00000000" w:rsidR="00000000" w:rsidRPr="00000000">
        <w:rPr>
          <w:sz w:val="24"/>
          <w:szCs w:val="24"/>
          <w:rtl w:val="0"/>
        </w:rPr>
        <w:t xml:space="preserve">(2nd edition). Macmillan</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International Higher Education.</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1">
      <w:pPr>
        <w:spacing w:before="0" w:lineRule="auto"/>
        <w:ind w:left="194" w:right="0" w:firstLine="0"/>
        <w:jc w:val="left"/>
        <w:rPr>
          <w:sz w:val="24"/>
          <w:szCs w:val="24"/>
        </w:rPr>
      </w:pPr>
      <w:bookmarkStart w:colFirst="0" w:colLast="0" w:name="_heading=h.26sx1u5" w:id="245"/>
      <w:bookmarkEnd w:id="245"/>
      <w:r w:rsidDel="00000000" w:rsidR="00000000" w:rsidRPr="00000000">
        <w:rPr>
          <w:rFonts w:ascii="Alegreya Sans" w:cs="Alegreya Sans" w:eastAsia="Alegreya Sans" w:hAnsi="Alegreya Sans"/>
          <w:sz w:val="16"/>
          <w:szCs w:val="16"/>
          <w:rtl w:val="0"/>
        </w:rPr>
        <w:t xml:space="preserve">8 </w:t>
      </w:r>
      <w:r w:rsidDel="00000000" w:rsidR="00000000" w:rsidRPr="00000000">
        <w:rPr>
          <w:sz w:val="24"/>
          <w:szCs w:val="24"/>
          <w:rtl w:val="0"/>
        </w:rPr>
        <w:t xml:space="preserve">Kozol, J. (1992). </w:t>
      </w:r>
      <w:r w:rsidDel="00000000" w:rsidR="00000000" w:rsidRPr="00000000">
        <w:rPr>
          <w:i w:val="1"/>
          <w:sz w:val="24"/>
          <w:szCs w:val="24"/>
          <w:rtl w:val="0"/>
        </w:rPr>
        <w:t xml:space="preserve">Savage inequalities: Children in america’s schools</w:t>
      </w:r>
      <w:r w:rsidDel="00000000" w:rsidR="00000000" w:rsidRPr="00000000">
        <w:rPr>
          <w:sz w:val="24"/>
          <w:szCs w:val="24"/>
          <w:rtl w:val="0"/>
        </w:rPr>
        <w:t xml:space="preserve">. HarperCollins.</w:t>
      </w:r>
    </w:p>
    <w:p w:rsidR="00000000" w:rsidDel="00000000" w:rsidP="00000000" w:rsidRDefault="00000000" w:rsidRPr="00000000" w14:paraId="00000A42">
      <w:pPr>
        <w:tabs>
          <w:tab w:val="left" w:pos="1188"/>
        </w:tabs>
        <w:spacing w:before="89"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9</w:t>
        <w:tab/>
      </w:r>
      <w:hyperlink r:id="rId239">
        <w:r w:rsidDel="00000000" w:rsidR="00000000" w:rsidRPr="00000000">
          <w:rPr>
            <w:rFonts w:ascii="Fira Mono" w:cs="Fira Mono" w:eastAsia="Fira Mono" w:hAnsi="Fira Mono"/>
            <w:sz w:val="20"/>
            <w:szCs w:val="20"/>
            <w:rtl w:val="0"/>
          </w:rPr>
          <w:t xml:space="preserve">https://books.google.com/books?id=nJf7PhOEicUC</w:t>
        </w:r>
      </w:hyperlink>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4">
      <w:pPr>
        <w:spacing w:before="74" w:lineRule="auto"/>
        <w:ind w:left="130" w:right="0" w:firstLine="0"/>
        <w:jc w:val="left"/>
        <w:rPr>
          <w:sz w:val="24"/>
          <w:szCs w:val="24"/>
        </w:rPr>
      </w:pPr>
      <w:bookmarkStart w:colFirst="0" w:colLast="0" w:name="_heading=h.ly7c1y" w:id="246"/>
      <w:bookmarkEnd w:id="246"/>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Kozol, J. (2005). </w:t>
      </w:r>
      <w:r w:rsidDel="00000000" w:rsidR="00000000" w:rsidRPr="00000000">
        <w:rPr>
          <w:i w:val="1"/>
          <w:sz w:val="24"/>
          <w:szCs w:val="24"/>
          <w:rtl w:val="0"/>
        </w:rPr>
        <w:t xml:space="preserve">The shame of the nation: The restoration of apartheid schooling in america</w:t>
      </w:r>
      <w:r w:rsidDel="00000000" w:rsidR="00000000" w:rsidRPr="00000000">
        <w:rPr>
          <w:sz w:val="24"/>
          <w:szCs w:val="24"/>
          <w:rtl w:val="0"/>
        </w:rPr>
        <w:t xml:space="preserve">. Three</w:t>
      </w:r>
    </w:p>
    <w:p w:rsidR="00000000" w:rsidDel="00000000" w:rsidP="00000000" w:rsidRDefault="00000000" w:rsidRPr="00000000" w14:paraId="00000A45">
      <w:pPr>
        <w:tabs>
          <w:tab w:val="left" w:pos="1188"/>
        </w:tabs>
        <w:spacing w:before="6" w:lineRule="auto"/>
        <w:ind w:left="15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11</w:t>
        <w:tab/>
      </w:r>
      <w:r w:rsidDel="00000000" w:rsidR="00000000" w:rsidRPr="00000000">
        <w:rPr>
          <w:sz w:val="24"/>
          <w:szCs w:val="24"/>
          <w:rtl w:val="0"/>
        </w:rPr>
        <w:t xml:space="preserve">Rivers Press. </w:t>
      </w:r>
      <w:hyperlink r:id="rId240">
        <w:r w:rsidDel="00000000" w:rsidR="00000000" w:rsidRPr="00000000">
          <w:rPr>
            <w:rFonts w:ascii="Fira Mono" w:cs="Fira Mono" w:eastAsia="Fira Mono" w:hAnsi="Fira Mono"/>
            <w:sz w:val="20"/>
            <w:szCs w:val="20"/>
            <w:rtl w:val="0"/>
          </w:rPr>
          <w:t xml:space="preserve">https://books.google.com/books?id=VWH2u0PKwyAC</w:t>
        </w:r>
      </w:hyperlink>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7">
      <w:pPr>
        <w:spacing w:before="0" w:lineRule="auto"/>
        <w:ind w:left="142" w:right="0" w:firstLine="0"/>
        <w:jc w:val="left"/>
        <w:rPr>
          <w:i w:val="1"/>
          <w:sz w:val="24"/>
          <w:szCs w:val="24"/>
        </w:rPr>
      </w:pPr>
      <w:bookmarkStart w:colFirst="0" w:colLast="0" w:name="_heading=h.35xuupr" w:id="247"/>
      <w:bookmarkEnd w:id="247"/>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Lafer, G. (2014). </w:t>
      </w:r>
      <w:r w:rsidDel="00000000" w:rsidR="00000000" w:rsidRPr="00000000">
        <w:rPr>
          <w:i w:val="1"/>
          <w:sz w:val="24"/>
          <w:szCs w:val="24"/>
          <w:rtl w:val="0"/>
        </w:rPr>
        <w:t xml:space="preserve">Do Poor Kids Deserve Lower-Quality Education Than Rich Kids? Evaluating</w:t>
      </w:r>
    </w:p>
    <w:p w:rsidR="00000000" w:rsidDel="00000000" w:rsidP="00000000" w:rsidRDefault="00000000" w:rsidRPr="00000000" w14:paraId="00000A48">
      <w:pPr>
        <w:tabs>
          <w:tab w:val="left" w:pos="1188"/>
        </w:tabs>
        <w:spacing w:before="6" w:lineRule="auto"/>
        <w:ind w:left="149" w:right="0" w:firstLine="0"/>
        <w:jc w:val="left"/>
        <w:rPr>
          <w:sz w:val="24"/>
          <w:szCs w:val="24"/>
        </w:rPr>
      </w:pPr>
      <w:r w:rsidDel="00000000" w:rsidR="00000000" w:rsidRPr="00000000">
        <w:rPr>
          <w:rFonts w:ascii="Alegreya Sans" w:cs="Alegreya Sans" w:eastAsia="Alegreya Sans" w:hAnsi="Alegreya Sans"/>
          <w:sz w:val="16"/>
          <w:szCs w:val="16"/>
          <w:rtl w:val="0"/>
        </w:rPr>
        <w:t xml:space="preserve">13</w:t>
        <w:tab/>
      </w:r>
      <w:r w:rsidDel="00000000" w:rsidR="00000000" w:rsidRPr="00000000">
        <w:rPr>
          <w:i w:val="1"/>
          <w:sz w:val="24"/>
          <w:szCs w:val="24"/>
          <w:rtl w:val="0"/>
        </w:rPr>
        <w:t xml:space="preserve">School Privatization Proposals in Milwaukee, Wisconsin </w:t>
      </w:r>
      <w:r w:rsidDel="00000000" w:rsidR="00000000" w:rsidRPr="00000000">
        <w:rPr>
          <w:sz w:val="24"/>
          <w:szCs w:val="24"/>
          <w:rtl w:val="0"/>
        </w:rPr>
        <w:t xml:space="preserve">(No. 375). Economic Policy</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Institute. Washington, D.C.</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B">
      <w:pPr>
        <w:spacing w:before="0" w:lineRule="auto"/>
        <w:ind w:left="148" w:right="0" w:firstLine="0"/>
        <w:jc w:val="left"/>
        <w:rPr>
          <w:i w:val="1"/>
          <w:sz w:val="24"/>
          <w:szCs w:val="24"/>
        </w:rPr>
      </w:pPr>
      <w:bookmarkStart w:colFirst="0" w:colLast="0" w:name="_heading=h.1l354xk" w:id="248"/>
      <w:bookmarkEnd w:id="248"/>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Lafer, G. (2017a). </w:t>
      </w:r>
      <w:r w:rsidDel="00000000" w:rsidR="00000000" w:rsidRPr="00000000">
        <w:rPr>
          <w:i w:val="1"/>
          <w:sz w:val="24"/>
          <w:szCs w:val="24"/>
          <w:rtl w:val="0"/>
        </w:rPr>
        <w:t xml:space="preserve">The one percent solution: how corporations are remaking America one state at a</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time</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Retrieved May 13, 2022, from</w:t>
      </w:r>
    </w:p>
    <w:p w:rsidR="00000000" w:rsidDel="00000000" w:rsidP="00000000" w:rsidRDefault="00000000" w:rsidRPr="00000000" w14:paraId="00000A4D">
      <w:pPr>
        <w:tabs>
          <w:tab w:val="left" w:pos="1188"/>
        </w:tabs>
        <w:spacing w:before="89" w:lineRule="auto"/>
        <w:ind w:left="14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17</w:t>
        <w:tab/>
      </w:r>
      <w:hyperlink r:id="rId241">
        <w:r w:rsidDel="00000000" w:rsidR="00000000" w:rsidRPr="00000000">
          <w:rPr>
            <w:rFonts w:ascii="Fira Mono" w:cs="Fira Mono" w:eastAsia="Fira Mono" w:hAnsi="Fira Mono"/>
            <w:sz w:val="20"/>
            <w:szCs w:val="20"/>
            <w:rtl w:val="0"/>
          </w:rPr>
          <w:t xml:space="preserve">https://doi.org/10.7591/cornell/9781501703065.001.0001</w:t>
        </w:r>
      </w:hyperlink>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3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OCLC: 960641999</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0">
      <w:pPr>
        <w:spacing w:before="1" w:lineRule="auto"/>
        <w:ind w:left="139" w:right="0" w:firstLine="0"/>
        <w:jc w:val="left"/>
        <w:rPr>
          <w:i w:val="1"/>
          <w:sz w:val="24"/>
          <w:szCs w:val="24"/>
        </w:rPr>
      </w:pPr>
      <w:bookmarkStart w:colFirst="0" w:colLast="0" w:name="_heading=h.452snld" w:id="249"/>
      <w:bookmarkEnd w:id="249"/>
      <w:r w:rsidDel="00000000" w:rsidR="00000000" w:rsidRPr="00000000">
        <w:rPr>
          <w:rFonts w:ascii="Alegreya Sans" w:cs="Alegreya Sans" w:eastAsia="Alegreya Sans" w:hAnsi="Alegreya Sans"/>
          <w:sz w:val="16"/>
          <w:szCs w:val="16"/>
          <w:rtl w:val="0"/>
        </w:rPr>
        <w:t xml:space="preserve">19 </w:t>
      </w:r>
      <w:r w:rsidDel="00000000" w:rsidR="00000000" w:rsidRPr="00000000">
        <w:rPr>
          <w:sz w:val="24"/>
          <w:szCs w:val="24"/>
          <w:rtl w:val="0"/>
        </w:rPr>
        <w:t xml:space="preserve">Lafer, G. (2017b, April). </w:t>
      </w:r>
      <w:r w:rsidDel="00000000" w:rsidR="00000000" w:rsidRPr="00000000">
        <w:rPr>
          <w:i w:val="1"/>
          <w:sz w:val="24"/>
          <w:szCs w:val="24"/>
          <w:rtl w:val="0"/>
        </w:rPr>
        <w:t xml:space="preserve">Spending blind: The failure of policy planning in california charter school</w:t>
      </w:r>
    </w:p>
    <w:p w:rsidR="00000000" w:rsidDel="00000000" w:rsidP="00000000" w:rsidRDefault="00000000" w:rsidRPr="00000000" w14:paraId="00000A51">
      <w:pPr>
        <w:tabs>
          <w:tab w:val="left" w:pos="1188"/>
        </w:tabs>
        <w:spacing w:before="6"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i w:val="1"/>
          <w:sz w:val="24"/>
          <w:szCs w:val="24"/>
          <w:rtl w:val="0"/>
        </w:rPr>
        <w:t xml:space="preserve">funding</w:t>
      </w:r>
      <w:r w:rsidDel="00000000" w:rsidR="00000000" w:rsidRPr="00000000">
        <w:rPr>
          <w:sz w:val="24"/>
          <w:szCs w:val="24"/>
          <w:rtl w:val="0"/>
        </w:rPr>
        <w:t xml:space="preserve">. In the Public Interest. Oakland, CA.</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spacing w:before="0" w:lineRule="auto"/>
        <w:ind w:left="142" w:right="0" w:firstLine="0"/>
        <w:jc w:val="left"/>
        <w:rPr>
          <w:sz w:val="24"/>
          <w:szCs w:val="24"/>
        </w:rPr>
      </w:pPr>
      <w:bookmarkStart w:colFirst="0" w:colLast="0" w:name="_heading=h.2k82xt6" w:id="250"/>
      <w:bookmarkEnd w:id="250"/>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Lafer, G. (2018). </w:t>
      </w:r>
      <w:r w:rsidDel="00000000" w:rsidR="00000000" w:rsidRPr="00000000">
        <w:rPr>
          <w:i w:val="1"/>
          <w:sz w:val="24"/>
          <w:szCs w:val="24"/>
          <w:rtl w:val="0"/>
        </w:rPr>
        <w:t xml:space="preserve">Breaking point: The cost of charter schools for public school districts</w:t>
      </w:r>
      <w:r w:rsidDel="00000000" w:rsidR="00000000" w:rsidRPr="00000000">
        <w:rPr>
          <w:sz w:val="24"/>
          <w:szCs w:val="24"/>
          <w:rtl w:val="0"/>
        </w:rPr>
        <w:t xml:space="preserve">. In the</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Interest.</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6">
      <w:pPr>
        <w:spacing w:before="0" w:lineRule="auto"/>
        <w:ind w:left="131" w:right="0" w:firstLine="0"/>
        <w:jc w:val="left"/>
        <w:rPr>
          <w:i w:val="1"/>
          <w:sz w:val="24"/>
          <w:szCs w:val="24"/>
        </w:rPr>
      </w:pPr>
      <w:bookmarkStart w:colFirst="0" w:colLast="0" w:name="_heading=h.zdd80z" w:id="251"/>
      <w:bookmarkEnd w:id="251"/>
      <w:r w:rsidDel="00000000" w:rsidR="00000000" w:rsidRPr="00000000">
        <w:rPr>
          <w:rFonts w:ascii="Alegreya Sans" w:cs="Alegreya Sans" w:eastAsia="Alegreya Sans" w:hAnsi="Alegreya Sans"/>
          <w:sz w:val="16"/>
          <w:szCs w:val="16"/>
          <w:rtl w:val="0"/>
        </w:rPr>
        <w:t xml:space="preserve">23 </w:t>
      </w:r>
      <w:r w:rsidDel="00000000" w:rsidR="00000000" w:rsidRPr="00000000">
        <w:rPr>
          <w:sz w:val="24"/>
          <w:szCs w:val="24"/>
          <w:rtl w:val="0"/>
        </w:rPr>
        <w:t xml:space="preserve">Lafer, G., Crawford, C., Petrucci, L., &amp; Smith, J. (2021, February). </w:t>
      </w:r>
      <w:r w:rsidDel="00000000" w:rsidR="00000000" w:rsidRPr="00000000">
        <w:rPr>
          <w:i w:val="1"/>
          <w:sz w:val="24"/>
          <w:szCs w:val="24"/>
          <w:rtl w:val="0"/>
        </w:rPr>
        <w:t xml:space="preserve">Costly Failure: California</w:t>
      </w:r>
    </w:p>
    <w:p w:rsidR="00000000" w:rsidDel="00000000" w:rsidP="00000000" w:rsidRDefault="00000000" w:rsidRPr="00000000" w14:paraId="00000A57">
      <w:pPr>
        <w:tabs>
          <w:tab w:val="left" w:pos="1188"/>
        </w:tabs>
        <w:spacing w:before="6" w:lineRule="auto"/>
        <w:ind w:left="120" w:right="0" w:firstLine="0"/>
        <w:jc w:val="left"/>
        <w:rPr>
          <w:sz w:val="24"/>
          <w:szCs w:val="24"/>
        </w:rPr>
      </w:pPr>
      <w:r w:rsidDel="00000000" w:rsidR="00000000" w:rsidRPr="00000000">
        <w:rPr>
          <w:rFonts w:ascii="Alegreya Sans" w:cs="Alegreya Sans" w:eastAsia="Alegreya Sans" w:hAnsi="Alegreya Sans"/>
          <w:sz w:val="16"/>
          <w:szCs w:val="16"/>
          <w:rtl w:val="0"/>
        </w:rPr>
        <w:t xml:space="preserve">24</w:t>
        <w:tab/>
      </w:r>
      <w:r w:rsidDel="00000000" w:rsidR="00000000" w:rsidRPr="00000000">
        <w:rPr>
          <w:i w:val="1"/>
          <w:sz w:val="24"/>
          <w:szCs w:val="24"/>
          <w:rtl w:val="0"/>
        </w:rPr>
        <w:t xml:space="preserve">Is Overpaying for Online Charter Schools That Are Failing Students</w:t>
      </w:r>
      <w:r w:rsidDel="00000000" w:rsidR="00000000" w:rsidRPr="00000000">
        <w:rPr>
          <w:sz w:val="24"/>
          <w:szCs w:val="24"/>
          <w:rtl w:val="0"/>
        </w:rPr>
        <w:t xml:space="preserve">. In the Public</w:t>
      </w:r>
    </w:p>
    <w:p w:rsidR="00000000" w:rsidDel="00000000" w:rsidP="00000000" w:rsidRDefault="00000000" w:rsidRPr="00000000" w14:paraId="00000A58">
      <w:pPr>
        <w:tabs>
          <w:tab w:val="left" w:pos="1188"/>
        </w:tabs>
        <w:spacing w:before="7" w:lineRule="auto"/>
        <w:ind w:left="130" w:right="0" w:firstLine="0"/>
        <w:jc w:val="left"/>
        <w:rPr>
          <w:sz w:val="24"/>
          <w:szCs w:val="24"/>
        </w:rPr>
        <w:sectPr>
          <w:footerReference r:id="rId242" w:type="default"/>
          <w:type w:val="nextPage"/>
          <w:pgSz w:h="15840" w:w="12240" w:orient="portrait"/>
          <w:pgMar w:bottom="1740" w:top="1760" w:left="1000" w:right="1300" w:header="0" w:footer="1554"/>
        </w:sectPr>
      </w:pPr>
      <w:r w:rsidDel="00000000" w:rsidR="00000000" w:rsidRPr="00000000">
        <w:rPr>
          <w:rFonts w:ascii="Alegreya Sans" w:cs="Alegreya Sans" w:eastAsia="Alegreya Sans" w:hAnsi="Alegreya Sans"/>
          <w:sz w:val="16"/>
          <w:szCs w:val="16"/>
          <w:rtl w:val="0"/>
        </w:rPr>
        <w:t xml:space="preserve">25</w:t>
        <w:tab/>
      </w:r>
      <w:r w:rsidDel="00000000" w:rsidR="00000000" w:rsidRPr="00000000">
        <w:rPr>
          <w:sz w:val="24"/>
          <w:szCs w:val="24"/>
          <w:rtl w:val="0"/>
        </w:rPr>
        <w:t xml:space="preserve">Interest.</w:t>
      </w:r>
    </w:p>
    <w:p w:rsidR="00000000" w:rsidDel="00000000" w:rsidP="00000000" w:rsidRDefault="00000000" w:rsidRPr="00000000" w14:paraId="00000A59">
      <w:pPr>
        <w:spacing w:before="49" w:lineRule="auto"/>
        <w:ind w:left="905" w:right="0" w:firstLine="0"/>
        <w:jc w:val="left"/>
        <w:rPr>
          <w:sz w:val="24"/>
          <w:szCs w:val="24"/>
        </w:rPr>
      </w:pPr>
      <w:bookmarkStart w:colFirst="0" w:colLast="0" w:name="_heading=h.3jd0qos" w:id="252"/>
      <w:bookmarkEnd w:id="252"/>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LAO. (2017, January 18). </w:t>
      </w:r>
      <w:r w:rsidDel="00000000" w:rsidR="00000000" w:rsidRPr="00000000">
        <w:rPr>
          <w:i w:val="1"/>
          <w:sz w:val="24"/>
          <w:szCs w:val="24"/>
          <w:rtl w:val="0"/>
        </w:rPr>
        <w:t xml:space="preserve">A Historical Review of Proposition 98</w:t>
      </w:r>
      <w:r w:rsidDel="00000000" w:rsidR="00000000" w:rsidRPr="00000000">
        <w:rPr>
          <w:sz w:val="24"/>
          <w:szCs w:val="24"/>
          <w:rtl w:val="0"/>
        </w:rPr>
        <w:t xml:space="preserve">. Retrieved February 17, 2022,</w:t>
      </w:r>
    </w:p>
    <w:p w:rsidR="00000000" w:rsidDel="00000000" w:rsidP="00000000" w:rsidRDefault="00000000" w:rsidRPr="00000000" w14:paraId="00000A5A">
      <w:pPr>
        <w:tabs>
          <w:tab w:val="left" w:pos="1879"/>
        </w:tabs>
        <w:spacing w:before="7"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from</w:t>
      </w:r>
    </w:p>
    <w:p w:rsidR="00000000" w:rsidDel="00000000" w:rsidP="00000000" w:rsidRDefault="00000000" w:rsidRPr="00000000" w14:paraId="00000A5B">
      <w:pPr>
        <w:tabs>
          <w:tab w:val="left" w:pos="1879"/>
        </w:tabs>
        <w:spacing w:before="88" w:lineRule="auto"/>
        <w:ind w:left="89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3</w:t>
        <w:tab/>
      </w:r>
      <w:hyperlink r:id="rId243">
        <w:r w:rsidDel="00000000" w:rsidR="00000000" w:rsidRPr="00000000">
          <w:rPr>
            <w:rFonts w:ascii="Fira Mono" w:cs="Fira Mono" w:eastAsia="Fira Mono" w:hAnsi="Fira Mono"/>
            <w:sz w:val="20"/>
            <w:szCs w:val="20"/>
            <w:rtl w:val="0"/>
          </w:rPr>
          <w:t xml:space="preserve">https://lao.ca.gov/reports/2017/3526/review-prop-98-011817.pdf</w:t>
        </w:r>
      </w:hyperlink>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5D">
      <w:pPr>
        <w:spacing w:before="73" w:lineRule="auto"/>
        <w:ind w:left="884" w:right="0" w:firstLine="0"/>
        <w:jc w:val="left"/>
        <w:rPr>
          <w:sz w:val="24"/>
          <w:szCs w:val="24"/>
        </w:rPr>
      </w:pPr>
      <w:bookmarkStart w:colFirst="0" w:colLast="0" w:name="_heading=h.1yib0wl" w:id="253"/>
      <w:bookmarkEnd w:id="253"/>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Lasswell, H. D. (1936). </w:t>
      </w:r>
      <w:r w:rsidDel="00000000" w:rsidR="00000000" w:rsidRPr="00000000">
        <w:rPr>
          <w:i w:val="1"/>
          <w:sz w:val="24"/>
          <w:szCs w:val="24"/>
          <w:rtl w:val="0"/>
        </w:rPr>
        <w:t xml:space="preserve">Politics; who gets what, when, how</w:t>
      </w:r>
      <w:r w:rsidDel="00000000" w:rsidR="00000000" w:rsidRPr="00000000">
        <w:rPr>
          <w:sz w:val="24"/>
          <w:szCs w:val="24"/>
          <w:rtl w:val="0"/>
        </w:rPr>
        <w:t xml:space="preserve">. Whittlesey house.</w:t>
      </w:r>
    </w:p>
    <w:p w:rsidR="00000000" w:rsidDel="00000000" w:rsidP="00000000" w:rsidRDefault="00000000" w:rsidRPr="00000000" w14:paraId="00000A5E">
      <w:pPr>
        <w:tabs>
          <w:tab w:val="left" w:pos="1879"/>
        </w:tabs>
        <w:spacing w:before="89" w:lineRule="auto"/>
        <w:ind w:left="8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5</w:t>
        <w:tab/>
      </w:r>
      <w:hyperlink r:id="rId244">
        <w:r w:rsidDel="00000000" w:rsidR="00000000" w:rsidRPr="00000000">
          <w:rPr>
            <w:rFonts w:ascii="Fira Mono" w:cs="Fira Mono" w:eastAsia="Fira Mono" w:hAnsi="Fira Mono"/>
            <w:sz w:val="20"/>
            <w:szCs w:val="20"/>
            <w:rtl w:val="0"/>
          </w:rPr>
          <w:t xml:space="preserve">https://books.google.com/books?id=e_6BAAAAMAAJ</w:t>
        </w:r>
      </w:hyperlink>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0">
      <w:pPr>
        <w:spacing w:before="74" w:lineRule="auto"/>
        <w:ind w:left="885" w:right="0" w:firstLine="0"/>
        <w:jc w:val="left"/>
        <w:rPr>
          <w:sz w:val="24"/>
          <w:szCs w:val="24"/>
        </w:rPr>
      </w:pPr>
      <w:bookmarkStart w:colFirst="0" w:colLast="0" w:name="_heading=h.4ihyjke" w:id="254"/>
      <w:bookmarkEnd w:id="254"/>
      <w:r w:rsidDel="00000000" w:rsidR="00000000" w:rsidRPr="00000000">
        <w:rPr>
          <w:rFonts w:ascii="Alegreya Sans" w:cs="Alegreya Sans" w:eastAsia="Alegreya Sans" w:hAnsi="Alegreya Sans"/>
          <w:sz w:val="16"/>
          <w:szCs w:val="16"/>
          <w:rtl w:val="0"/>
        </w:rPr>
        <w:t xml:space="preserve">6 </w:t>
      </w:r>
      <w:r w:rsidDel="00000000" w:rsidR="00000000" w:rsidRPr="00000000">
        <w:rPr>
          <w:sz w:val="24"/>
          <w:szCs w:val="24"/>
          <w:rtl w:val="0"/>
        </w:rPr>
        <w:t xml:space="preserve">Legislative Analyst’s Office. (2021, July). </w:t>
      </w:r>
      <w:r w:rsidDel="00000000" w:rsidR="00000000" w:rsidRPr="00000000">
        <w:rPr>
          <w:i w:val="1"/>
          <w:sz w:val="24"/>
          <w:szCs w:val="24"/>
          <w:rtl w:val="0"/>
        </w:rPr>
        <w:t xml:space="preserve">2021-22 K-12 Funding by Source</w:t>
      </w:r>
      <w:r w:rsidDel="00000000" w:rsidR="00000000" w:rsidRPr="00000000">
        <w:rPr>
          <w:sz w:val="24"/>
          <w:szCs w:val="24"/>
          <w:rtl w:val="0"/>
        </w:rPr>
        <w:t xml:space="preserve">. Legislative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Analyst’s Office | The California Legislature’s Nonpartisan Fiscal and Policy</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Advisor. Retrieved October 21, 2021, from</w:t>
      </w:r>
    </w:p>
    <w:p w:rsidR="00000000" w:rsidDel="00000000" w:rsidP="00000000" w:rsidRDefault="00000000" w:rsidRPr="00000000" w14:paraId="00000A63">
      <w:pPr>
        <w:tabs>
          <w:tab w:val="left" w:pos="1879"/>
        </w:tabs>
        <w:spacing w:before="89"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9</w:t>
        <w:tab/>
      </w:r>
      <w:hyperlink r:id="rId245">
        <w:r w:rsidDel="00000000" w:rsidR="00000000" w:rsidRPr="00000000">
          <w:rPr>
            <w:rFonts w:ascii="Fira Mono" w:cs="Fira Mono" w:eastAsia="Fira Mono" w:hAnsi="Fira Mono"/>
            <w:sz w:val="20"/>
            <w:szCs w:val="20"/>
            <w:rtl w:val="0"/>
          </w:rPr>
          <w:t xml:space="preserve">https://lao.ca.gov/Education/EdBudget/Details/545</w:t>
        </w:r>
      </w:hyperlink>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5">
      <w:pPr>
        <w:spacing w:before="74" w:lineRule="auto"/>
        <w:ind w:left="821" w:right="0" w:firstLine="0"/>
        <w:jc w:val="left"/>
        <w:rPr>
          <w:i w:val="1"/>
          <w:sz w:val="24"/>
          <w:szCs w:val="24"/>
        </w:rPr>
      </w:pPr>
      <w:bookmarkStart w:colFirst="0" w:colLast="0" w:name="_heading=h.2xn8ts7" w:id="255"/>
      <w:bookmarkEnd w:id="255"/>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Lennox, S. (2020, June 17). </w:t>
      </w:r>
      <w:r w:rsidDel="00000000" w:rsidR="00000000" w:rsidRPr="00000000">
        <w:rPr>
          <w:i w:val="1"/>
          <w:sz w:val="24"/>
          <w:szCs w:val="24"/>
          <w:rtl w:val="0"/>
        </w:rPr>
        <w:t xml:space="preserve">President Trump Calls School Choice the Civil Rights Issue of Our</w:t>
      </w:r>
    </w:p>
    <w:p w:rsidR="00000000" w:rsidDel="00000000" w:rsidP="00000000" w:rsidRDefault="00000000" w:rsidRPr="00000000" w14:paraId="00000A66">
      <w:pPr>
        <w:tabs>
          <w:tab w:val="left" w:pos="1879"/>
        </w:tabs>
        <w:spacing w:before="6" w:lineRule="auto"/>
        <w:ind w:left="85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11</w:t>
        <w:tab/>
      </w:r>
      <w:r w:rsidDel="00000000" w:rsidR="00000000" w:rsidRPr="00000000">
        <w:rPr>
          <w:i w:val="1"/>
          <w:sz w:val="24"/>
          <w:szCs w:val="24"/>
          <w:rtl w:val="0"/>
        </w:rPr>
        <w:t xml:space="preserve">Time</w:t>
      </w:r>
      <w:r w:rsidDel="00000000" w:rsidR="00000000" w:rsidRPr="00000000">
        <w:rPr>
          <w:sz w:val="24"/>
          <w:szCs w:val="24"/>
          <w:rtl w:val="0"/>
        </w:rPr>
        <w:t xml:space="preserve">. pjmedia.com. Retrieved March 27, 2021, from </w:t>
      </w:r>
      <w:hyperlink r:id="rId246">
        <w:r w:rsidDel="00000000" w:rsidR="00000000" w:rsidRPr="00000000">
          <w:rPr>
            <w:rFonts w:ascii="Fira Mono" w:cs="Fira Mono" w:eastAsia="Fira Mono" w:hAnsi="Fira Mono"/>
            <w:sz w:val="20"/>
            <w:szCs w:val="20"/>
            <w:rtl w:val="0"/>
          </w:rPr>
          <w:t xml:space="preserve">https:</w:t>
        </w:r>
      </w:hyperlink>
      <w:r w:rsidDel="00000000" w:rsidR="00000000" w:rsidRPr="00000000">
        <w:rPr>
          <w:rtl w:val="0"/>
        </w:rPr>
      </w:r>
    </w:p>
    <w:p w:rsidR="00000000" w:rsidDel="00000000" w:rsidP="00000000" w:rsidRDefault="00000000" w:rsidRPr="00000000" w14:paraId="00000A67">
      <w:pPr>
        <w:tabs>
          <w:tab w:val="left" w:pos="1879"/>
        </w:tabs>
        <w:spacing w:before="89" w:lineRule="auto"/>
        <w:ind w:left="83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12</w:t>
        <w:tab/>
      </w:r>
      <w:hyperlink r:id="rId247">
        <w:r w:rsidDel="00000000" w:rsidR="00000000" w:rsidRPr="00000000">
          <w:rPr>
            <w:rFonts w:ascii="Fira Mono" w:cs="Fira Mono" w:eastAsia="Fira Mono" w:hAnsi="Fira Mono"/>
            <w:sz w:val="20"/>
            <w:szCs w:val="20"/>
            <w:rtl w:val="0"/>
          </w:rPr>
          <w:t xml:space="preserve">//pjmedia.com/election/stacey-lennox/2020/06/17/president-trump-</w:t>
        </w:r>
      </w:hyperlink>
      <w:r w:rsidDel="00000000" w:rsidR="00000000" w:rsidRPr="00000000">
        <w:rPr>
          <w:rtl w:val="0"/>
        </w:rPr>
      </w:r>
    </w:p>
    <w:p w:rsidR="00000000" w:rsidDel="00000000" w:rsidP="00000000" w:rsidRDefault="00000000" w:rsidRPr="00000000" w14:paraId="00000A68">
      <w:pPr>
        <w:tabs>
          <w:tab w:val="left" w:pos="1879"/>
        </w:tabs>
        <w:spacing w:before="119" w:lineRule="auto"/>
        <w:ind w:left="84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hyperlink r:id="rId248">
        <w:r w:rsidDel="00000000" w:rsidR="00000000" w:rsidRPr="00000000">
          <w:rPr>
            <w:rFonts w:ascii="Fira Mono" w:cs="Fira Mono" w:eastAsia="Fira Mono" w:hAnsi="Fira Mono"/>
            <w:sz w:val="20"/>
            <w:szCs w:val="20"/>
            <w:rtl w:val="0"/>
          </w:rPr>
          <w:t xml:space="preserve">calls-school-choice-the-civil-rights-issue-of-our-time-n542977</w:t>
        </w:r>
      </w:hyperlink>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A">
      <w:pPr>
        <w:spacing w:before="73" w:lineRule="auto"/>
        <w:ind w:left="829" w:right="0" w:firstLine="0"/>
        <w:jc w:val="left"/>
        <w:rPr>
          <w:i w:val="1"/>
          <w:sz w:val="24"/>
          <w:szCs w:val="24"/>
        </w:rPr>
      </w:pPr>
      <w:bookmarkStart w:colFirst="0" w:colLast="0" w:name="_heading=h.1csj400" w:id="256"/>
      <w:bookmarkEnd w:id="256"/>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Lubienski, C. A., &amp; Lubienski, S. T. (2014). </w:t>
      </w:r>
      <w:r w:rsidDel="00000000" w:rsidR="00000000" w:rsidRPr="00000000">
        <w:rPr>
          <w:i w:val="1"/>
          <w:sz w:val="24"/>
          <w:szCs w:val="24"/>
          <w:rtl w:val="0"/>
        </w:rPr>
        <w:t xml:space="preserve">The Public School Advantage: Why public schools</w:t>
      </w:r>
    </w:p>
    <w:p w:rsidR="00000000" w:rsidDel="00000000" w:rsidP="00000000" w:rsidRDefault="00000000" w:rsidRPr="00000000" w14:paraId="00000A6B">
      <w:pPr>
        <w:tabs>
          <w:tab w:val="left" w:pos="1879"/>
        </w:tabs>
        <w:spacing w:before="7"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15</w:t>
        <w:tab/>
      </w:r>
      <w:r w:rsidDel="00000000" w:rsidR="00000000" w:rsidRPr="00000000">
        <w:rPr>
          <w:i w:val="1"/>
          <w:sz w:val="24"/>
          <w:szCs w:val="24"/>
          <w:rtl w:val="0"/>
        </w:rPr>
        <w:t xml:space="preserve">outperform private schools</w:t>
      </w:r>
      <w:r w:rsidDel="00000000" w:rsidR="00000000" w:rsidRPr="00000000">
        <w:rPr>
          <w:sz w:val="24"/>
          <w:szCs w:val="24"/>
          <w:rtl w:val="0"/>
        </w:rPr>
        <w:t xml:space="preserve">. University of Chicago Press.</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D">
      <w:pPr>
        <w:spacing w:before="0" w:lineRule="auto"/>
        <w:ind w:left="831" w:right="0" w:firstLine="0"/>
        <w:jc w:val="left"/>
        <w:rPr>
          <w:sz w:val="24"/>
          <w:szCs w:val="24"/>
        </w:rPr>
      </w:pPr>
      <w:bookmarkStart w:colFirst="0" w:colLast="0" w:name="_heading=h.3ws6mnt" w:id="257"/>
      <w:bookmarkEnd w:id="257"/>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Marachi, R. (2016–2022). </w:t>
      </w:r>
      <w:r w:rsidDel="00000000" w:rsidR="00000000" w:rsidRPr="00000000">
        <w:rPr>
          <w:i w:val="1"/>
          <w:sz w:val="24"/>
          <w:szCs w:val="24"/>
          <w:rtl w:val="0"/>
        </w:rPr>
        <w:t xml:space="preserve">Charter Schools &amp; ”Choice”: A Closer Look</w:t>
      </w:r>
      <w:r w:rsidDel="00000000" w:rsidR="00000000" w:rsidRPr="00000000">
        <w:rPr>
          <w:sz w:val="24"/>
          <w:szCs w:val="24"/>
          <w:rtl w:val="0"/>
        </w:rPr>
        <w:t xml:space="preserve">. Retrieved May 8, 2022,</w:t>
      </w:r>
    </w:p>
    <w:p w:rsidR="00000000" w:rsidDel="00000000" w:rsidP="00000000" w:rsidRDefault="00000000" w:rsidRPr="00000000" w14:paraId="00000A6E">
      <w:pPr>
        <w:tabs>
          <w:tab w:val="left" w:pos="1879"/>
        </w:tabs>
        <w:spacing w:before="6" w:lineRule="auto"/>
        <w:ind w:left="8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17</w:t>
        <w:tab/>
      </w:r>
      <w:r w:rsidDel="00000000" w:rsidR="00000000" w:rsidRPr="00000000">
        <w:rPr>
          <w:sz w:val="24"/>
          <w:szCs w:val="24"/>
          <w:rtl w:val="0"/>
        </w:rPr>
        <w:t xml:space="preserve">from  </w:t>
      </w:r>
      <w:hyperlink r:id="rId249">
        <w:r w:rsidDel="00000000" w:rsidR="00000000" w:rsidRPr="00000000">
          <w:rPr>
            <w:rFonts w:ascii="Fira Mono" w:cs="Fira Mono" w:eastAsia="Fira Mono" w:hAnsi="Fira Mono"/>
            <w:sz w:val="20"/>
            <w:szCs w:val="20"/>
            <w:rtl w:val="0"/>
          </w:rPr>
          <w:t xml:space="preserve">https://www.scoop.it/topic/charter-choice-closer-look</w:t>
        </w:r>
      </w:hyperlink>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bxgwvm" w:id="258"/>
      <w:bookmarkEnd w:id="25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Marachi, R., &amp; Carpenter, R. (2020, October). Silicon valley, philanthro-capitalism and</w:t>
      </w:r>
    </w:p>
    <w:p w:rsidR="00000000" w:rsidDel="00000000" w:rsidP="00000000" w:rsidRDefault="00000000" w:rsidRPr="00000000" w14:paraId="00000A71">
      <w:pPr>
        <w:tabs>
          <w:tab w:val="left" w:pos="1879"/>
        </w:tabs>
        <w:spacing w:before="6" w:lineRule="auto"/>
        <w:ind w:left="83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19</w:t>
        <w:tab/>
      </w:r>
      <w:r w:rsidDel="00000000" w:rsidR="00000000" w:rsidRPr="00000000">
        <w:rPr>
          <w:sz w:val="24"/>
          <w:szCs w:val="24"/>
          <w:rtl w:val="0"/>
        </w:rPr>
        <w:t xml:space="preserve">policy shifts from teachers to tech. In </w:t>
      </w:r>
      <w:r w:rsidDel="00000000" w:rsidR="00000000" w:rsidRPr="00000000">
        <w:rPr>
          <w:i w:val="1"/>
          <w:sz w:val="24"/>
          <w:szCs w:val="24"/>
          <w:rtl w:val="0"/>
        </w:rPr>
        <w:t xml:space="preserve">Strike for the common good: Fighting for the</w:t>
      </w:r>
    </w:p>
    <w:p w:rsidR="00000000" w:rsidDel="00000000" w:rsidP="00000000" w:rsidRDefault="00000000" w:rsidRPr="00000000" w14:paraId="00000A72">
      <w:pPr>
        <w:tabs>
          <w:tab w:val="left" w:pos="1879"/>
        </w:tabs>
        <w:spacing w:before="6" w:lineRule="auto"/>
        <w:ind w:left="804"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i w:val="1"/>
          <w:sz w:val="24"/>
          <w:szCs w:val="24"/>
          <w:rtl w:val="0"/>
        </w:rPr>
        <w:t xml:space="preserve">future of public education</w:t>
      </w:r>
      <w:r w:rsidDel="00000000" w:rsidR="00000000" w:rsidRPr="00000000">
        <w:rPr>
          <w:sz w:val="24"/>
          <w:szCs w:val="24"/>
          <w:rtl w:val="0"/>
        </w:rPr>
        <w:t xml:space="preserve">. University of Michigan Press.</w:t>
      </w:r>
    </w:p>
    <w:p w:rsidR="00000000" w:rsidDel="00000000" w:rsidP="00000000" w:rsidRDefault="00000000" w:rsidRPr="00000000" w14:paraId="00000A73">
      <w:pPr>
        <w:tabs>
          <w:tab w:val="left" w:pos="1879"/>
        </w:tabs>
        <w:spacing w:before="89" w:lineRule="auto"/>
        <w:ind w:left="833"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21</w:t>
        <w:tab/>
      </w:r>
      <w:hyperlink r:id="rId250">
        <w:r w:rsidDel="00000000" w:rsidR="00000000" w:rsidRPr="00000000">
          <w:rPr>
            <w:rFonts w:ascii="Fira Mono" w:cs="Fira Mono" w:eastAsia="Fira Mono" w:hAnsi="Fira Mono"/>
            <w:sz w:val="20"/>
            <w:szCs w:val="20"/>
            <w:rtl w:val="0"/>
          </w:rPr>
          <w:t xml:space="preserve">https://doi.org/10.3998/mpub.11621094</w:t>
        </w:r>
      </w:hyperlink>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r2r73f" w:id="259"/>
      <w:bookmarkEnd w:id="259"/>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Markowitz model. (2021, June 12). In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Wikipedia</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Retrieved February 2, 2022, from</w:t>
      </w:r>
    </w:p>
    <w:p w:rsidR="00000000" w:rsidDel="00000000" w:rsidP="00000000" w:rsidRDefault="00000000" w:rsidRPr="00000000" w14:paraId="00000A7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879"/>
          <w:tab w:val="left" w:pos="1880"/>
        </w:tabs>
        <w:spacing w:after="0" w:before="88" w:line="240" w:lineRule="auto"/>
        <w:ind w:left="1880" w:right="0" w:hanging="1058"/>
        <w:jc w:val="left"/>
        <w:rPr>
          <w:rFonts w:ascii="Fira Mono" w:cs="Fira Mono" w:eastAsia="Fira Mono" w:hAnsi="Fira Mono"/>
          <w:b w:val="0"/>
          <w:i w:val="0"/>
          <w:smallCaps w:val="0"/>
          <w:strike w:val="0"/>
          <w:color w:val="000000"/>
          <w:sz w:val="20"/>
          <w:szCs w:val="20"/>
          <w:u w:val="none"/>
          <w:shd w:fill="auto" w:val="clear"/>
          <w:vertAlign w:val="baseline"/>
        </w:rPr>
      </w:pPr>
      <w:hyperlink r:id="rId251">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https://en.wikipedia.org/w/index.php?title=Markowitz_model&amp;</w:t>
        </w:r>
      </w:hyperlink>
      <w:r w:rsidDel="00000000" w:rsidR="00000000" w:rsidRPr="00000000">
        <w:rPr>
          <w:rtl w:val="0"/>
        </w:rPr>
      </w:r>
    </w:p>
    <w:p w:rsidR="00000000" w:rsidDel="00000000" w:rsidP="00000000" w:rsidRDefault="00000000" w:rsidRPr="00000000" w14:paraId="00000A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879"/>
          <w:tab w:val="left" w:pos="1880"/>
        </w:tabs>
        <w:spacing w:after="0" w:before="119" w:line="240" w:lineRule="auto"/>
        <w:ind w:left="1880" w:right="0" w:hanging="1069"/>
        <w:jc w:val="left"/>
        <w:rPr>
          <w:rFonts w:ascii="Fira Mono" w:cs="Fira Mono" w:eastAsia="Fira Mono" w:hAnsi="Fira Mono"/>
          <w:b w:val="0"/>
          <w:i w:val="0"/>
          <w:smallCaps w:val="0"/>
          <w:strike w:val="0"/>
          <w:color w:val="000000"/>
          <w:sz w:val="20"/>
          <w:szCs w:val="20"/>
          <w:u w:val="none"/>
          <w:shd w:fill="auto" w:val="clear"/>
          <w:vertAlign w:val="baseline"/>
        </w:rPr>
      </w:pPr>
      <w:hyperlink r:id="rId252">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oldid=1028260830</w:t>
        </w:r>
      </w:hyperlink>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3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Page Version ID: 1028260830</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A">
      <w:pPr>
        <w:spacing w:before="1" w:lineRule="auto"/>
        <w:ind w:left="813" w:right="0" w:firstLine="0"/>
        <w:jc w:val="left"/>
        <w:rPr>
          <w:i w:val="1"/>
          <w:sz w:val="24"/>
          <w:szCs w:val="24"/>
        </w:rPr>
      </w:pPr>
      <w:bookmarkStart w:colFirst="0" w:colLast="0" w:name="_heading=h.3b2epr8" w:id="260"/>
      <w:bookmarkEnd w:id="260"/>
      <w:r w:rsidDel="00000000" w:rsidR="00000000" w:rsidRPr="00000000">
        <w:rPr>
          <w:rFonts w:ascii="Alegreya Sans" w:cs="Alegreya Sans" w:eastAsia="Alegreya Sans" w:hAnsi="Alegreya Sans"/>
          <w:sz w:val="16"/>
          <w:szCs w:val="16"/>
          <w:rtl w:val="0"/>
        </w:rPr>
        <w:t xml:space="preserve">26 </w:t>
      </w:r>
      <w:r w:rsidDel="00000000" w:rsidR="00000000" w:rsidRPr="00000000">
        <w:rPr>
          <w:sz w:val="24"/>
          <w:szCs w:val="24"/>
          <w:rtl w:val="0"/>
        </w:rPr>
        <w:t xml:space="preserve">Mathews, J. (2009). </w:t>
      </w:r>
      <w:r w:rsidDel="00000000" w:rsidR="00000000" w:rsidRPr="00000000">
        <w:rPr>
          <w:i w:val="1"/>
          <w:sz w:val="24"/>
          <w:szCs w:val="24"/>
          <w:rtl w:val="0"/>
        </w:rPr>
        <w:t xml:space="preserve">Work hard. Be nice.: How two inspired teachers created the most promising</w:t>
      </w:r>
    </w:p>
    <w:p w:rsidR="00000000" w:rsidDel="00000000" w:rsidP="00000000" w:rsidRDefault="00000000" w:rsidRPr="00000000" w14:paraId="00000A7B">
      <w:pPr>
        <w:tabs>
          <w:tab w:val="left" w:pos="1879"/>
        </w:tabs>
        <w:spacing w:before="6" w:lineRule="auto"/>
        <w:ind w:left="821" w:right="0" w:firstLine="0"/>
        <w:jc w:val="left"/>
        <w:rPr>
          <w:sz w:val="24"/>
          <w:szCs w:val="24"/>
        </w:rPr>
        <w:sectPr>
          <w:footerReference r:id="rId253"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27</w:t>
        <w:tab/>
      </w:r>
      <w:r w:rsidDel="00000000" w:rsidR="00000000" w:rsidRPr="00000000">
        <w:rPr>
          <w:i w:val="1"/>
          <w:sz w:val="24"/>
          <w:szCs w:val="24"/>
          <w:rtl w:val="0"/>
        </w:rPr>
        <w:t xml:space="preserve">schools in america</w:t>
      </w:r>
      <w:r w:rsidDel="00000000" w:rsidR="00000000" w:rsidRPr="00000000">
        <w:rPr>
          <w:sz w:val="24"/>
          <w:szCs w:val="24"/>
          <w:rtl w:val="0"/>
        </w:rPr>
        <w:t xml:space="preserve">. Algonquin Books.</w:t>
      </w:r>
    </w:p>
    <w:p w:rsidR="00000000" w:rsidDel="00000000" w:rsidP="00000000" w:rsidRDefault="00000000" w:rsidRPr="00000000" w14:paraId="00000A7C">
      <w:pPr>
        <w:spacing w:before="49" w:lineRule="auto"/>
        <w:ind w:left="214" w:right="0" w:firstLine="0"/>
        <w:jc w:val="left"/>
        <w:rPr>
          <w:sz w:val="24"/>
          <w:szCs w:val="24"/>
        </w:rPr>
      </w:pPr>
      <w:bookmarkStart w:colFirst="0" w:colLast="0" w:name="_heading=h.1q7ozz1" w:id="261"/>
      <w:bookmarkEnd w:id="261"/>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McCombes, S. (2019, May 8). </w:t>
      </w:r>
      <w:r w:rsidDel="00000000" w:rsidR="00000000" w:rsidRPr="00000000">
        <w:rPr>
          <w:i w:val="1"/>
          <w:sz w:val="24"/>
          <w:szCs w:val="24"/>
          <w:rtl w:val="0"/>
        </w:rPr>
        <w:t xml:space="preserve">How to Do a Case Study | Examples and Methods</w:t>
      </w:r>
      <w:r w:rsidDel="00000000" w:rsidR="00000000" w:rsidRPr="00000000">
        <w:rPr>
          <w:sz w:val="24"/>
          <w:szCs w:val="24"/>
          <w:rtl w:val="0"/>
        </w:rPr>
        <w:t xml:space="preserve">. Scribbr.</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Retrieved January 17, 2021, from</w:t>
      </w:r>
    </w:p>
    <w:p w:rsidR="00000000" w:rsidDel="00000000" w:rsidP="00000000" w:rsidRDefault="00000000" w:rsidRPr="00000000" w14:paraId="00000A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8"/>
          <w:tab w:val="left" w:pos="1189"/>
        </w:tabs>
        <w:spacing w:after="0" w:before="88" w:line="240" w:lineRule="auto"/>
        <w:ind w:left="1188" w:right="0" w:hanging="986"/>
        <w:jc w:val="left"/>
        <w:rPr>
          <w:rFonts w:ascii="Fira Mono" w:cs="Fira Mono" w:eastAsia="Fira Mono" w:hAnsi="Fira Mono"/>
          <w:b w:val="0"/>
          <w:i w:val="0"/>
          <w:smallCaps w:val="0"/>
          <w:strike w:val="0"/>
          <w:color w:val="000000"/>
          <w:sz w:val="20"/>
          <w:szCs w:val="20"/>
          <w:u w:val="none"/>
          <w:shd w:fill="auto" w:val="clear"/>
          <w:vertAlign w:val="baseline"/>
        </w:rPr>
      </w:pPr>
      <w:hyperlink r:id="rId254">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https://www.scribbr.com/methodology/case-study/</w:t>
        </w:r>
      </w:hyperlink>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80">
      <w:pPr>
        <w:spacing w:before="73" w:lineRule="auto"/>
        <w:ind w:left="192" w:right="0" w:firstLine="0"/>
        <w:jc w:val="left"/>
        <w:rPr>
          <w:sz w:val="24"/>
          <w:szCs w:val="24"/>
        </w:rPr>
      </w:pPr>
      <w:bookmarkStart w:colFirst="0" w:colLast="0" w:name="_heading=h.4a7cimu" w:id="262"/>
      <w:bookmarkEnd w:id="262"/>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Miron, G., &amp; Gulosino, C. (2016). </w:t>
      </w:r>
      <w:r w:rsidDel="00000000" w:rsidR="00000000" w:rsidRPr="00000000">
        <w:rPr>
          <w:i w:val="1"/>
          <w:sz w:val="24"/>
          <w:szCs w:val="24"/>
          <w:rtl w:val="0"/>
        </w:rPr>
        <w:t xml:space="preserve">Virtual Schools in the U.S. 2016</w:t>
      </w:r>
      <w:r w:rsidDel="00000000" w:rsidR="00000000" w:rsidRPr="00000000">
        <w:rPr>
          <w:sz w:val="24"/>
          <w:szCs w:val="24"/>
          <w:rtl w:val="0"/>
        </w:rPr>
        <w:t xml:space="preserve">.</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pcmsun" w:id="263"/>
      <w:bookmarkEnd w:id="26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Miron, G., Gulosino, C., Shank, C., Elgeberi, N., Davidson, C., Alvarez, F. H. D.,</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Jurdzy, B., Larsen, J., Pham, D., Ruder, K., Urdapilleta, L., &amp; Urschel, J. (2021,</w:t>
      </w:r>
    </w:p>
    <w:p w:rsidR="00000000" w:rsidDel="00000000" w:rsidP="00000000" w:rsidRDefault="00000000" w:rsidRPr="00000000" w14:paraId="00000A84">
      <w:pPr>
        <w:tabs>
          <w:tab w:val="left" w:pos="1188"/>
        </w:tabs>
        <w:spacing w:before="6" w:lineRule="auto"/>
        <w:ind w:left="203"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7</w:t>
        <w:tab/>
      </w:r>
      <w:r w:rsidDel="00000000" w:rsidR="00000000" w:rsidRPr="00000000">
        <w:rPr>
          <w:sz w:val="24"/>
          <w:szCs w:val="24"/>
          <w:rtl w:val="0"/>
        </w:rPr>
        <w:t xml:space="preserve">February). </w:t>
      </w:r>
      <w:r w:rsidDel="00000000" w:rsidR="00000000" w:rsidRPr="00000000">
        <w:rPr>
          <w:i w:val="1"/>
          <w:sz w:val="24"/>
          <w:szCs w:val="24"/>
          <w:rtl w:val="0"/>
        </w:rPr>
        <w:t xml:space="preserve">Profiles of For-Profit and Nonprofit Education Management Organizations:</w:t>
      </w:r>
    </w:p>
    <w:p w:rsidR="00000000" w:rsidDel="00000000" w:rsidP="00000000" w:rsidRDefault="00000000" w:rsidRPr="00000000" w14:paraId="00000A85">
      <w:pPr>
        <w:tabs>
          <w:tab w:val="left" w:pos="1188"/>
        </w:tabs>
        <w:spacing w:before="6"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r w:rsidDel="00000000" w:rsidR="00000000" w:rsidRPr="00000000">
        <w:rPr>
          <w:i w:val="1"/>
          <w:sz w:val="24"/>
          <w:szCs w:val="24"/>
          <w:rtl w:val="0"/>
        </w:rPr>
        <w:t xml:space="preserve">Fifteenth Edition</w:t>
      </w:r>
      <w:r w:rsidDel="00000000" w:rsidR="00000000" w:rsidRPr="00000000">
        <w:rPr>
          <w:sz w:val="24"/>
          <w:szCs w:val="24"/>
          <w:rtl w:val="0"/>
        </w:rPr>
        <w:t xml:space="preserve">. Retrieved July 23, 2021, from </w:t>
      </w:r>
      <w:hyperlink r:id="rId255">
        <w:r w:rsidDel="00000000" w:rsidR="00000000" w:rsidRPr="00000000">
          <w:rPr>
            <w:rFonts w:ascii="Fira Mono" w:cs="Fira Mono" w:eastAsia="Fira Mono" w:hAnsi="Fira Mono"/>
            <w:sz w:val="20"/>
            <w:szCs w:val="20"/>
            <w:rtl w:val="0"/>
          </w:rPr>
          <w:t xml:space="preserve">http:</w:t>
        </w:r>
      </w:hyperlink>
      <w:r w:rsidDel="00000000" w:rsidR="00000000" w:rsidRPr="00000000">
        <w:rPr>
          <w:rtl w:val="0"/>
        </w:rPr>
      </w:r>
    </w:p>
    <w:p w:rsidR="00000000" w:rsidDel="00000000" w:rsidP="00000000" w:rsidRDefault="00000000" w:rsidRPr="00000000" w14:paraId="00000A86">
      <w:pPr>
        <w:tabs>
          <w:tab w:val="left" w:pos="1188"/>
        </w:tabs>
        <w:spacing w:before="89"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9</w:t>
        <w:tab/>
      </w:r>
      <w:hyperlink r:id="rId256">
        <w:r w:rsidDel="00000000" w:rsidR="00000000" w:rsidRPr="00000000">
          <w:rPr>
            <w:rFonts w:ascii="Fira Mono" w:cs="Fira Mono" w:eastAsia="Fira Mono" w:hAnsi="Fira Mono"/>
            <w:sz w:val="20"/>
            <w:szCs w:val="20"/>
            <w:rtl w:val="0"/>
          </w:rPr>
          <w:t xml:space="preserve">//nepc.colorado.edu/publication/emo-%20profiles-fifteenth-ed</w:t>
        </w:r>
      </w:hyperlink>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spacing w:before="73" w:lineRule="auto"/>
        <w:ind w:left="130" w:right="0" w:firstLine="0"/>
        <w:jc w:val="left"/>
        <w:rPr>
          <w:i w:val="1"/>
          <w:sz w:val="24"/>
          <w:szCs w:val="24"/>
        </w:rPr>
      </w:pPr>
      <w:bookmarkStart w:colFirst="0" w:colLast="0" w:name="_heading=h.14hx32g" w:id="264"/>
      <w:bookmarkEnd w:id="264"/>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Mommandi, W., &amp; Welner, K. (2021). </w:t>
      </w:r>
      <w:r w:rsidDel="00000000" w:rsidR="00000000" w:rsidRPr="00000000">
        <w:rPr>
          <w:i w:val="1"/>
          <w:sz w:val="24"/>
          <w:szCs w:val="24"/>
          <w:rtl w:val="0"/>
        </w:rPr>
        <w:t xml:space="preserve">School’s Choice: How Charter Schools Control Access and</w:t>
      </w:r>
    </w:p>
    <w:p w:rsidR="00000000" w:rsidDel="00000000" w:rsidP="00000000" w:rsidRDefault="00000000" w:rsidRPr="00000000" w14:paraId="00000A89">
      <w:pPr>
        <w:tabs>
          <w:tab w:val="left" w:pos="1188"/>
        </w:tabs>
        <w:spacing w:before="6" w:lineRule="auto"/>
        <w:ind w:left="159" w:right="0" w:firstLine="0"/>
        <w:jc w:val="left"/>
        <w:rPr>
          <w:sz w:val="24"/>
          <w:szCs w:val="24"/>
        </w:rPr>
      </w:pPr>
      <w:r w:rsidDel="00000000" w:rsidR="00000000" w:rsidRPr="00000000">
        <w:rPr>
          <w:rFonts w:ascii="Alegreya Sans" w:cs="Alegreya Sans" w:eastAsia="Alegreya Sans" w:hAnsi="Alegreya Sans"/>
          <w:sz w:val="16"/>
          <w:szCs w:val="16"/>
          <w:rtl w:val="0"/>
        </w:rPr>
        <w:t xml:space="preserve">11</w:t>
        <w:tab/>
      </w:r>
      <w:r w:rsidDel="00000000" w:rsidR="00000000" w:rsidRPr="00000000">
        <w:rPr>
          <w:i w:val="1"/>
          <w:sz w:val="24"/>
          <w:szCs w:val="24"/>
          <w:rtl w:val="0"/>
        </w:rPr>
        <w:t xml:space="preserve">Shape Enrollment</w:t>
      </w:r>
      <w:r w:rsidDel="00000000" w:rsidR="00000000" w:rsidRPr="00000000">
        <w:rPr>
          <w:sz w:val="24"/>
          <w:szCs w:val="24"/>
          <w:rtl w:val="0"/>
        </w:rPr>
        <w:t xml:space="preserve">. Teachers College Press.</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B">
      <w:pPr>
        <w:spacing w:before="0"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12  </w:t>
      </w:r>
      <w:r w:rsidDel="00000000" w:rsidR="00000000" w:rsidRPr="00000000">
        <w:rPr>
          <w:i w:val="1"/>
          <w:sz w:val="24"/>
          <w:szCs w:val="24"/>
          <w:rtl w:val="0"/>
        </w:rPr>
        <w:t xml:space="preserve">A Nation at Risk </w:t>
      </w:r>
      <w:r w:rsidDel="00000000" w:rsidR="00000000" w:rsidRPr="00000000">
        <w:rPr>
          <w:sz w:val="24"/>
          <w:szCs w:val="24"/>
          <w:rtl w:val="0"/>
        </w:rPr>
        <w:t xml:space="preserve">(ED 226 006). (1983). National Commission on Excellence in</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Education,Washington, D.C. Retrieved March 25, 2020, from</w:t>
      </w:r>
    </w:p>
    <w:p w:rsidR="00000000" w:rsidDel="00000000" w:rsidP="00000000" w:rsidRDefault="00000000" w:rsidRPr="00000000" w14:paraId="00000A8D">
      <w:pPr>
        <w:tabs>
          <w:tab w:val="left" w:pos="1188"/>
        </w:tabs>
        <w:spacing w:before="89" w:lineRule="auto"/>
        <w:ind w:left="13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257">
        <w:r w:rsidDel="00000000" w:rsidR="00000000" w:rsidRPr="00000000">
          <w:rPr>
            <w:rFonts w:ascii="Fira Mono" w:cs="Fira Mono" w:eastAsia="Fira Mono" w:hAnsi="Fira Mono"/>
            <w:sz w:val="20"/>
            <w:szCs w:val="20"/>
            <w:rtl w:val="0"/>
          </w:rPr>
          <w:t xml:space="preserve">https://files.eric.ed.gov/fulltext/ED226006.pdf</w:t>
        </w:r>
      </w:hyperlink>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F">
      <w:pPr>
        <w:spacing w:before="74" w:lineRule="auto"/>
        <w:ind w:left="148" w:right="0" w:firstLine="0"/>
        <w:jc w:val="left"/>
        <w:rPr>
          <w:i w:val="1"/>
          <w:sz w:val="24"/>
          <w:szCs w:val="24"/>
        </w:rPr>
      </w:pPr>
      <w:bookmarkStart w:colFirst="0" w:colLast="0" w:name="_heading=h.3ohklq9" w:id="265"/>
      <w:bookmarkEnd w:id="265"/>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National Alliance for Public Charter Schools. (2020, June 17). </w:t>
      </w:r>
      <w:r w:rsidDel="00000000" w:rsidR="00000000" w:rsidRPr="00000000">
        <w:rPr>
          <w:i w:val="1"/>
          <w:sz w:val="24"/>
          <w:szCs w:val="24"/>
          <w:rtl w:val="0"/>
        </w:rPr>
        <w:t xml:space="preserve">The federal charter schools</w:t>
      </w:r>
    </w:p>
    <w:p w:rsidR="00000000" w:rsidDel="00000000" w:rsidP="00000000" w:rsidRDefault="00000000" w:rsidRPr="00000000" w14:paraId="00000A90">
      <w:pPr>
        <w:tabs>
          <w:tab w:val="left" w:pos="1188"/>
        </w:tabs>
        <w:spacing w:before="6" w:lineRule="auto"/>
        <w:ind w:left="1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i w:val="1"/>
          <w:sz w:val="24"/>
          <w:szCs w:val="24"/>
          <w:rtl w:val="0"/>
        </w:rPr>
        <w:t xml:space="preserve">program: 2020 annual report</w:t>
      </w:r>
      <w:r w:rsidDel="00000000" w:rsidR="00000000" w:rsidRPr="00000000">
        <w:rPr>
          <w:sz w:val="24"/>
          <w:szCs w:val="24"/>
          <w:rtl w:val="0"/>
        </w:rPr>
        <w:t xml:space="preserve">. National Alliance for Public Charter Schools.</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8"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Washington, D.C. Retrieved May 24, 2021, from </w:t>
      </w:r>
      <w:hyperlink r:id="rId258">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t>
        </w:r>
      </w:hyperlink>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88"/>
          <w:tab w:val="left" w:pos="1189"/>
        </w:tabs>
        <w:spacing w:after="0" w:before="89" w:line="240" w:lineRule="auto"/>
        <w:ind w:left="1188" w:right="0" w:hanging="1050"/>
        <w:jc w:val="left"/>
        <w:rPr>
          <w:rFonts w:ascii="Fira Mono" w:cs="Fira Mono" w:eastAsia="Fira Mono" w:hAnsi="Fira Mono"/>
          <w:b w:val="0"/>
          <w:i w:val="0"/>
          <w:smallCaps w:val="0"/>
          <w:strike w:val="0"/>
          <w:color w:val="000000"/>
          <w:sz w:val="20"/>
          <w:szCs w:val="20"/>
          <w:u w:val="none"/>
          <w:shd w:fill="auto" w:val="clear"/>
          <w:vertAlign w:val="baseline"/>
        </w:rPr>
      </w:pPr>
      <w:hyperlink r:id="rId259">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//www.publiccharters.org/sites/default/files/documents/2020-</w:t>
        </w:r>
      </w:hyperlink>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88"/>
          <w:tab w:val="left" w:pos="1189"/>
        </w:tabs>
        <w:spacing w:after="0" w:before="119" w:line="240" w:lineRule="auto"/>
        <w:ind w:left="1188" w:right="0" w:hanging="1050"/>
        <w:jc w:val="left"/>
        <w:rPr>
          <w:rFonts w:ascii="Fira Mono" w:cs="Fira Mono" w:eastAsia="Fira Mono" w:hAnsi="Fira Mono"/>
          <w:b w:val="0"/>
          <w:i w:val="0"/>
          <w:smallCaps w:val="0"/>
          <w:strike w:val="0"/>
          <w:color w:val="000000"/>
          <w:sz w:val="20"/>
          <w:szCs w:val="20"/>
          <w:u w:val="none"/>
          <w:shd w:fill="auto" w:val="clear"/>
          <w:vertAlign w:val="baseline"/>
        </w:rPr>
      </w:pPr>
      <w:hyperlink r:id="rId260">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06/CSP%20Annual%20Report%20_%20Final.pdf</w:t>
        </w:r>
      </w:hyperlink>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5">
      <w:pPr>
        <w:spacing w:before="73" w:lineRule="auto"/>
        <w:ind w:left="112" w:right="0" w:firstLine="0"/>
        <w:jc w:val="left"/>
        <w:rPr>
          <w:i w:val="1"/>
          <w:sz w:val="24"/>
          <w:szCs w:val="24"/>
        </w:rPr>
      </w:pPr>
      <w:bookmarkStart w:colFirst="0" w:colLast="0" w:name="_heading=h.23muvy2" w:id="266"/>
      <w:bookmarkEnd w:id="266"/>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National Charter School Resource Center. (2020). </w:t>
      </w:r>
      <w:r w:rsidDel="00000000" w:rsidR="00000000" w:rsidRPr="00000000">
        <w:rPr>
          <w:i w:val="1"/>
          <w:sz w:val="24"/>
          <w:szCs w:val="24"/>
          <w:rtl w:val="0"/>
        </w:rPr>
        <w:t xml:space="preserve">Accessing Federal Programs - A Guidebook</w:t>
      </w:r>
    </w:p>
    <w:p w:rsidR="00000000" w:rsidDel="00000000" w:rsidP="00000000" w:rsidRDefault="00000000" w:rsidRPr="00000000" w14:paraId="00000A96">
      <w:pPr>
        <w:tabs>
          <w:tab w:val="left" w:pos="1188"/>
        </w:tabs>
        <w:spacing w:before="7" w:lineRule="auto"/>
        <w:ind w:left="142" w:right="0" w:firstLine="0"/>
        <w:jc w:val="left"/>
        <w:rPr>
          <w:sz w:val="24"/>
          <w:szCs w:val="24"/>
        </w:rPr>
      </w:pPr>
      <w:r w:rsidDel="00000000" w:rsidR="00000000" w:rsidRPr="00000000">
        <w:rPr>
          <w:rFonts w:ascii="Alegreya Sans" w:cs="Alegreya Sans" w:eastAsia="Alegreya Sans" w:hAnsi="Alegreya Sans"/>
          <w:sz w:val="16"/>
          <w:szCs w:val="16"/>
          <w:rtl w:val="0"/>
        </w:rPr>
        <w:t xml:space="preserve">21</w:t>
        <w:tab/>
      </w:r>
      <w:r w:rsidDel="00000000" w:rsidR="00000000" w:rsidRPr="00000000">
        <w:rPr>
          <w:i w:val="1"/>
          <w:sz w:val="24"/>
          <w:szCs w:val="24"/>
          <w:rtl w:val="0"/>
        </w:rPr>
        <w:t xml:space="preserve">for Charter School Operators and Developers</w:t>
      </w:r>
      <w:r w:rsidDel="00000000" w:rsidR="00000000" w:rsidRPr="00000000">
        <w:rPr>
          <w:sz w:val="24"/>
          <w:szCs w:val="24"/>
          <w:rtl w:val="0"/>
        </w:rPr>
        <w:t xml:space="preserve">. NCSRC. Bethesda, MD. Retrieved May</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24, 2021, from</w:t>
      </w:r>
    </w:p>
    <w:p w:rsidR="00000000" w:rsidDel="00000000" w:rsidP="00000000" w:rsidRDefault="00000000" w:rsidRPr="00000000" w14:paraId="00000A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88"/>
          <w:tab w:val="left" w:pos="1189"/>
        </w:tabs>
        <w:spacing w:after="0" w:before="89" w:line="240" w:lineRule="auto"/>
        <w:ind w:left="1188" w:right="0" w:hanging="1058"/>
        <w:jc w:val="left"/>
        <w:rPr>
          <w:rFonts w:ascii="Fira Mono" w:cs="Fira Mono" w:eastAsia="Fira Mono" w:hAnsi="Fira Mono"/>
          <w:b w:val="0"/>
          <w:i w:val="0"/>
          <w:smallCaps w:val="0"/>
          <w:strike w:val="0"/>
          <w:color w:val="000000"/>
          <w:sz w:val="20"/>
          <w:szCs w:val="20"/>
          <w:u w:val="none"/>
          <w:shd w:fill="auto" w:val="clear"/>
          <w:vertAlign w:val="baseline"/>
        </w:rPr>
      </w:pPr>
      <w:hyperlink r:id="rId261">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https://charterschoolcenter.ed.gov/sites/default/files/files/</w:t>
        </w:r>
      </w:hyperlink>
      <w:r w:rsidDel="00000000" w:rsidR="00000000" w:rsidRPr="00000000">
        <w:rPr>
          <w:rtl w:val="0"/>
        </w:rPr>
      </w:r>
    </w:p>
    <w:p w:rsidR="00000000" w:rsidDel="00000000" w:rsidP="00000000" w:rsidRDefault="00000000" w:rsidRPr="00000000" w14:paraId="00000A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88"/>
          <w:tab w:val="left" w:pos="1189"/>
        </w:tabs>
        <w:spacing w:after="0" w:before="118" w:line="240" w:lineRule="auto"/>
        <w:ind w:left="1188" w:right="0" w:hanging="1069"/>
        <w:jc w:val="left"/>
        <w:rPr>
          <w:rFonts w:ascii="Fira Mono" w:cs="Fira Mono" w:eastAsia="Fira Mono" w:hAnsi="Fira Mono"/>
          <w:b w:val="0"/>
          <w:i w:val="0"/>
          <w:smallCaps w:val="0"/>
          <w:strike w:val="0"/>
          <w:color w:val="000000"/>
          <w:sz w:val="20"/>
          <w:szCs w:val="20"/>
          <w:u w:val="none"/>
          <w:shd w:fill="auto" w:val="clear"/>
          <w:vertAlign w:val="baseline"/>
        </w:rPr>
      </w:pPr>
      <w:hyperlink r:id="rId262">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field_publication_attachment/Accessing%20Federal%20Programs%20-</w:t>
        </w:r>
      </w:hyperlink>
      <w:r w:rsidDel="00000000" w:rsidR="00000000" w:rsidRPr="00000000">
        <w:rPr>
          <w:rtl w:val="0"/>
        </w:rPr>
      </w:r>
    </w:p>
    <w:p w:rsidR="00000000" w:rsidDel="00000000" w:rsidP="00000000" w:rsidRDefault="00000000" w:rsidRPr="00000000" w14:paraId="00000A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88"/>
          <w:tab w:val="left" w:pos="1189"/>
        </w:tabs>
        <w:spacing w:after="0" w:before="119" w:line="240" w:lineRule="auto"/>
        <w:ind w:left="1188" w:right="0" w:hanging="1059"/>
        <w:jc w:val="left"/>
        <w:rPr>
          <w:rFonts w:ascii="Fira Mono" w:cs="Fira Mono" w:eastAsia="Fira Mono" w:hAnsi="Fira Mono"/>
          <w:b w:val="0"/>
          <w:i w:val="0"/>
          <w:smallCaps w:val="0"/>
          <w:strike w:val="0"/>
          <w:color w:val="000000"/>
          <w:sz w:val="20"/>
          <w:szCs w:val="20"/>
          <w:u w:val="none"/>
          <w:shd w:fill="auto" w:val="clear"/>
          <w:vertAlign w:val="baseline"/>
        </w:rPr>
      </w:pPr>
      <w:hyperlink r:id="rId263">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%20A%20Guidebook%20for%20Charter%20School%20Operators%20and%</w:t>
        </w:r>
      </w:hyperlink>
      <w:r w:rsidDel="00000000" w:rsidR="00000000" w:rsidRPr="00000000">
        <w:rPr>
          <w:rtl w:val="0"/>
        </w:rPr>
      </w:r>
    </w:p>
    <w:p w:rsidR="00000000" w:rsidDel="00000000" w:rsidP="00000000" w:rsidRDefault="00000000" w:rsidRPr="00000000" w14:paraId="00000A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88"/>
          <w:tab w:val="left" w:pos="1189"/>
        </w:tabs>
        <w:spacing w:after="0" w:before="118" w:line="240" w:lineRule="auto"/>
        <w:ind w:left="1188" w:right="0" w:hanging="1067"/>
        <w:jc w:val="left"/>
        <w:rPr>
          <w:rFonts w:ascii="Fira Mono" w:cs="Fira Mono" w:eastAsia="Fira Mono" w:hAnsi="Fira Mono"/>
          <w:b w:val="0"/>
          <w:i w:val="0"/>
          <w:smallCaps w:val="0"/>
          <w:strike w:val="0"/>
          <w:color w:val="000000"/>
          <w:sz w:val="20"/>
          <w:szCs w:val="20"/>
          <w:u w:val="none"/>
          <w:shd w:fill="auto" w:val="clear"/>
          <w:vertAlign w:val="baseline"/>
        </w:rPr>
      </w:pPr>
      <w:hyperlink r:id="rId264">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20Developers.pdf</w:t>
        </w:r>
      </w:hyperlink>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D">
      <w:pPr>
        <w:spacing w:before="73" w:lineRule="auto"/>
        <w:ind w:left="130" w:right="0" w:firstLine="0"/>
        <w:jc w:val="left"/>
        <w:rPr>
          <w:sz w:val="24"/>
          <w:szCs w:val="24"/>
        </w:rPr>
      </w:pPr>
      <w:bookmarkStart w:colFirst="0" w:colLast="0" w:name="_heading=h.is565v" w:id="267"/>
      <w:bookmarkEnd w:id="267"/>
      <w:r w:rsidDel="00000000" w:rsidR="00000000" w:rsidRPr="00000000">
        <w:rPr>
          <w:rFonts w:ascii="Alegreya Sans" w:cs="Alegreya Sans" w:eastAsia="Alegreya Sans" w:hAnsi="Alegreya Sans"/>
          <w:sz w:val="16"/>
          <w:szCs w:val="16"/>
          <w:rtl w:val="0"/>
        </w:rPr>
        <w:t xml:space="preserve">27 </w:t>
      </w:r>
      <w:r w:rsidDel="00000000" w:rsidR="00000000" w:rsidRPr="00000000">
        <w:rPr>
          <w:i w:val="1"/>
          <w:sz w:val="24"/>
          <w:szCs w:val="24"/>
          <w:rtl w:val="0"/>
        </w:rPr>
        <w:t xml:space="preserve">National Education Policy Center</w:t>
      </w:r>
      <w:r w:rsidDel="00000000" w:rsidR="00000000" w:rsidRPr="00000000">
        <w:rPr>
          <w:sz w:val="24"/>
          <w:szCs w:val="24"/>
          <w:rtl w:val="0"/>
        </w:rPr>
        <w:t xml:space="preserve">. (n.d.). National Education Policy Center. Retrieved</w:t>
      </w:r>
    </w:p>
    <w:p w:rsidR="00000000" w:rsidDel="00000000" w:rsidP="00000000" w:rsidRDefault="00000000" w:rsidRPr="00000000" w14:paraId="00000A9E">
      <w:pPr>
        <w:tabs>
          <w:tab w:val="left" w:pos="1188"/>
        </w:tabs>
        <w:spacing w:before="6" w:lineRule="auto"/>
        <w:ind w:left="121" w:right="0" w:firstLine="0"/>
        <w:jc w:val="left"/>
        <w:rPr>
          <w:rFonts w:ascii="Fira Mono" w:cs="Fira Mono" w:eastAsia="Fira Mono" w:hAnsi="Fira Mono"/>
          <w:sz w:val="20"/>
          <w:szCs w:val="20"/>
        </w:rPr>
        <w:sectPr>
          <w:footerReference r:id="rId265"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28</w:t>
        <w:tab/>
      </w:r>
      <w:r w:rsidDel="00000000" w:rsidR="00000000" w:rsidRPr="00000000">
        <w:rPr>
          <w:sz w:val="24"/>
          <w:szCs w:val="24"/>
          <w:rtl w:val="0"/>
        </w:rPr>
        <w:t xml:space="preserve">November 16, 2021, from </w:t>
      </w:r>
      <w:hyperlink r:id="rId266">
        <w:r w:rsidDel="00000000" w:rsidR="00000000" w:rsidRPr="00000000">
          <w:rPr>
            <w:rFonts w:ascii="Fira Mono" w:cs="Fira Mono" w:eastAsia="Fira Mono" w:hAnsi="Fira Mono"/>
            <w:sz w:val="20"/>
            <w:szCs w:val="20"/>
            <w:rtl w:val="0"/>
          </w:rPr>
          <w:t xml:space="preserve">https://nepc.colorado.edu/about-us</w:t>
        </w:r>
      </w:hyperlink>
      <w:r w:rsidDel="00000000" w:rsidR="00000000" w:rsidRPr="00000000">
        <w:rPr>
          <w:rtl w:val="0"/>
        </w:rPr>
      </w:r>
    </w:p>
    <w:p w:rsidR="00000000" w:rsidDel="00000000" w:rsidP="00000000" w:rsidRDefault="00000000" w:rsidRPr="00000000" w14:paraId="00000A9F">
      <w:pPr>
        <w:spacing w:before="49" w:lineRule="auto"/>
        <w:ind w:left="905" w:right="0" w:firstLine="0"/>
        <w:jc w:val="left"/>
        <w:rPr>
          <w:i w:val="1"/>
          <w:sz w:val="24"/>
          <w:szCs w:val="24"/>
        </w:rPr>
      </w:pPr>
      <w:bookmarkStart w:colFirst="0" w:colLast="0" w:name="_heading=h.32rsoto" w:id="268"/>
      <w:bookmarkEnd w:id="268"/>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National Forum on Education Statistics. (2007). </w:t>
      </w:r>
      <w:r w:rsidDel="00000000" w:rsidR="00000000" w:rsidRPr="00000000">
        <w:rPr>
          <w:i w:val="1"/>
          <w:sz w:val="24"/>
          <w:szCs w:val="24"/>
          <w:rtl w:val="0"/>
        </w:rPr>
        <w:t xml:space="preserve">Forum Guide to Core Finance Data Elements</w:t>
      </w:r>
    </w:p>
    <w:p w:rsidR="00000000" w:rsidDel="00000000" w:rsidP="00000000" w:rsidRDefault="00000000" w:rsidRPr="00000000" w14:paraId="00000AA0">
      <w:pPr>
        <w:tabs>
          <w:tab w:val="left" w:pos="1879"/>
        </w:tabs>
        <w:spacing w:before="7"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i w:val="1"/>
          <w:sz w:val="24"/>
          <w:szCs w:val="24"/>
          <w:rtl w:val="0"/>
        </w:rPr>
        <w:t xml:space="preserve">(NFES 2007–801) </w:t>
      </w:r>
      <w:r w:rsidDel="00000000" w:rsidR="00000000" w:rsidRPr="00000000">
        <w:rPr>
          <w:sz w:val="24"/>
          <w:szCs w:val="24"/>
          <w:rtl w:val="0"/>
        </w:rPr>
        <w:t xml:space="preserve">(NFES 2007-801). National Center for Education Statistics, U.S.</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Department of Education. Washington, D.C.</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spacing w:before="0" w:lineRule="auto"/>
        <w:ind w:left="884" w:right="0" w:firstLine="0"/>
        <w:jc w:val="left"/>
        <w:rPr>
          <w:i w:val="1"/>
          <w:sz w:val="24"/>
          <w:szCs w:val="24"/>
        </w:rPr>
      </w:pPr>
      <w:bookmarkStart w:colFirst="0" w:colLast="0" w:name="_heading=h.1hx2z1h" w:id="269"/>
      <w:bookmarkEnd w:id="269"/>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Nichols, S. L., Berliner, D. C., &amp; Noddings, N. (2007). </w:t>
      </w:r>
      <w:r w:rsidDel="00000000" w:rsidR="00000000" w:rsidRPr="00000000">
        <w:rPr>
          <w:i w:val="1"/>
          <w:sz w:val="24"/>
          <w:szCs w:val="24"/>
          <w:rtl w:val="0"/>
        </w:rPr>
        <w:t xml:space="preserve">Collateral Damage: How High-Stakes</w:t>
      </w:r>
    </w:p>
    <w:p w:rsidR="00000000" w:rsidDel="00000000" w:rsidP="00000000" w:rsidRDefault="00000000" w:rsidRPr="00000000" w14:paraId="00000AA4">
      <w:pPr>
        <w:tabs>
          <w:tab w:val="left" w:pos="1879"/>
        </w:tabs>
        <w:spacing w:before="6" w:lineRule="auto"/>
        <w:ind w:left="894" w:right="0" w:firstLine="0"/>
        <w:jc w:val="left"/>
        <w:rPr>
          <w:sz w:val="24"/>
          <w:szCs w:val="24"/>
        </w:rPr>
      </w:pPr>
      <w:r w:rsidDel="00000000" w:rsidR="00000000" w:rsidRPr="00000000">
        <w:rPr>
          <w:rFonts w:ascii="Alegreya Sans" w:cs="Alegreya Sans" w:eastAsia="Alegreya Sans" w:hAnsi="Alegreya Sans"/>
          <w:sz w:val="16"/>
          <w:szCs w:val="16"/>
          <w:rtl w:val="0"/>
        </w:rPr>
        <w:t xml:space="preserve">5</w:t>
        <w:tab/>
      </w:r>
      <w:r w:rsidDel="00000000" w:rsidR="00000000" w:rsidRPr="00000000">
        <w:rPr>
          <w:i w:val="1"/>
          <w:sz w:val="24"/>
          <w:szCs w:val="24"/>
          <w:rtl w:val="0"/>
        </w:rPr>
        <w:t xml:space="preserve">Testing Corrupts America’s Schools</w:t>
      </w:r>
      <w:r w:rsidDel="00000000" w:rsidR="00000000" w:rsidRPr="00000000">
        <w:rPr>
          <w:sz w:val="24"/>
          <w:szCs w:val="24"/>
          <w:rtl w:val="0"/>
        </w:rPr>
        <w:t xml:space="preserve">. Harvard Education Press.</w:t>
      </w:r>
    </w:p>
    <w:p w:rsidR="00000000" w:rsidDel="00000000" w:rsidP="00000000" w:rsidRDefault="00000000" w:rsidRPr="00000000" w14:paraId="00000AA5">
      <w:pPr>
        <w:tabs>
          <w:tab w:val="left" w:pos="1879"/>
        </w:tabs>
        <w:spacing w:before="89"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6</w:t>
        <w:tab/>
      </w:r>
      <w:hyperlink r:id="rId267">
        <w:r w:rsidDel="00000000" w:rsidR="00000000" w:rsidRPr="00000000">
          <w:rPr>
            <w:rFonts w:ascii="Fira Mono" w:cs="Fira Mono" w:eastAsia="Fira Mono" w:hAnsi="Fira Mono"/>
            <w:sz w:val="20"/>
            <w:szCs w:val="20"/>
            <w:rtl w:val="0"/>
          </w:rPr>
          <w:t xml:space="preserve">https://books.google.com/books?id=kaVhDwAAQBAJ</w:t>
        </w:r>
      </w:hyperlink>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7">
      <w:pPr>
        <w:spacing w:before="73" w:lineRule="auto"/>
        <w:ind w:left="894" w:right="0" w:firstLine="0"/>
        <w:jc w:val="left"/>
        <w:rPr>
          <w:sz w:val="24"/>
          <w:szCs w:val="24"/>
        </w:rPr>
      </w:pPr>
      <w:bookmarkStart w:colFirst="0" w:colLast="0" w:name="_heading=h.41wqhpa" w:id="270"/>
      <w:bookmarkEnd w:id="270"/>
      <w:r w:rsidDel="00000000" w:rsidR="00000000" w:rsidRPr="00000000">
        <w:rPr>
          <w:rFonts w:ascii="Alegreya Sans" w:cs="Alegreya Sans" w:eastAsia="Alegreya Sans" w:hAnsi="Alegreya Sans"/>
          <w:sz w:val="16"/>
          <w:szCs w:val="16"/>
          <w:rtl w:val="0"/>
        </w:rPr>
        <w:t xml:space="preserve">7 </w:t>
      </w:r>
      <w:r w:rsidDel="00000000" w:rsidR="00000000" w:rsidRPr="00000000">
        <w:rPr>
          <w:sz w:val="24"/>
          <w:szCs w:val="24"/>
          <w:rtl w:val="0"/>
        </w:rPr>
        <w:t xml:space="preserve">Noguchi, S. (2015, April 1). </w:t>
      </w:r>
      <w:r w:rsidDel="00000000" w:rsidR="00000000" w:rsidRPr="00000000">
        <w:rPr>
          <w:i w:val="1"/>
          <w:sz w:val="24"/>
          <w:szCs w:val="24"/>
          <w:rtl w:val="0"/>
        </w:rPr>
        <w:t xml:space="preserve">San Jose: Rocketship charter scales back grand expansion plans</w:t>
      </w:r>
      <w:r w:rsidDel="00000000" w:rsidR="00000000" w:rsidRPr="00000000">
        <w:rPr>
          <w:sz w:val="24"/>
          <w:szCs w:val="24"/>
          <w:rtl w:val="0"/>
        </w:rPr>
        <w:t xml:space="preserve">. The</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Mercury News. Retrieved April 26, 2021, from</w:t>
      </w:r>
    </w:p>
    <w:p w:rsidR="00000000" w:rsidDel="00000000" w:rsidP="00000000" w:rsidRDefault="00000000" w:rsidRPr="00000000" w14:paraId="00000AA9">
      <w:pPr>
        <w:tabs>
          <w:tab w:val="left" w:pos="1879"/>
        </w:tabs>
        <w:spacing w:before="89"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9</w:t>
        <w:tab/>
      </w:r>
      <w:hyperlink r:id="rId268">
        <w:r w:rsidDel="00000000" w:rsidR="00000000" w:rsidRPr="00000000">
          <w:rPr>
            <w:rFonts w:ascii="Fira Mono" w:cs="Fira Mono" w:eastAsia="Fira Mono" w:hAnsi="Fira Mono"/>
            <w:sz w:val="20"/>
            <w:szCs w:val="20"/>
            <w:rtl w:val="0"/>
          </w:rPr>
          <w:t xml:space="preserve">https://www.mercurynews.com/2015/04/01/san-jose-rocketship-</w:t>
        </w:r>
      </w:hyperlink>
      <w:r w:rsidDel="00000000" w:rsidR="00000000" w:rsidRPr="00000000">
        <w:rPr>
          <w:rtl w:val="0"/>
        </w:rPr>
      </w:r>
    </w:p>
    <w:p w:rsidR="00000000" w:rsidDel="00000000" w:rsidP="00000000" w:rsidRDefault="00000000" w:rsidRPr="00000000" w14:paraId="00000AAA">
      <w:pPr>
        <w:tabs>
          <w:tab w:val="left" w:pos="1879"/>
        </w:tabs>
        <w:spacing w:before="119" w:lineRule="auto"/>
        <w:ind w:left="82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10</w:t>
        <w:tab/>
      </w:r>
      <w:hyperlink r:id="rId269">
        <w:r w:rsidDel="00000000" w:rsidR="00000000" w:rsidRPr="00000000">
          <w:rPr>
            <w:rFonts w:ascii="Fira Mono" w:cs="Fira Mono" w:eastAsia="Fira Mono" w:hAnsi="Fira Mono"/>
            <w:sz w:val="20"/>
            <w:szCs w:val="20"/>
            <w:rtl w:val="0"/>
          </w:rPr>
          <w:t xml:space="preserve">charter-scales-back-grand-expansion-plans/</w:t>
        </w:r>
      </w:hyperlink>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C">
      <w:pPr>
        <w:spacing w:before="74" w:lineRule="auto"/>
        <w:ind w:left="851" w:right="0" w:firstLine="0"/>
        <w:jc w:val="left"/>
        <w:rPr>
          <w:i w:val="1"/>
          <w:sz w:val="24"/>
          <w:szCs w:val="24"/>
        </w:rPr>
      </w:pPr>
      <w:bookmarkStart w:colFirst="0" w:colLast="0" w:name="_heading=h.2h20rx3" w:id="271"/>
      <w:bookmarkEnd w:id="271"/>
      <w:r w:rsidDel="00000000" w:rsidR="00000000" w:rsidRPr="00000000">
        <w:rPr>
          <w:rFonts w:ascii="Alegreya Sans" w:cs="Alegreya Sans" w:eastAsia="Alegreya Sans" w:hAnsi="Alegreya Sans"/>
          <w:sz w:val="16"/>
          <w:szCs w:val="16"/>
          <w:rtl w:val="0"/>
        </w:rPr>
        <w:t xml:space="preserve">11 </w:t>
      </w:r>
      <w:r w:rsidDel="00000000" w:rsidR="00000000" w:rsidRPr="00000000">
        <w:rPr>
          <w:sz w:val="24"/>
          <w:szCs w:val="24"/>
          <w:rtl w:val="0"/>
        </w:rPr>
        <w:t xml:space="preserve">Orfield, G., &amp; Frankenberg, E. (2014, May 15). </w:t>
      </w:r>
      <w:r w:rsidDel="00000000" w:rsidR="00000000" w:rsidRPr="00000000">
        <w:rPr>
          <w:i w:val="1"/>
          <w:sz w:val="24"/>
          <w:szCs w:val="24"/>
          <w:rtl w:val="0"/>
        </w:rPr>
        <w:t xml:space="preserve">Brown at 60: Great Progress, a Long Retreat and</w:t>
      </w:r>
    </w:p>
    <w:p w:rsidR="00000000" w:rsidDel="00000000" w:rsidP="00000000" w:rsidRDefault="00000000" w:rsidRPr="00000000" w14:paraId="00000AAD">
      <w:pPr>
        <w:tabs>
          <w:tab w:val="left" w:pos="1879"/>
        </w:tabs>
        <w:spacing w:before="6" w:lineRule="auto"/>
        <w:ind w:left="833" w:right="0" w:firstLine="0"/>
        <w:jc w:val="left"/>
        <w:rPr>
          <w:sz w:val="24"/>
          <w:szCs w:val="24"/>
        </w:rPr>
      </w:pPr>
      <w:r w:rsidDel="00000000" w:rsidR="00000000" w:rsidRPr="00000000">
        <w:rPr>
          <w:rFonts w:ascii="Alegreya Sans" w:cs="Alegreya Sans" w:eastAsia="Alegreya Sans" w:hAnsi="Alegreya Sans"/>
          <w:sz w:val="16"/>
          <w:szCs w:val="16"/>
          <w:rtl w:val="0"/>
        </w:rPr>
        <w:t xml:space="preserve">12</w:t>
        <w:tab/>
      </w:r>
      <w:r w:rsidDel="00000000" w:rsidR="00000000" w:rsidRPr="00000000">
        <w:rPr>
          <w:i w:val="1"/>
          <w:sz w:val="24"/>
          <w:szCs w:val="24"/>
          <w:rtl w:val="0"/>
        </w:rPr>
        <w:t xml:space="preserve">an Uncertain Future</w:t>
      </w:r>
      <w:r w:rsidDel="00000000" w:rsidR="00000000" w:rsidRPr="00000000">
        <w:rPr>
          <w:sz w:val="24"/>
          <w:szCs w:val="24"/>
          <w:rtl w:val="0"/>
        </w:rPr>
        <w:t xml:space="preserve">. The Civil Rights Project, University of California at Los</w:t>
      </w:r>
    </w:p>
    <w:p w:rsidR="00000000" w:rsidDel="00000000" w:rsidP="00000000" w:rsidRDefault="00000000" w:rsidRPr="00000000" w14:paraId="00000AAE">
      <w:pPr>
        <w:tabs>
          <w:tab w:val="left" w:pos="1879"/>
        </w:tabs>
        <w:spacing w:before="6" w:lineRule="auto"/>
        <w:ind w:left="84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r w:rsidDel="00000000" w:rsidR="00000000" w:rsidRPr="00000000">
        <w:rPr>
          <w:sz w:val="24"/>
          <w:szCs w:val="24"/>
          <w:rtl w:val="0"/>
        </w:rPr>
        <w:t xml:space="preserve">Angeles. </w:t>
      </w:r>
      <w:hyperlink r:id="rId270">
        <w:r w:rsidDel="00000000" w:rsidR="00000000" w:rsidRPr="00000000">
          <w:rPr>
            <w:rFonts w:ascii="Fira Mono" w:cs="Fira Mono" w:eastAsia="Fira Mono" w:hAnsi="Fira Mono"/>
            <w:sz w:val="20"/>
            <w:szCs w:val="20"/>
            <w:rtl w:val="0"/>
          </w:rPr>
          <w:t xml:space="preserve">https://civilrightsproject.ucla.edu/research/k-12-</w:t>
        </w:r>
      </w:hyperlink>
      <w:r w:rsidDel="00000000" w:rsidR="00000000" w:rsidRPr="00000000">
        <w:rPr>
          <w:rtl w:val="0"/>
        </w:rPr>
      </w:r>
    </w:p>
    <w:p w:rsidR="00000000" w:rsidDel="00000000" w:rsidP="00000000" w:rsidRDefault="00000000" w:rsidRPr="00000000" w14:paraId="00000AAF">
      <w:pPr>
        <w:tabs>
          <w:tab w:val="left" w:pos="1879"/>
        </w:tabs>
        <w:spacing w:before="89" w:lineRule="auto"/>
        <w:ind w:left="82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271">
        <w:r w:rsidDel="00000000" w:rsidR="00000000" w:rsidRPr="00000000">
          <w:rPr>
            <w:rFonts w:ascii="Fira Mono" w:cs="Fira Mono" w:eastAsia="Fira Mono" w:hAnsi="Fira Mono"/>
            <w:sz w:val="20"/>
            <w:szCs w:val="20"/>
            <w:rtl w:val="0"/>
          </w:rPr>
          <w:t xml:space="preserve">education/integration-and-diversity/brown-at-60-great-progress-</w:t>
        </w:r>
      </w:hyperlink>
      <w:r w:rsidDel="00000000" w:rsidR="00000000" w:rsidRPr="00000000">
        <w:rPr>
          <w:rtl w:val="0"/>
        </w:rPr>
      </w:r>
    </w:p>
    <w:p w:rsidR="00000000" w:rsidDel="00000000" w:rsidP="00000000" w:rsidRDefault="00000000" w:rsidRPr="00000000" w14:paraId="00000AB0">
      <w:pPr>
        <w:tabs>
          <w:tab w:val="left" w:pos="1879"/>
        </w:tabs>
        <w:spacing w:before="118" w:lineRule="auto"/>
        <w:ind w:left="8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15</w:t>
        <w:tab/>
      </w:r>
      <w:hyperlink r:id="rId272">
        <w:r w:rsidDel="00000000" w:rsidR="00000000" w:rsidRPr="00000000">
          <w:rPr>
            <w:rFonts w:ascii="Fira Mono" w:cs="Fira Mono" w:eastAsia="Fira Mono" w:hAnsi="Fira Mono"/>
            <w:sz w:val="20"/>
            <w:szCs w:val="20"/>
            <w:rtl w:val="0"/>
          </w:rPr>
          <w:t xml:space="preserve">a-long-retreat-and-an-uncertain-future/Brown-at-60-051814.pdf</w:t>
        </w:r>
      </w:hyperlink>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2">
      <w:pPr>
        <w:spacing w:before="73" w:lineRule="auto"/>
        <w:ind w:left="831" w:right="0" w:firstLine="0"/>
        <w:jc w:val="left"/>
        <w:rPr>
          <w:sz w:val="24"/>
          <w:szCs w:val="24"/>
        </w:rPr>
      </w:pPr>
      <w:bookmarkStart w:colFirst="0" w:colLast="0" w:name="_heading=h.w7b24w" w:id="272"/>
      <w:bookmarkEnd w:id="272"/>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Page, S. (2018). </w:t>
      </w:r>
      <w:r w:rsidDel="00000000" w:rsidR="00000000" w:rsidRPr="00000000">
        <w:rPr>
          <w:i w:val="1"/>
          <w:sz w:val="24"/>
          <w:szCs w:val="24"/>
          <w:rtl w:val="0"/>
        </w:rPr>
        <w:t xml:space="preserve">The model thinker: What you need to know to make data work for you</w:t>
      </w:r>
      <w:r w:rsidDel="00000000" w:rsidR="00000000" w:rsidRPr="00000000">
        <w:rPr>
          <w:sz w:val="24"/>
          <w:szCs w:val="24"/>
          <w:rtl w:val="0"/>
        </w:rPr>
        <w:t xml:space="preserve">. Basic</w:t>
      </w:r>
    </w:p>
    <w:p w:rsidR="00000000" w:rsidDel="00000000" w:rsidP="00000000" w:rsidRDefault="00000000" w:rsidRPr="00000000" w14:paraId="00000AB3">
      <w:pPr>
        <w:tabs>
          <w:tab w:val="left" w:pos="1879"/>
        </w:tabs>
        <w:spacing w:before="7"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17</w:t>
        <w:tab/>
      </w:r>
      <w:r w:rsidDel="00000000" w:rsidR="00000000" w:rsidRPr="00000000">
        <w:rPr>
          <w:sz w:val="24"/>
          <w:szCs w:val="24"/>
          <w:rtl w:val="0"/>
        </w:rPr>
        <w:t xml:space="preserve">Books.</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5">
      <w:pPr>
        <w:spacing w:before="0" w:lineRule="auto"/>
        <w:ind w:left="830" w:right="0" w:firstLine="0"/>
        <w:jc w:val="left"/>
        <w:rPr>
          <w:sz w:val="24"/>
          <w:szCs w:val="24"/>
        </w:rPr>
      </w:pPr>
      <w:bookmarkStart w:colFirst="0" w:colLast="0" w:name="_heading=h.3g6yksp" w:id="273"/>
      <w:bookmarkEnd w:id="273"/>
      <w:r w:rsidDel="00000000" w:rsidR="00000000" w:rsidRPr="00000000">
        <w:rPr>
          <w:rFonts w:ascii="Alegreya Sans" w:cs="Alegreya Sans" w:eastAsia="Alegreya Sans" w:hAnsi="Alegreya Sans"/>
          <w:sz w:val="16"/>
          <w:szCs w:val="16"/>
          <w:rtl w:val="0"/>
        </w:rPr>
        <w:t xml:space="preserve">18 </w:t>
      </w:r>
      <w:r w:rsidDel="00000000" w:rsidR="00000000" w:rsidRPr="00000000">
        <w:rPr>
          <w:sz w:val="24"/>
          <w:szCs w:val="24"/>
          <w:rtl w:val="0"/>
        </w:rPr>
        <w:t xml:space="preserve">Public Agenda. (2018). </w:t>
      </w:r>
      <w:r w:rsidDel="00000000" w:rsidR="00000000" w:rsidRPr="00000000">
        <w:rPr>
          <w:i w:val="1"/>
          <w:sz w:val="24"/>
          <w:szCs w:val="24"/>
          <w:rtl w:val="0"/>
        </w:rPr>
        <w:t xml:space="preserve">Charter Schools in Perspective: A Guide to Research</w:t>
      </w:r>
      <w:r w:rsidDel="00000000" w:rsidR="00000000" w:rsidRPr="00000000">
        <w:rPr>
          <w:sz w:val="24"/>
          <w:szCs w:val="24"/>
          <w:rtl w:val="0"/>
        </w:rPr>
        <w:t xml:space="preserve">. Public Agenda.</w:t>
      </w:r>
    </w:p>
    <w:p w:rsidR="00000000" w:rsidDel="00000000" w:rsidP="00000000" w:rsidRDefault="00000000" w:rsidRPr="00000000" w14:paraId="00000AB6">
      <w:pPr>
        <w:tabs>
          <w:tab w:val="left" w:pos="1879"/>
        </w:tabs>
        <w:spacing w:before="89" w:lineRule="auto"/>
        <w:ind w:left="83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19</w:t>
        <w:tab/>
      </w:r>
      <w:hyperlink r:id="rId273">
        <w:r w:rsidDel="00000000" w:rsidR="00000000" w:rsidRPr="00000000">
          <w:rPr>
            <w:rFonts w:ascii="Fira Mono" w:cs="Fira Mono" w:eastAsia="Fira Mono" w:hAnsi="Fira Mono"/>
            <w:sz w:val="20"/>
            <w:szCs w:val="20"/>
            <w:rtl w:val="0"/>
          </w:rPr>
          <w:t xml:space="preserve">http://www.in-perspective.org/files/CharterSchoolsinPerspective_</w:t>
        </w:r>
      </w:hyperlink>
      <w:r w:rsidDel="00000000" w:rsidR="00000000" w:rsidRPr="00000000">
        <w:rPr>
          <w:rtl w:val="0"/>
        </w:rPr>
      </w:r>
    </w:p>
    <w:p w:rsidR="00000000" w:rsidDel="00000000" w:rsidP="00000000" w:rsidRDefault="00000000" w:rsidRPr="00000000" w14:paraId="00000AB7">
      <w:pPr>
        <w:tabs>
          <w:tab w:val="left" w:pos="1879"/>
        </w:tabs>
        <w:spacing w:before="118" w:lineRule="auto"/>
        <w:ind w:left="80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20</w:t>
        <w:tab/>
      </w:r>
      <w:hyperlink r:id="rId274">
        <w:r w:rsidDel="00000000" w:rsidR="00000000" w:rsidRPr="00000000">
          <w:rPr>
            <w:rFonts w:ascii="Fira Mono" w:cs="Fira Mono" w:eastAsia="Fira Mono" w:hAnsi="Fira Mono"/>
            <w:sz w:val="20"/>
            <w:szCs w:val="20"/>
            <w:rtl w:val="0"/>
          </w:rPr>
          <w:t xml:space="preserve">GuidetoResearch.pdf</w:t>
        </w:r>
      </w:hyperlink>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3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updated 2018</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A">
      <w:pPr>
        <w:spacing w:before="0" w:lineRule="auto"/>
        <w:ind w:left="815" w:right="0" w:firstLine="0"/>
        <w:jc w:val="left"/>
        <w:rPr>
          <w:sz w:val="24"/>
          <w:szCs w:val="24"/>
        </w:rPr>
      </w:pPr>
      <w:bookmarkStart w:colFirst="0" w:colLast="0" w:name="_heading=h.1vc8v0i" w:id="274"/>
      <w:bookmarkEnd w:id="274"/>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Pulliam, J., &amp; Van Patten, J. (2007). </w:t>
      </w:r>
      <w:r w:rsidDel="00000000" w:rsidR="00000000" w:rsidRPr="00000000">
        <w:rPr>
          <w:i w:val="1"/>
          <w:sz w:val="24"/>
          <w:szCs w:val="24"/>
          <w:rtl w:val="0"/>
        </w:rPr>
        <w:t xml:space="preserve">History of education in america</w:t>
      </w:r>
      <w:r w:rsidDel="00000000" w:rsidR="00000000" w:rsidRPr="00000000">
        <w:rPr>
          <w:sz w:val="24"/>
          <w:szCs w:val="24"/>
          <w:rtl w:val="0"/>
        </w:rPr>
        <w:t xml:space="preserve">. Merrill.</w:t>
      </w:r>
    </w:p>
    <w:p w:rsidR="00000000" w:rsidDel="00000000" w:rsidP="00000000" w:rsidRDefault="00000000" w:rsidRPr="00000000" w14:paraId="00000ABB">
      <w:pPr>
        <w:tabs>
          <w:tab w:val="left" w:pos="1879"/>
        </w:tabs>
        <w:spacing w:before="89" w:lineRule="auto"/>
        <w:ind w:left="82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23</w:t>
        <w:tab/>
      </w:r>
      <w:hyperlink r:id="rId275">
        <w:r w:rsidDel="00000000" w:rsidR="00000000" w:rsidRPr="00000000">
          <w:rPr>
            <w:rFonts w:ascii="Fira Mono" w:cs="Fira Mono" w:eastAsia="Fira Mono" w:hAnsi="Fira Mono"/>
            <w:sz w:val="20"/>
            <w:szCs w:val="20"/>
            <w:rtl w:val="0"/>
          </w:rPr>
          <w:t xml:space="preserve">https://books.google.com/books?id=dgQkAAAACAAJ</w:t>
        </w:r>
      </w:hyperlink>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fbwdob" w:id="275"/>
      <w:bookmarkEnd w:id="27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Rashid, Y., Rashid, A., Warraich, M. A., Sabir, S. S., &amp; Waseem, A. (2019). Case Study</w:t>
      </w:r>
    </w:p>
    <w:p w:rsidR="00000000" w:rsidDel="00000000" w:rsidP="00000000" w:rsidRDefault="00000000" w:rsidRPr="00000000" w14:paraId="00000ABE">
      <w:pPr>
        <w:tabs>
          <w:tab w:val="left" w:pos="1879"/>
        </w:tabs>
        <w:spacing w:before="6" w:lineRule="auto"/>
        <w:ind w:left="821" w:right="0" w:firstLine="0"/>
        <w:jc w:val="left"/>
        <w:rPr>
          <w:i w:val="1"/>
          <w:sz w:val="24"/>
          <w:szCs w:val="24"/>
        </w:rPr>
      </w:pPr>
      <w:r w:rsidDel="00000000" w:rsidR="00000000" w:rsidRPr="00000000">
        <w:rPr>
          <w:rFonts w:ascii="Alegreya Sans" w:cs="Alegreya Sans" w:eastAsia="Alegreya Sans" w:hAnsi="Alegreya Sans"/>
          <w:sz w:val="16"/>
          <w:szCs w:val="16"/>
          <w:rtl w:val="0"/>
        </w:rPr>
        <w:t xml:space="preserve">25</w:t>
        <w:tab/>
      </w:r>
      <w:r w:rsidDel="00000000" w:rsidR="00000000" w:rsidRPr="00000000">
        <w:rPr>
          <w:sz w:val="24"/>
          <w:szCs w:val="24"/>
          <w:rtl w:val="0"/>
        </w:rPr>
        <w:t xml:space="preserve">Method: A Step-by-Step Guide for Business Researchers. </w:t>
      </w:r>
      <w:r w:rsidDel="00000000" w:rsidR="00000000" w:rsidRPr="00000000">
        <w:rPr>
          <w:i w:val="1"/>
          <w:sz w:val="24"/>
          <w:szCs w:val="24"/>
          <w:rtl w:val="0"/>
        </w:rPr>
        <w:t xml:space="preserve">International Journal of</w:t>
      </w:r>
    </w:p>
    <w:p w:rsidR="00000000" w:rsidDel="00000000" w:rsidP="00000000" w:rsidRDefault="00000000" w:rsidRPr="00000000" w14:paraId="00000ABF">
      <w:pPr>
        <w:tabs>
          <w:tab w:val="left" w:pos="1879"/>
        </w:tabs>
        <w:spacing w:before="6" w:lineRule="auto"/>
        <w:ind w:left="813" w:right="0" w:firstLine="0"/>
        <w:jc w:val="left"/>
        <w:rPr>
          <w:sz w:val="24"/>
          <w:szCs w:val="24"/>
        </w:rPr>
      </w:pPr>
      <w:r w:rsidDel="00000000" w:rsidR="00000000" w:rsidRPr="00000000">
        <w:rPr>
          <w:rFonts w:ascii="Alegreya Sans" w:cs="Alegreya Sans" w:eastAsia="Alegreya Sans" w:hAnsi="Alegreya Sans"/>
          <w:sz w:val="16"/>
          <w:szCs w:val="16"/>
          <w:rtl w:val="0"/>
        </w:rPr>
        <w:t xml:space="preserve">26</w:t>
        <w:tab/>
      </w:r>
      <w:r w:rsidDel="00000000" w:rsidR="00000000" w:rsidRPr="00000000">
        <w:rPr>
          <w:i w:val="1"/>
          <w:sz w:val="24"/>
          <w:szCs w:val="24"/>
          <w:rtl w:val="0"/>
        </w:rPr>
        <w:t xml:space="preserve">Qualitative Methods</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 160940691986242.</w:t>
      </w:r>
    </w:p>
    <w:p w:rsidR="00000000" w:rsidDel="00000000" w:rsidP="00000000" w:rsidRDefault="00000000" w:rsidRPr="00000000" w14:paraId="00000AC0">
      <w:pPr>
        <w:tabs>
          <w:tab w:val="left" w:pos="1879"/>
        </w:tabs>
        <w:spacing w:before="89" w:lineRule="auto"/>
        <w:ind w:left="821" w:right="0" w:firstLine="0"/>
        <w:jc w:val="left"/>
        <w:rPr>
          <w:rFonts w:ascii="Fira Mono" w:cs="Fira Mono" w:eastAsia="Fira Mono" w:hAnsi="Fira Mono"/>
          <w:sz w:val="20"/>
          <w:szCs w:val="20"/>
        </w:rPr>
        <w:sectPr>
          <w:footerReference r:id="rId276"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27</w:t>
        <w:tab/>
      </w:r>
      <w:hyperlink r:id="rId277">
        <w:r w:rsidDel="00000000" w:rsidR="00000000" w:rsidRPr="00000000">
          <w:rPr>
            <w:rFonts w:ascii="Fira Mono" w:cs="Fira Mono" w:eastAsia="Fira Mono" w:hAnsi="Fira Mono"/>
            <w:sz w:val="20"/>
            <w:szCs w:val="20"/>
            <w:rtl w:val="0"/>
          </w:rPr>
          <w:t xml:space="preserve">https://doi.org/10.1177/1609406919862424</w:t>
        </w:r>
      </w:hyperlink>
      <w:r w:rsidDel="00000000" w:rsidR="00000000" w:rsidRPr="00000000">
        <w:rPr>
          <w:rtl w:val="0"/>
        </w:rPr>
      </w:r>
    </w:p>
    <w:p w:rsidR="00000000" w:rsidDel="00000000" w:rsidP="00000000" w:rsidRDefault="00000000" w:rsidRPr="00000000" w14:paraId="00000AC1">
      <w:pPr>
        <w:spacing w:before="49" w:lineRule="auto"/>
        <w:ind w:left="214" w:right="0" w:firstLine="0"/>
        <w:jc w:val="left"/>
        <w:rPr>
          <w:i w:val="1"/>
          <w:sz w:val="24"/>
          <w:szCs w:val="24"/>
        </w:rPr>
      </w:pPr>
      <w:bookmarkStart w:colFirst="0" w:colLast="0" w:name="_heading=h.2uh6nw4" w:id="276"/>
      <w:bookmarkEnd w:id="276"/>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Ravitch, D. (2010). </w:t>
      </w:r>
      <w:r w:rsidDel="00000000" w:rsidR="00000000" w:rsidRPr="00000000">
        <w:rPr>
          <w:i w:val="1"/>
          <w:sz w:val="24"/>
          <w:szCs w:val="24"/>
          <w:rtl w:val="0"/>
        </w:rPr>
        <w:t xml:space="preserve">The Death and Life of the Great American School System: How Testing and</w:t>
      </w:r>
    </w:p>
    <w:p w:rsidR="00000000" w:rsidDel="00000000" w:rsidP="00000000" w:rsidRDefault="00000000" w:rsidRPr="00000000" w14:paraId="00000AC2">
      <w:pPr>
        <w:tabs>
          <w:tab w:val="left" w:pos="1188"/>
        </w:tabs>
        <w:spacing w:before="7"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i w:val="1"/>
          <w:sz w:val="24"/>
          <w:szCs w:val="24"/>
          <w:rtl w:val="0"/>
        </w:rPr>
        <w:t xml:space="preserve">Choice Are Undermining Education </w:t>
      </w:r>
      <w:r w:rsidDel="00000000" w:rsidR="00000000" w:rsidRPr="00000000">
        <w:rPr>
          <w:sz w:val="24"/>
          <w:szCs w:val="24"/>
          <w:rtl w:val="0"/>
        </w:rPr>
        <w:t xml:space="preserve">(Revised and Expanded). Basic Books.</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 w:right="0" w:firstLine="0"/>
        <w:jc w:val="left"/>
        <w:rPr>
          <w:rFonts w:ascii="Alegreya" w:cs="Alegreya" w:eastAsia="Alegreya" w:hAnsi="Alegreya"/>
          <w:b w:val="0"/>
          <w:i w:val="1"/>
          <w:smallCaps w:val="0"/>
          <w:strike w:val="0"/>
          <w:color w:val="000000"/>
          <w:sz w:val="24"/>
          <w:szCs w:val="24"/>
          <w:u w:val="none"/>
          <w:shd w:fill="auto" w:val="clear"/>
          <w:vertAlign w:val="baseline"/>
        </w:rPr>
      </w:pPr>
      <w:bookmarkStart w:colFirst="0" w:colLast="0" w:name="_heading=h.19mgy3x" w:id="277"/>
      <w:bookmarkEnd w:id="277"/>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Reardon, S. F. (2016). School Segregation and Racial Academic Achievement Gaps.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RSF:</w:t>
      </w:r>
    </w:p>
    <w:p w:rsidR="00000000" w:rsidDel="00000000" w:rsidP="00000000" w:rsidRDefault="00000000" w:rsidRPr="00000000" w14:paraId="00000AC5">
      <w:pPr>
        <w:tabs>
          <w:tab w:val="left" w:pos="1188"/>
        </w:tabs>
        <w:spacing w:before="6" w:lineRule="auto"/>
        <w:ind w:left="192" w:right="0" w:firstLine="0"/>
        <w:jc w:val="left"/>
        <w:rPr>
          <w:sz w:val="24"/>
          <w:szCs w:val="24"/>
        </w:rPr>
      </w:pPr>
      <w:r w:rsidDel="00000000" w:rsidR="00000000" w:rsidRPr="00000000">
        <w:rPr>
          <w:rFonts w:ascii="Alegreya Sans" w:cs="Alegreya Sans" w:eastAsia="Alegreya Sans" w:hAnsi="Alegreya Sans"/>
          <w:sz w:val="16"/>
          <w:szCs w:val="16"/>
          <w:rtl w:val="0"/>
        </w:rPr>
        <w:t xml:space="preserve">4</w:t>
        <w:tab/>
      </w:r>
      <w:r w:rsidDel="00000000" w:rsidR="00000000" w:rsidRPr="00000000">
        <w:rPr>
          <w:i w:val="1"/>
          <w:sz w:val="24"/>
          <w:szCs w:val="24"/>
          <w:rtl w:val="0"/>
        </w:rPr>
        <w:t xml:space="preserve">The Russell Sage Foundation Journal of the Social Sciences</w:t>
      </w:r>
      <w:r w:rsidDel="00000000" w:rsidR="00000000" w:rsidRPr="00000000">
        <w:rPr>
          <w:sz w:val="24"/>
          <w:szCs w:val="24"/>
          <w:rtl w:val="0"/>
        </w:rPr>
        <w:t xml:space="preserve">, </w:t>
      </w:r>
      <w:r w:rsidDel="00000000" w:rsidR="00000000" w:rsidRPr="00000000">
        <w:rPr>
          <w:i w:val="1"/>
          <w:sz w:val="24"/>
          <w:szCs w:val="24"/>
          <w:rtl w:val="0"/>
        </w:rPr>
        <w:t xml:space="preserve">2</w:t>
      </w:r>
      <w:r w:rsidDel="00000000" w:rsidR="00000000" w:rsidRPr="00000000">
        <w:rPr>
          <w:sz w:val="24"/>
          <w:szCs w:val="24"/>
          <w:rtl w:val="0"/>
        </w:rPr>
        <w:t xml:space="preserve">(5), 34–57.</w:t>
      </w:r>
    </w:p>
    <w:p w:rsidR="00000000" w:rsidDel="00000000" w:rsidP="00000000" w:rsidRDefault="00000000" w:rsidRPr="00000000" w14:paraId="00000AC6">
      <w:pPr>
        <w:tabs>
          <w:tab w:val="left" w:pos="1188"/>
        </w:tabs>
        <w:spacing w:before="89" w:lineRule="auto"/>
        <w:ind w:left="202"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5</w:t>
        <w:tab/>
      </w:r>
      <w:hyperlink r:id="rId278">
        <w:r w:rsidDel="00000000" w:rsidR="00000000" w:rsidRPr="00000000">
          <w:rPr>
            <w:rFonts w:ascii="Fira Mono" w:cs="Fira Mono" w:eastAsia="Fira Mono" w:hAnsi="Fira Mono"/>
            <w:sz w:val="20"/>
            <w:szCs w:val="20"/>
            <w:rtl w:val="0"/>
          </w:rPr>
          <w:t xml:space="preserve">https://doi.org/10.7758/RSF.2016.2.5.03</w:t>
        </w:r>
      </w:hyperlink>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8">
      <w:pPr>
        <w:spacing w:before="74" w:lineRule="auto"/>
        <w:ind w:left="194" w:right="0" w:firstLine="0"/>
        <w:jc w:val="left"/>
        <w:rPr>
          <w:sz w:val="24"/>
          <w:szCs w:val="24"/>
        </w:rPr>
      </w:pPr>
      <w:bookmarkStart w:colFirst="0" w:colLast="0" w:name="_heading=h.3tm4grq" w:id="278"/>
      <w:bookmarkEnd w:id="278"/>
      <w:r w:rsidDel="00000000" w:rsidR="00000000" w:rsidRPr="00000000">
        <w:rPr>
          <w:rFonts w:ascii="Alegreya Sans" w:cs="Alegreya Sans" w:eastAsia="Alegreya Sans" w:hAnsi="Alegreya Sans"/>
          <w:sz w:val="16"/>
          <w:szCs w:val="16"/>
          <w:rtl w:val="0"/>
        </w:rPr>
        <w:t xml:space="preserve">6 </w:t>
      </w:r>
      <w:r w:rsidDel="00000000" w:rsidR="00000000" w:rsidRPr="00000000">
        <w:rPr>
          <w:i w:val="1"/>
          <w:sz w:val="24"/>
          <w:szCs w:val="24"/>
          <w:rtl w:val="0"/>
        </w:rPr>
        <w:t xml:space="preserve">The Republican Party platform of 1980 </w:t>
      </w:r>
      <w:r w:rsidDel="00000000" w:rsidR="00000000" w:rsidRPr="00000000">
        <w:rPr>
          <w:sz w:val="24"/>
          <w:szCs w:val="24"/>
          <w:rtl w:val="0"/>
        </w:rPr>
        <w:t xml:space="preserve">[Archived by The American Presidency Project at the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University of California, Santa Barbara.]. (1980). Retrieved March 27, 2021, from</w:t>
      </w:r>
    </w:p>
    <w:p w:rsidR="00000000" w:rsidDel="00000000" w:rsidP="00000000" w:rsidRDefault="00000000" w:rsidRPr="00000000" w14:paraId="00000ACA">
      <w:pPr>
        <w:tabs>
          <w:tab w:val="left" w:pos="1188"/>
        </w:tabs>
        <w:spacing w:before="89"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hyperlink r:id="rId279">
        <w:r w:rsidDel="00000000" w:rsidR="00000000" w:rsidRPr="00000000">
          <w:rPr>
            <w:rFonts w:ascii="Fira Mono" w:cs="Fira Mono" w:eastAsia="Fira Mono" w:hAnsi="Fira Mono"/>
            <w:sz w:val="20"/>
            <w:szCs w:val="20"/>
            <w:rtl w:val="0"/>
          </w:rPr>
          <w:t xml:space="preserve">https://www.presidency.ucsb.edu/documents/republican-party-</w:t>
        </w:r>
      </w:hyperlink>
      <w:r w:rsidDel="00000000" w:rsidR="00000000" w:rsidRPr="00000000">
        <w:rPr>
          <w:rtl w:val="0"/>
        </w:rPr>
      </w:r>
    </w:p>
    <w:p w:rsidR="00000000" w:rsidDel="00000000" w:rsidP="00000000" w:rsidRDefault="00000000" w:rsidRPr="00000000" w14:paraId="00000ACB">
      <w:pPr>
        <w:tabs>
          <w:tab w:val="left" w:pos="1188"/>
        </w:tabs>
        <w:spacing w:before="118" w:lineRule="auto"/>
        <w:ind w:left="19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9</w:t>
        <w:tab/>
      </w:r>
      <w:hyperlink r:id="rId280">
        <w:r w:rsidDel="00000000" w:rsidR="00000000" w:rsidRPr="00000000">
          <w:rPr>
            <w:rFonts w:ascii="Fira Mono" w:cs="Fira Mono" w:eastAsia="Fira Mono" w:hAnsi="Fira Mono"/>
            <w:sz w:val="20"/>
            <w:szCs w:val="20"/>
            <w:rtl w:val="0"/>
          </w:rPr>
          <w:t xml:space="preserve">platform-1980</w:t>
        </w:r>
      </w:hyperlink>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D">
      <w:pPr>
        <w:spacing w:before="73" w:lineRule="auto"/>
        <w:ind w:left="130" w:right="0" w:firstLine="0"/>
        <w:jc w:val="left"/>
        <w:rPr>
          <w:sz w:val="24"/>
          <w:szCs w:val="24"/>
        </w:rPr>
      </w:pPr>
      <w:bookmarkStart w:colFirst="0" w:colLast="0" w:name="_heading=h.28reqzj" w:id="279"/>
      <w:bookmarkEnd w:id="279"/>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Roithmayr, D. (2014). </w:t>
      </w:r>
      <w:r w:rsidDel="00000000" w:rsidR="00000000" w:rsidRPr="00000000">
        <w:rPr>
          <w:i w:val="1"/>
          <w:sz w:val="24"/>
          <w:szCs w:val="24"/>
          <w:rtl w:val="0"/>
        </w:rPr>
        <w:t xml:space="preserve">Reproducing Racism: How Everyday Choices Lock In White Advantage</w:t>
      </w:r>
      <w:r w:rsidDel="00000000" w:rsidR="00000000" w:rsidRPr="00000000">
        <w:rPr>
          <w:sz w:val="24"/>
          <w:szCs w:val="24"/>
          <w:rtl w:val="0"/>
        </w:rPr>
        <w:t xml:space="preserve">.</w:t>
      </w:r>
    </w:p>
    <w:p w:rsidR="00000000" w:rsidDel="00000000" w:rsidP="00000000" w:rsidRDefault="00000000" w:rsidRPr="00000000" w14:paraId="00000ACE">
      <w:pPr>
        <w:tabs>
          <w:tab w:val="left" w:pos="1188"/>
        </w:tabs>
        <w:spacing w:before="7" w:lineRule="auto"/>
        <w:ind w:left="159" w:right="0" w:firstLine="0"/>
        <w:jc w:val="left"/>
        <w:rPr>
          <w:sz w:val="24"/>
          <w:szCs w:val="24"/>
        </w:rPr>
      </w:pPr>
      <w:r w:rsidDel="00000000" w:rsidR="00000000" w:rsidRPr="00000000">
        <w:rPr>
          <w:rFonts w:ascii="Alegreya Sans" w:cs="Alegreya Sans" w:eastAsia="Alegreya Sans" w:hAnsi="Alegreya Sans"/>
          <w:sz w:val="16"/>
          <w:szCs w:val="16"/>
          <w:rtl w:val="0"/>
        </w:rPr>
        <w:t xml:space="preserve">11</w:t>
        <w:tab/>
      </w:r>
      <w:r w:rsidDel="00000000" w:rsidR="00000000" w:rsidRPr="00000000">
        <w:rPr>
          <w:sz w:val="24"/>
          <w:szCs w:val="24"/>
          <w:rtl w:val="0"/>
        </w:rPr>
        <w:t xml:space="preserve">NYU Press.</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0">
      <w:pPr>
        <w:spacing w:before="0" w:lineRule="auto"/>
        <w:ind w:left="142" w:right="0" w:firstLine="0"/>
        <w:jc w:val="left"/>
        <w:rPr>
          <w:sz w:val="24"/>
          <w:szCs w:val="24"/>
        </w:rPr>
      </w:pPr>
      <w:bookmarkStart w:colFirst="0" w:colLast="0" w:name="_heading=h.nwp17c" w:id="280"/>
      <w:bookmarkEnd w:id="280"/>
      <w:r w:rsidDel="00000000" w:rsidR="00000000" w:rsidRPr="00000000">
        <w:rPr>
          <w:rFonts w:ascii="Alegreya Sans" w:cs="Alegreya Sans" w:eastAsia="Alegreya Sans" w:hAnsi="Alegreya Sans"/>
          <w:sz w:val="16"/>
          <w:szCs w:val="16"/>
          <w:rtl w:val="0"/>
        </w:rPr>
        <w:t xml:space="preserve">12 </w:t>
      </w:r>
      <w:r w:rsidDel="00000000" w:rsidR="00000000" w:rsidRPr="00000000">
        <w:rPr>
          <w:sz w:val="24"/>
          <w:szCs w:val="24"/>
          <w:rtl w:val="0"/>
        </w:rPr>
        <w:t xml:space="preserve">Rooks, N. M. (2017). </w:t>
      </w:r>
      <w:r w:rsidDel="00000000" w:rsidR="00000000" w:rsidRPr="00000000">
        <w:rPr>
          <w:i w:val="1"/>
          <w:sz w:val="24"/>
          <w:szCs w:val="24"/>
          <w:rtl w:val="0"/>
        </w:rPr>
        <w:t xml:space="preserve">Cutting school: Privatization, segregation, and the end of public education</w:t>
      </w:r>
      <w:r w:rsidDel="00000000" w:rsidR="00000000" w:rsidRPr="00000000">
        <w:rPr>
          <w:sz w:val="24"/>
          <w:szCs w:val="24"/>
          <w:rtl w:val="0"/>
        </w:rPr>
        <w:t xml:space="preserve">.</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New Press.</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3">
      <w:pPr>
        <w:spacing w:before="0" w:lineRule="auto"/>
        <w:ind w:left="138" w:right="0" w:firstLine="0"/>
        <w:jc w:val="left"/>
        <w:rPr>
          <w:sz w:val="24"/>
          <w:szCs w:val="24"/>
        </w:rPr>
      </w:pPr>
      <w:bookmarkStart w:colFirst="0" w:colLast="0" w:name="_heading=h.37wcjv5" w:id="281"/>
      <w:bookmarkEnd w:id="281"/>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Rosenberg, G. (1991). </w:t>
      </w:r>
      <w:r w:rsidDel="00000000" w:rsidR="00000000" w:rsidRPr="00000000">
        <w:rPr>
          <w:i w:val="1"/>
          <w:sz w:val="24"/>
          <w:szCs w:val="24"/>
          <w:rtl w:val="0"/>
        </w:rPr>
        <w:t xml:space="preserve">The hollow hope: Can courts bring about social change? </w:t>
      </w:r>
      <w:r w:rsidDel="00000000" w:rsidR="00000000" w:rsidRPr="00000000">
        <w:rPr>
          <w:sz w:val="24"/>
          <w:szCs w:val="24"/>
          <w:rtl w:val="0"/>
        </w:rPr>
        <w:t xml:space="preserve">University of</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Chicago Press.</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6">
      <w:pPr>
        <w:spacing w:before="0" w:lineRule="auto"/>
        <w:ind w:left="139" w:right="0" w:firstLine="0"/>
        <w:jc w:val="left"/>
        <w:rPr>
          <w:i w:val="1"/>
          <w:sz w:val="24"/>
          <w:szCs w:val="24"/>
        </w:rPr>
      </w:pPr>
      <w:bookmarkStart w:colFirst="0" w:colLast="0" w:name="_heading=h.1n1mu2y" w:id="282"/>
      <w:bookmarkEnd w:id="282"/>
      <w:r w:rsidDel="00000000" w:rsidR="00000000" w:rsidRPr="00000000">
        <w:rPr>
          <w:rFonts w:ascii="Alegreya Sans" w:cs="Alegreya Sans" w:eastAsia="Alegreya Sans" w:hAnsi="Alegreya Sans"/>
          <w:sz w:val="16"/>
          <w:szCs w:val="16"/>
          <w:rtl w:val="0"/>
        </w:rPr>
        <w:t xml:space="preserve">16 </w:t>
      </w:r>
      <w:r w:rsidDel="00000000" w:rsidR="00000000" w:rsidRPr="00000000">
        <w:rPr>
          <w:sz w:val="24"/>
          <w:szCs w:val="24"/>
          <w:rtl w:val="0"/>
        </w:rPr>
        <w:t xml:space="preserve">Rothstein, R. (2017). </w:t>
      </w:r>
      <w:r w:rsidDel="00000000" w:rsidR="00000000" w:rsidRPr="00000000">
        <w:rPr>
          <w:i w:val="1"/>
          <w:sz w:val="24"/>
          <w:szCs w:val="24"/>
          <w:rtl w:val="0"/>
        </w:rPr>
        <w:t xml:space="preserve">The Color of Law: A Forgotten History of How Our Government Segregated</w:t>
      </w:r>
    </w:p>
    <w:p w:rsidR="00000000" w:rsidDel="00000000" w:rsidP="00000000" w:rsidRDefault="00000000" w:rsidRPr="00000000" w14:paraId="00000AD7">
      <w:pPr>
        <w:tabs>
          <w:tab w:val="left" w:pos="1188"/>
        </w:tabs>
        <w:spacing w:before="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17</w:t>
        <w:tab/>
      </w:r>
      <w:r w:rsidDel="00000000" w:rsidR="00000000" w:rsidRPr="00000000">
        <w:rPr>
          <w:i w:val="1"/>
          <w:sz w:val="24"/>
          <w:szCs w:val="24"/>
          <w:rtl w:val="0"/>
        </w:rPr>
        <w:t xml:space="preserve">America</w:t>
      </w:r>
      <w:r w:rsidDel="00000000" w:rsidR="00000000" w:rsidRPr="00000000">
        <w:rPr>
          <w:sz w:val="24"/>
          <w:szCs w:val="24"/>
          <w:rtl w:val="0"/>
        </w:rPr>
        <w:t xml:space="preserve">. Liveright Publishing Corporation.</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9">
      <w:pPr>
        <w:spacing w:before="0" w:lineRule="auto"/>
        <w:ind w:left="139" w:right="0" w:firstLine="0"/>
        <w:jc w:val="left"/>
        <w:rPr>
          <w:sz w:val="24"/>
          <w:szCs w:val="24"/>
        </w:rPr>
      </w:pPr>
      <w:bookmarkStart w:colFirst="0" w:colLast="0" w:name="_heading=h.471acqr" w:id="283"/>
      <w:bookmarkEnd w:id="283"/>
      <w:r w:rsidDel="00000000" w:rsidR="00000000" w:rsidRPr="00000000">
        <w:rPr>
          <w:rFonts w:ascii="Alegreya Sans" w:cs="Alegreya Sans" w:eastAsia="Alegreya Sans" w:hAnsi="Alegreya Sans"/>
          <w:sz w:val="16"/>
          <w:szCs w:val="16"/>
          <w:rtl w:val="0"/>
        </w:rPr>
        <w:t xml:space="preserve">18 </w:t>
      </w:r>
      <w:r w:rsidDel="00000000" w:rsidR="00000000" w:rsidRPr="00000000">
        <w:rPr>
          <w:sz w:val="24"/>
          <w:szCs w:val="24"/>
          <w:rtl w:val="0"/>
        </w:rPr>
        <w:t xml:space="preserve">Saltman, K. (2018). </w:t>
      </w:r>
      <w:r w:rsidDel="00000000" w:rsidR="00000000" w:rsidRPr="00000000">
        <w:rPr>
          <w:i w:val="1"/>
          <w:sz w:val="24"/>
          <w:szCs w:val="24"/>
          <w:rtl w:val="0"/>
        </w:rPr>
        <w:t xml:space="preserve">The swindle of innovative educational finance</w:t>
      </w:r>
      <w:r w:rsidDel="00000000" w:rsidR="00000000" w:rsidRPr="00000000">
        <w:rPr>
          <w:sz w:val="24"/>
          <w:szCs w:val="24"/>
          <w:rtl w:val="0"/>
        </w:rPr>
        <w:t xml:space="preserve">. University of Minnesota</w:t>
      </w:r>
    </w:p>
    <w:p w:rsidR="00000000" w:rsidDel="00000000" w:rsidP="00000000" w:rsidRDefault="00000000" w:rsidRPr="00000000" w14:paraId="00000ADA">
      <w:pPr>
        <w:tabs>
          <w:tab w:val="left" w:pos="1188"/>
        </w:tabs>
        <w:spacing w:before="7" w:lineRule="auto"/>
        <w:ind w:left="1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19</w:t>
        <w:tab/>
      </w:r>
      <w:r w:rsidDel="00000000" w:rsidR="00000000" w:rsidRPr="00000000">
        <w:rPr>
          <w:sz w:val="24"/>
          <w:szCs w:val="24"/>
          <w:rtl w:val="0"/>
        </w:rPr>
        <w:t xml:space="preserve">Press. </w:t>
      </w:r>
      <w:hyperlink r:id="rId281">
        <w:r w:rsidDel="00000000" w:rsidR="00000000" w:rsidRPr="00000000">
          <w:rPr>
            <w:rFonts w:ascii="Fira Mono" w:cs="Fira Mono" w:eastAsia="Fira Mono" w:hAnsi="Fira Mono"/>
            <w:sz w:val="20"/>
            <w:szCs w:val="20"/>
            <w:rtl w:val="0"/>
          </w:rPr>
          <w:t xml:space="preserve">https://books.google.com/books?id=Hph5DwAAQBAJ</w:t>
        </w:r>
      </w:hyperlink>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C">
      <w:pPr>
        <w:spacing w:before="0" w:lineRule="auto"/>
        <w:ind w:left="112" w:right="0" w:firstLine="0"/>
        <w:jc w:val="left"/>
        <w:rPr>
          <w:sz w:val="24"/>
          <w:szCs w:val="24"/>
        </w:rPr>
      </w:pPr>
      <w:bookmarkStart w:colFirst="0" w:colLast="0" w:name="_heading=h.2m6kmyk" w:id="284"/>
      <w:bookmarkEnd w:id="284"/>
      <w:r w:rsidDel="00000000" w:rsidR="00000000" w:rsidRPr="00000000">
        <w:rPr>
          <w:rFonts w:ascii="Alegreya Sans" w:cs="Alegreya Sans" w:eastAsia="Alegreya Sans" w:hAnsi="Alegreya Sans"/>
          <w:sz w:val="16"/>
          <w:szCs w:val="16"/>
          <w:rtl w:val="0"/>
        </w:rPr>
        <w:t xml:space="preserve">20 </w:t>
      </w:r>
      <w:r w:rsidDel="00000000" w:rsidR="00000000" w:rsidRPr="00000000">
        <w:rPr>
          <w:sz w:val="24"/>
          <w:szCs w:val="24"/>
          <w:rtl w:val="0"/>
        </w:rPr>
        <w:t xml:space="preserve">SCCOE. (2021). </w:t>
      </w:r>
      <w:r w:rsidDel="00000000" w:rsidR="00000000" w:rsidRPr="00000000">
        <w:rPr>
          <w:i w:val="1"/>
          <w:sz w:val="24"/>
          <w:szCs w:val="24"/>
          <w:rtl w:val="0"/>
        </w:rPr>
        <w:t xml:space="preserve">2020-2021 Annual Charter Schools Data Book</w:t>
      </w:r>
      <w:r w:rsidDel="00000000" w:rsidR="00000000" w:rsidRPr="00000000">
        <w:rPr>
          <w:sz w:val="24"/>
          <w:szCs w:val="24"/>
          <w:rtl w:val="0"/>
        </w:rPr>
        <w:t xml:space="preserve">.</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1bux6d" w:id="285"/>
      <w:bookmarkEnd w:id="28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Scott, J. (2009). The Politics of Venture Philanthropy in Charter School Policy and</w:t>
      </w:r>
    </w:p>
    <w:p w:rsidR="00000000" w:rsidDel="00000000" w:rsidP="00000000" w:rsidRDefault="00000000" w:rsidRPr="00000000" w14:paraId="00000ADF">
      <w:pPr>
        <w:tabs>
          <w:tab w:val="left" w:pos="1188"/>
        </w:tabs>
        <w:spacing w:before="7"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sz w:val="24"/>
          <w:szCs w:val="24"/>
          <w:rtl w:val="0"/>
        </w:rPr>
        <w:t xml:space="preserve">Advocacy. </w:t>
      </w:r>
      <w:r w:rsidDel="00000000" w:rsidR="00000000" w:rsidRPr="00000000">
        <w:rPr>
          <w:i w:val="1"/>
          <w:sz w:val="24"/>
          <w:szCs w:val="24"/>
          <w:rtl w:val="0"/>
        </w:rPr>
        <w:t xml:space="preserve">Educational Policy</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(1), 106–136.</w:t>
      </w:r>
    </w:p>
    <w:p w:rsidR="00000000" w:rsidDel="00000000" w:rsidP="00000000" w:rsidRDefault="00000000" w:rsidRPr="00000000" w14:paraId="00000AE0">
      <w:pPr>
        <w:tabs>
          <w:tab w:val="left" w:pos="1188"/>
        </w:tabs>
        <w:spacing w:before="88" w:lineRule="auto"/>
        <w:ind w:left="131"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23</w:t>
        <w:tab/>
      </w:r>
      <w:hyperlink r:id="rId282">
        <w:r w:rsidDel="00000000" w:rsidR="00000000" w:rsidRPr="00000000">
          <w:rPr>
            <w:rFonts w:ascii="Fira Mono" w:cs="Fira Mono" w:eastAsia="Fira Mono" w:hAnsi="Fira Mono"/>
            <w:sz w:val="20"/>
            <w:szCs w:val="20"/>
            <w:rtl w:val="0"/>
          </w:rPr>
          <w:t xml:space="preserve">https://doi.org/10.1177/0895904808328531</w:t>
        </w:r>
      </w:hyperlink>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0"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lbifu6" w:id="286"/>
      <w:bookmarkEnd w:id="286"/>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Secretary of State, California. (2000). Voter Information Guide for 2000, General</w:t>
      </w:r>
    </w:p>
    <w:p w:rsidR="00000000" w:rsidDel="00000000" w:rsidP="00000000" w:rsidRDefault="00000000" w:rsidRPr="00000000" w14:paraId="00000AE3">
      <w:pPr>
        <w:tabs>
          <w:tab w:val="left" w:pos="1188"/>
        </w:tabs>
        <w:spacing w:before="7" w:lineRule="auto"/>
        <w:ind w:left="1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25</w:t>
        <w:tab/>
      </w:r>
      <w:r w:rsidDel="00000000" w:rsidR="00000000" w:rsidRPr="00000000">
        <w:rPr>
          <w:sz w:val="24"/>
          <w:szCs w:val="24"/>
          <w:rtl w:val="0"/>
        </w:rPr>
        <w:t xml:space="preserve">Election.  </w:t>
      </w:r>
      <w:hyperlink r:id="rId283">
        <w:r w:rsidDel="00000000" w:rsidR="00000000" w:rsidRPr="00000000">
          <w:rPr>
            <w:rFonts w:ascii="Fira Mono" w:cs="Fira Mono" w:eastAsia="Fira Mono" w:hAnsi="Fira Mono"/>
            <w:sz w:val="20"/>
            <w:szCs w:val="20"/>
            <w:rtl w:val="0"/>
          </w:rPr>
          <w:t xml:space="preserve">https://repository.uchastings.edu/cgi/viewcontent.cgi?</w:t>
        </w:r>
      </w:hyperlink>
      <w:r w:rsidDel="00000000" w:rsidR="00000000" w:rsidRPr="00000000">
        <w:rPr>
          <w:rtl w:val="0"/>
        </w:rPr>
      </w:r>
    </w:p>
    <w:p w:rsidR="00000000" w:rsidDel="00000000" w:rsidP="00000000" w:rsidRDefault="00000000" w:rsidRPr="00000000" w14:paraId="00000AE4">
      <w:pPr>
        <w:tabs>
          <w:tab w:val="left" w:pos="1188"/>
        </w:tabs>
        <w:spacing w:before="88" w:lineRule="auto"/>
        <w:ind w:left="122" w:right="0" w:firstLine="0"/>
        <w:jc w:val="left"/>
        <w:rPr>
          <w:rFonts w:ascii="Fira Mono" w:cs="Fira Mono" w:eastAsia="Fira Mono" w:hAnsi="Fira Mono"/>
          <w:sz w:val="20"/>
          <w:szCs w:val="20"/>
        </w:rPr>
        <w:sectPr>
          <w:footerReference r:id="rId284"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26</w:t>
        <w:tab/>
      </w:r>
      <w:hyperlink r:id="rId285">
        <w:r w:rsidDel="00000000" w:rsidR="00000000" w:rsidRPr="00000000">
          <w:rPr>
            <w:rFonts w:ascii="Fira Mono" w:cs="Fira Mono" w:eastAsia="Fira Mono" w:hAnsi="Fira Mono"/>
            <w:sz w:val="20"/>
            <w:szCs w:val="20"/>
            <w:rtl w:val="0"/>
          </w:rPr>
          <w:t xml:space="preserve">article=2185&amp;context=ca_ballot_props</w:t>
        </w:r>
      </w:hyperlink>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0gsq1z" w:id="287"/>
      <w:bookmarkEnd w:id="287"/>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Simon Fairlie. (2009). A short history of enclosure in Britain [magazine].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The Land</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7</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6">
      <w:pPr>
        <w:tabs>
          <w:tab w:val="left" w:pos="1879"/>
        </w:tabs>
        <w:spacing w:before="7"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16–31.</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4kgg8ps" w:id="288"/>
      <w:bookmarkEnd w:id="288"/>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Smaller Classes, Safer Schools and Financial Accountability Act (2000, November).</w:t>
      </w:r>
    </w:p>
    <w:p w:rsidR="00000000" w:rsidDel="00000000" w:rsidP="00000000" w:rsidRDefault="00000000" w:rsidRPr="00000000" w14:paraId="00000A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996"/>
        <w:jc w:val="left"/>
        <w:rPr>
          <w:rFonts w:ascii="Fira Mono" w:cs="Fira Mono" w:eastAsia="Fira Mono" w:hAnsi="Fira Mono"/>
          <w:b w:val="0"/>
          <w:i w:val="0"/>
          <w:smallCaps w:val="0"/>
          <w:strike w:val="0"/>
          <w:color w:val="000000"/>
          <w:sz w:val="20"/>
          <w:szCs w:val="20"/>
          <w:u w:val="none"/>
          <w:shd w:fill="auto" w:val="clear"/>
          <w:vertAlign w:val="baseline"/>
        </w:rPr>
      </w:pPr>
      <w:hyperlink r:id="rId286">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https://leginfo.legislature.ca.gov/faces/codes_displaySection.</w:t>
        </w:r>
      </w:hyperlink>
      <w:r w:rsidDel="00000000" w:rsidR="00000000" w:rsidRPr="00000000">
        <w:rPr>
          <w:rtl w:val="0"/>
        </w:rPr>
      </w:r>
    </w:p>
    <w:p w:rsidR="00000000" w:rsidDel="00000000" w:rsidP="00000000" w:rsidRDefault="00000000" w:rsidRPr="00000000" w14:paraId="00000A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879"/>
          <w:tab w:val="left" w:pos="1880"/>
        </w:tabs>
        <w:spacing w:after="0" w:before="118" w:line="240" w:lineRule="auto"/>
        <w:ind w:left="1880" w:right="0" w:hanging="986"/>
        <w:jc w:val="left"/>
        <w:rPr>
          <w:rFonts w:ascii="Fira Mono" w:cs="Fira Mono" w:eastAsia="Fira Mono" w:hAnsi="Fira Mono"/>
          <w:b w:val="0"/>
          <w:i w:val="0"/>
          <w:smallCaps w:val="0"/>
          <w:strike w:val="0"/>
          <w:color w:val="000000"/>
          <w:sz w:val="20"/>
          <w:szCs w:val="20"/>
          <w:u w:val="none"/>
          <w:shd w:fill="auto" w:val="clear"/>
          <w:vertAlign w:val="baseline"/>
        </w:rPr>
      </w:pPr>
      <w:hyperlink r:id="rId287">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xhtml?lawCode=EDC&amp;sectionNum=47614.#</w:t>
        </w:r>
      </w:hyperlink>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zlqixl" w:id="289"/>
      <w:bookmarkEnd w:id="289"/>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Smith, J., Wohlstetter, P., Farrell, C. C., &amp; Nayfack, M. B. (2011). Beyond ideological</w:t>
      </w:r>
    </w:p>
    <w:p w:rsidR="00000000" w:rsidDel="00000000" w:rsidP="00000000" w:rsidRDefault="00000000" w:rsidRPr="00000000" w14:paraId="00000AED">
      <w:pPr>
        <w:tabs>
          <w:tab w:val="left" w:pos="1879"/>
        </w:tabs>
        <w:spacing w:before="6" w:lineRule="auto"/>
        <w:ind w:left="894" w:right="0" w:firstLine="0"/>
        <w:jc w:val="left"/>
        <w:rPr>
          <w:sz w:val="24"/>
          <w:szCs w:val="24"/>
        </w:rPr>
      </w:pPr>
      <w:r w:rsidDel="00000000" w:rsidR="00000000" w:rsidRPr="00000000">
        <w:rPr>
          <w:rFonts w:ascii="Alegreya Sans" w:cs="Alegreya Sans" w:eastAsia="Alegreya Sans" w:hAnsi="Alegreya Sans"/>
          <w:sz w:val="16"/>
          <w:szCs w:val="16"/>
          <w:rtl w:val="0"/>
        </w:rPr>
        <w:t xml:space="preserve">7</w:t>
        <w:tab/>
      </w:r>
      <w:r w:rsidDel="00000000" w:rsidR="00000000" w:rsidRPr="00000000">
        <w:rPr>
          <w:sz w:val="24"/>
          <w:szCs w:val="24"/>
          <w:rtl w:val="0"/>
        </w:rPr>
        <w:t xml:space="preserve">warfare: The maturation of research on charter schools. </w:t>
      </w:r>
      <w:r w:rsidDel="00000000" w:rsidR="00000000" w:rsidRPr="00000000">
        <w:rPr>
          <w:i w:val="1"/>
          <w:sz w:val="24"/>
          <w:szCs w:val="24"/>
          <w:rtl w:val="0"/>
        </w:rPr>
        <w:t xml:space="preserve">Journal of School Choice</w:t>
      </w:r>
      <w:r w:rsidDel="00000000" w:rsidR="00000000" w:rsidRPr="00000000">
        <w:rPr>
          <w:sz w:val="24"/>
          <w:szCs w:val="24"/>
          <w:rtl w:val="0"/>
        </w:rPr>
        <w:t xml:space="preserve">,</w:t>
      </w:r>
    </w:p>
    <w:p w:rsidR="00000000" w:rsidDel="00000000" w:rsidP="00000000" w:rsidRDefault="00000000" w:rsidRPr="00000000" w14:paraId="00000AEE">
      <w:pPr>
        <w:tabs>
          <w:tab w:val="left" w:pos="1879"/>
        </w:tabs>
        <w:spacing w:before="7" w:lineRule="auto"/>
        <w:ind w:left="88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8</w:t>
        <w:tab/>
      </w:r>
      <w:r w:rsidDel="00000000" w:rsidR="00000000" w:rsidRPr="00000000">
        <w:rPr>
          <w:i w:val="1"/>
          <w:sz w:val="24"/>
          <w:szCs w:val="24"/>
          <w:rtl w:val="0"/>
        </w:rPr>
        <w:t xml:space="preserve">5</w:t>
      </w:r>
      <w:r w:rsidDel="00000000" w:rsidR="00000000" w:rsidRPr="00000000">
        <w:rPr>
          <w:sz w:val="24"/>
          <w:szCs w:val="24"/>
          <w:rtl w:val="0"/>
        </w:rPr>
        <w:t xml:space="preserve">(4), 444–507. </w:t>
      </w:r>
      <w:hyperlink r:id="rId288">
        <w:r w:rsidDel="00000000" w:rsidR="00000000" w:rsidRPr="00000000">
          <w:rPr>
            <w:rFonts w:ascii="Fira Mono" w:cs="Fira Mono" w:eastAsia="Fira Mono" w:hAnsi="Fira Mono"/>
            <w:sz w:val="20"/>
            <w:szCs w:val="20"/>
            <w:rtl w:val="0"/>
          </w:rPr>
          <w:t xml:space="preserve">https://doi.org/10.1080/15582159.2011.624938</w:t>
        </w:r>
      </w:hyperlink>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0">
      <w:pPr>
        <w:spacing w:before="0"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9  </w:t>
      </w:r>
      <w:r w:rsidDel="00000000" w:rsidR="00000000" w:rsidRPr="00000000">
        <w:rPr>
          <w:sz w:val="24"/>
          <w:szCs w:val="24"/>
          <w:rtl w:val="0"/>
        </w:rPr>
        <w:t xml:space="preserve">Solo, R. A. (Ed.). (1955). </w:t>
      </w:r>
      <w:r w:rsidDel="00000000" w:rsidR="00000000" w:rsidRPr="00000000">
        <w:rPr>
          <w:i w:val="1"/>
          <w:sz w:val="24"/>
          <w:szCs w:val="24"/>
          <w:rtl w:val="0"/>
        </w:rPr>
        <w:t xml:space="preserve">Economics and the Public Interest</w:t>
      </w:r>
      <w:r w:rsidDel="00000000" w:rsidR="00000000" w:rsidRPr="00000000">
        <w:rPr>
          <w:sz w:val="24"/>
          <w:szCs w:val="24"/>
          <w:rtl w:val="0"/>
        </w:rPr>
        <w:t xml:space="preserve">.</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2">
      <w:pPr>
        <w:spacing w:before="0" w:lineRule="auto"/>
        <w:ind w:left="821" w:right="0" w:firstLine="0"/>
        <w:jc w:val="left"/>
        <w:rPr>
          <w:sz w:val="24"/>
          <w:szCs w:val="24"/>
        </w:rPr>
      </w:pPr>
      <w:bookmarkStart w:colFirst="0" w:colLast="0" w:name="_heading=h.1er0t5e" w:id="290"/>
      <w:bookmarkEnd w:id="290"/>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Stowell, D. (2018). </w:t>
      </w:r>
      <w:r w:rsidDel="00000000" w:rsidR="00000000" w:rsidRPr="00000000">
        <w:rPr>
          <w:i w:val="1"/>
          <w:sz w:val="24"/>
          <w:szCs w:val="24"/>
          <w:rtl w:val="0"/>
        </w:rPr>
        <w:t xml:space="preserve">Investment banks, hedge funds, and private equity </w:t>
      </w:r>
      <w:r w:rsidDel="00000000" w:rsidR="00000000" w:rsidRPr="00000000">
        <w:rPr>
          <w:sz w:val="24"/>
          <w:szCs w:val="24"/>
          <w:rtl w:val="0"/>
        </w:rPr>
        <w:t xml:space="preserve">(3rd). Elsevier Science &amp;</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Technology Books</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Additional content: </w:t>
      </w:r>
      <w:hyperlink r:id="rId28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https://www</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elsevier.com/books-and-journals/book-companion/9780128143520.</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7">
      <w:pPr>
        <w:spacing w:before="1" w:lineRule="auto"/>
        <w:ind w:left="829" w:right="0" w:firstLine="0"/>
        <w:jc w:val="left"/>
        <w:rPr>
          <w:i w:val="1"/>
          <w:sz w:val="24"/>
          <w:szCs w:val="24"/>
        </w:rPr>
      </w:pPr>
      <w:bookmarkStart w:colFirst="0" w:colLast="0" w:name="_heading=h.3yqobt7" w:id="291"/>
      <w:bookmarkEnd w:id="291"/>
      <w:r w:rsidDel="00000000" w:rsidR="00000000" w:rsidRPr="00000000">
        <w:rPr>
          <w:rFonts w:ascii="Alegreya Sans" w:cs="Alegreya Sans" w:eastAsia="Alegreya Sans" w:hAnsi="Alegreya Sans"/>
          <w:sz w:val="16"/>
          <w:szCs w:val="16"/>
          <w:rtl w:val="0"/>
        </w:rPr>
        <w:t xml:space="preserve">14 </w:t>
      </w:r>
      <w:r w:rsidDel="00000000" w:rsidR="00000000" w:rsidRPr="00000000">
        <w:rPr>
          <w:sz w:val="24"/>
          <w:szCs w:val="24"/>
          <w:rtl w:val="0"/>
        </w:rPr>
        <w:t xml:space="preserve">Strauss, V. (2021, October 15). </w:t>
      </w:r>
      <w:r w:rsidDel="00000000" w:rsidR="00000000" w:rsidRPr="00000000">
        <w:rPr>
          <w:i w:val="1"/>
          <w:sz w:val="24"/>
          <w:szCs w:val="24"/>
          <w:rtl w:val="0"/>
        </w:rPr>
        <w:t xml:space="preserve">Enrollment jumps in charter schools — with big gains in</w:t>
      </w:r>
    </w:p>
    <w:p w:rsidR="00000000" w:rsidDel="00000000" w:rsidP="00000000" w:rsidRDefault="00000000" w:rsidRPr="00000000" w14:paraId="00000AF8">
      <w:pPr>
        <w:tabs>
          <w:tab w:val="left" w:pos="1879"/>
        </w:tabs>
        <w:spacing w:before="6" w:lineRule="auto"/>
        <w:ind w:left="839" w:right="0" w:firstLine="0"/>
        <w:jc w:val="left"/>
        <w:rPr>
          <w:sz w:val="24"/>
          <w:szCs w:val="24"/>
        </w:rPr>
      </w:pPr>
      <w:r w:rsidDel="00000000" w:rsidR="00000000" w:rsidRPr="00000000">
        <w:rPr>
          <w:rFonts w:ascii="Alegreya Sans" w:cs="Alegreya Sans" w:eastAsia="Alegreya Sans" w:hAnsi="Alegreya Sans"/>
          <w:sz w:val="16"/>
          <w:szCs w:val="16"/>
          <w:rtl w:val="0"/>
        </w:rPr>
        <w:t xml:space="preserve">15</w:t>
        <w:tab/>
      </w:r>
      <w:r w:rsidDel="00000000" w:rsidR="00000000" w:rsidRPr="00000000">
        <w:rPr>
          <w:i w:val="1"/>
          <w:sz w:val="24"/>
          <w:szCs w:val="24"/>
          <w:rtl w:val="0"/>
        </w:rPr>
        <w:t xml:space="preserve">worst-performing part of charter sector</w:t>
      </w:r>
      <w:r w:rsidDel="00000000" w:rsidR="00000000" w:rsidRPr="00000000">
        <w:rPr>
          <w:sz w:val="24"/>
          <w:szCs w:val="24"/>
          <w:rtl w:val="0"/>
        </w:rPr>
        <w:t xml:space="preserve">. Answer Sheet. Retrieved October 18, 2021,</w:t>
      </w:r>
    </w:p>
    <w:p w:rsidR="00000000" w:rsidDel="00000000" w:rsidP="00000000" w:rsidRDefault="00000000" w:rsidRPr="00000000" w14:paraId="00000AF9">
      <w:pPr>
        <w:tabs>
          <w:tab w:val="left" w:pos="1879"/>
        </w:tabs>
        <w:spacing w:before="6" w:lineRule="auto"/>
        <w:ind w:left="831" w:right="0" w:firstLine="0"/>
        <w:jc w:val="left"/>
        <w:rPr>
          <w:sz w:val="24"/>
          <w:szCs w:val="24"/>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sz w:val="24"/>
          <w:szCs w:val="24"/>
          <w:rtl w:val="0"/>
        </w:rPr>
        <w:t xml:space="preserve">from</w:t>
      </w:r>
    </w:p>
    <w:p w:rsidR="00000000" w:rsidDel="00000000" w:rsidP="00000000" w:rsidRDefault="00000000" w:rsidRPr="00000000" w14:paraId="00000AF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79"/>
          <w:tab w:val="left" w:pos="1880"/>
        </w:tabs>
        <w:spacing w:after="0" w:before="89" w:line="240" w:lineRule="auto"/>
        <w:ind w:left="1880" w:right="0" w:hanging="1041"/>
        <w:jc w:val="left"/>
        <w:rPr>
          <w:rFonts w:ascii="Fira Mono" w:cs="Fira Mono" w:eastAsia="Fira Mono" w:hAnsi="Fira Mono"/>
          <w:b w:val="0"/>
          <w:i w:val="0"/>
          <w:smallCaps w:val="0"/>
          <w:strike w:val="0"/>
          <w:color w:val="000000"/>
          <w:sz w:val="20"/>
          <w:szCs w:val="20"/>
          <w:u w:val="none"/>
          <w:shd w:fill="auto" w:val="clear"/>
          <w:vertAlign w:val="baseline"/>
        </w:rPr>
      </w:pPr>
      <w:hyperlink r:id="rId290">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https://www.washingtonpost.com/education/2021/10/15/charter-</w:t>
        </w:r>
      </w:hyperlink>
      <w:r w:rsidDel="00000000" w:rsidR="00000000" w:rsidRPr="00000000">
        <w:rPr>
          <w:rtl w:val="0"/>
        </w:rPr>
      </w:r>
    </w:p>
    <w:p w:rsidR="00000000" w:rsidDel="00000000" w:rsidP="00000000" w:rsidRDefault="00000000" w:rsidRPr="00000000" w14:paraId="00000AF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79"/>
          <w:tab w:val="left" w:pos="1880"/>
        </w:tabs>
        <w:spacing w:after="0" w:before="118" w:line="240" w:lineRule="auto"/>
        <w:ind w:left="1880" w:right="0" w:hanging="1050"/>
        <w:jc w:val="left"/>
        <w:rPr>
          <w:rFonts w:ascii="Fira Mono" w:cs="Fira Mono" w:eastAsia="Fira Mono" w:hAnsi="Fira Mono"/>
          <w:b w:val="0"/>
          <w:i w:val="0"/>
          <w:smallCaps w:val="0"/>
          <w:strike w:val="0"/>
          <w:color w:val="000000"/>
          <w:sz w:val="20"/>
          <w:szCs w:val="20"/>
          <w:u w:val="none"/>
          <w:shd w:fill="auto" w:val="clear"/>
          <w:vertAlign w:val="baseline"/>
        </w:rPr>
      </w:pPr>
      <w:hyperlink r:id="rId291">
        <w:r w:rsidDel="00000000" w:rsidR="00000000" w:rsidRPr="00000000">
          <w:rPr>
            <w:rFonts w:ascii="Fira Mono" w:cs="Fira Mono" w:eastAsia="Fira Mono" w:hAnsi="Fira Mono"/>
            <w:b w:val="0"/>
            <w:i w:val="0"/>
            <w:smallCaps w:val="0"/>
            <w:strike w:val="0"/>
            <w:color w:val="000000"/>
            <w:sz w:val="20"/>
            <w:szCs w:val="20"/>
            <w:u w:val="none"/>
            <w:shd w:fill="auto" w:val="clear"/>
            <w:vertAlign w:val="baseline"/>
            <w:rtl w:val="0"/>
          </w:rPr>
          <w:t xml:space="preserve">school-enrollment-jump-pandemic/</w:t>
        </w:r>
      </w:hyperlink>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dvym10" w:id="292"/>
      <w:bookmarkEnd w:id="292"/>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Suitts, S. (2019). Segregationists, Libertarians, and the Modern ”School Choice”</w:t>
      </w:r>
    </w:p>
    <w:p w:rsidR="00000000" w:rsidDel="00000000" w:rsidP="00000000" w:rsidRDefault="00000000" w:rsidRPr="00000000" w14:paraId="00000AFE">
      <w:pPr>
        <w:tabs>
          <w:tab w:val="left" w:pos="1879"/>
        </w:tabs>
        <w:spacing w:before="7" w:lineRule="auto"/>
        <w:ind w:left="804"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Movement. </w:t>
      </w:r>
      <w:r w:rsidDel="00000000" w:rsidR="00000000" w:rsidRPr="00000000">
        <w:rPr>
          <w:i w:val="1"/>
          <w:sz w:val="24"/>
          <w:szCs w:val="24"/>
          <w:rtl w:val="0"/>
        </w:rPr>
        <w:t xml:space="preserve">Southern Spaces</w:t>
      </w:r>
      <w:r w:rsidDel="00000000" w:rsidR="00000000" w:rsidRPr="00000000">
        <w:rPr>
          <w:sz w:val="24"/>
          <w:szCs w:val="24"/>
          <w:rtl w:val="0"/>
        </w:rPr>
        <w:t xml:space="preserve">, 57. </w:t>
      </w:r>
      <w:hyperlink r:id="rId292">
        <w:r w:rsidDel="00000000" w:rsidR="00000000" w:rsidRPr="00000000">
          <w:rPr>
            <w:rFonts w:ascii="Fira Mono" w:cs="Fira Mono" w:eastAsia="Fira Mono" w:hAnsi="Fira Mono"/>
            <w:sz w:val="20"/>
            <w:szCs w:val="20"/>
            <w:rtl w:val="0"/>
          </w:rPr>
          <w:t xml:space="preserve">https://doi.org/10.18737/43330.2019</w:t>
        </w:r>
      </w:hyperlink>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0">
      <w:pPr>
        <w:spacing w:before="1" w:lineRule="auto"/>
        <w:ind w:left="833" w:right="0" w:firstLine="0"/>
        <w:jc w:val="left"/>
        <w:rPr>
          <w:i w:val="1"/>
          <w:sz w:val="24"/>
          <w:szCs w:val="24"/>
        </w:rPr>
      </w:pPr>
      <w:bookmarkStart w:colFirst="0" w:colLast="0" w:name="_heading=h.t18w8t" w:id="293"/>
      <w:bookmarkEnd w:id="293"/>
      <w:r w:rsidDel="00000000" w:rsidR="00000000" w:rsidRPr="00000000">
        <w:rPr>
          <w:rFonts w:ascii="Alegreya Sans" w:cs="Alegreya Sans" w:eastAsia="Alegreya Sans" w:hAnsi="Alegreya Sans"/>
          <w:sz w:val="16"/>
          <w:szCs w:val="16"/>
          <w:rtl w:val="0"/>
        </w:rPr>
        <w:t xml:space="preserve">21 </w:t>
      </w:r>
      <w:r w:rsidDel="00000000" w:rsidR="00000000" w:rsidRPr="00000000">
        <w:rPr>
          <w:sz w:val="24"/>
          <w:szCs w:val="24"/>
          <w:rtl w:val="0"/>
        </w:rPr>
        <w:t xml:space="preserve">Suitts, S. (2020, February). </w:t>
      </w:r>
      <w:r w:rsidDel="00000000" w:rsidR="00000000" w:rsidRPr="00000000">
        <w:rPr>
          <w:i w:val="1"/>
          <w:sz w:val="24"/>
          <w:szCs w:val="24"/>
          <w:rtl w:val="0"/>
        </w:rPr>
        <w:t xml:space="preserve">Overturning Brown: The Segregationist Legacy of the Modern School</w:t>
      </w:r>
    </w:p>
    <w:p w:rsidR="00000000" w:rsidDel="00000000" w:rsidP="00000000" w:rsidRDefault="00000000" w:rsidRPr="00000000" w14:paraId="00000B01">
      <w:pPr>
        <w:tabs>
          <w:tab w:val="left" w:pos="1879"/>
        </w:tabs>
        <w:spacing w:before="6" w:lineRule="auto"/>
        <w:ind w:left="815" w:right="0" w:firstLine="0"/>
        <w:jc w:val="left"/>
        <w:rPr>
          <w:sz w:val="24"/>
          <w:szCs w:val="24"/>
        </w:rPr>
      </w:pPr>
      <w:r w:rsidDel="00000000" w:rsidR="00000000" w:rsidRPr="00000000">
        <w:rPr>
          <w:rFonts w:ascii="Alegreya Sans" w:cs="Alegreya Sans" w:eastAsia="Alegreya Sans" w:hAnsi="Alegreya Sans"/>
          <w:sz w:val="16"/>
          <w:szCs w:val="16"/>
          <w:rtl w:val="0"/>
        </w:rPr>
        <w:t xml:space="preserve">22</w:t>
        <w:tab/>
      </w:r>
      <w:r w:rsidDel="00000000" w:rsidR="00000000" w:rsidRPr="00000000">
        <w:rPr>
          <w:i w:val="1"/>
          <w:sz w:val="24"/>
          <w:szCs w:val="24"/>
          <w:rtl w:val="0"/>
        </w:rPr>
        <w:t xml:space="preserve">Choice Movement</w:t>
      </w:r>
      <w:r w:rsidDel="00000000" w:rsidR="00000000" w:rsidRPr="00000000">
        <w:rPr>
          <w:sz w:val="24"/>
          <w:szCs w:val="24"/>
          <w:rtl w:val="0"/>
        </w:rPr>
        <w:t xml:space="preserve">. NewSouth Books.</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d0wewm" w:id="294"/>
      <w:bookmarkEnd w:id="294"/>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Tewksbury, G. E. (2016). Schooling the Market: Venture Philanthropy, Field Building and</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1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NewSchools Venture Fund, 206.</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6">
      <w:pPr>
        <w:spacing w:before="0" w:lineRule="auto"/>
        <w:ind w:left="821" w:right="0" w:firstLine="0"/>
        <w:jc w:val="left"/>
        <w:rPr>
          <w:sz w:val="24"/>
          <w:szCs w:val="24"/>
        </w:rPr>
      </w:pPr>
      <w:bookmarkStart w:colFirst="0" w:colLast="0" w:name="_heading=h.1s66p4f" w:id="295"/>
      <w:bookmarkEnd w:id="295"/>
      <w:r w:rsidDel="00000000" w:rsidR="00000000" w:rsidRPr="00000000">
        <w:rPr>
          <w:rFonts w:ascii="Alegreya Sans" w:cs="Alegreya Sans" w:eastAsia="Alegreya Sans" w:hAnsi="Alegreya Sans"/>
          <w:sz w:val="16"/>
          <w:szCs w:val="16"/>
          <w:rtl w:val="0"/>
        </w:rPr>
        <w:t xml:space="preserve">25 </w:t>
      </w:r>
      <w:r w:rsidDel="00000000" w:rsidR="00000000" w:rsidRPr="00000000">
        <w:rPr>
          <w:sz w:val="24"/>
          <w:szCs w:val="24"/>
          <w:rtl w:val="0"/>
        </w:rPr>
        <w:t xml:space="preserve">Tough, P. (2009). </w:t>
      </w:r>
      <w:r w:rsidDel="00000000" w:rsidR="00000000" w:rsidRPr="00000000">
        <w:rPr>
          <w:i w:val="1"/>
          <w:sz w:val="24"/>
          <w:szCs w:val="24"/>
          <w:rtl w:val="0"/>
        </w:rPr>
        <w:t xml:space="preserve">Whatever it takes: Geoffrey canada’s quest to change harlem and america</w:t>
      </w:r>
      <w:r w:rsidDel="00000000" w:rsidR="00000000" w:rsidRPr="00000000">
        <w:rPr>
          <w:sz w:val="24"/>
          <w:szCs w:val="24"/>
          <w:rtl w:val="0"/>
        </w:rPr>
        <w:t xml:space="preserve">.</w:t>
      </w:r>
    </w:p>
    <w:p w:rsidR="00000000" w:rsidDel="00000000" w:rsidP="00000000" w:rsidRDefault="00000000" w:rsidRPr="00000000" w14:paraId="00000B07">
      <w:pPr>
        <w:tabs>
          <w:tab w:val="left" w:pos="1879"/>
        </w:tabs>
        <w:spacing w:before="6" w:lineRule="auto"/>
        <w:ind w:left="813" w:right="0" w:firstLine="0"/>
        <w:jc w:val="left"/>
        <w:rPr>
          <w:rFonts w:ascii="Fira Mono" w:cs="Fira Mono" w:eastAsia="Fira Mono" w:hAnsi="Fira Mono"/>
          <w:sz w:val="20"/>
          <w:szCs w:val="20"/>
        </w:rPr>
        <w:sectPr>
          <w:footerReference r:id="rId293"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26</w:t>
        <w:tab/>
      </w:r>
      <w:r w:rsidDel="00000000" w:rsidR="00000000" w:rsidRPr="00000000">
        <w:rPr>
          <w:sz w:val="24"/>
          <w:szCs w:val="24"/>
          <w:rtl w:val="0"/>
        </w:rPr>
        <w:t xml:space="preserve">Mariner Books. </w:t>
      </w:r>
      <w:hyperlink r:id="rId294">
        <w:r w:rsidDel="00000000" w:rsidR="00000000" w:rsidRPr="00000000">
          <w:rPr>
            <w:rFonts w:ascii="Fira Mono" w:cs="Fira Mono" w:eastAsia="Fira Mono" w:hAnsi="Fira Mono"/>
            <w:sz w:val="20"/>
            <w:szCs w:val="20"/>
            <w:rtl w:val="0"/>
          </w:rPr>
          <w:t xml:space="preserve">https://books.google.com/books?id=qNevESlWhh0C</w:t>
        </w:r>
      </w:hyperlink>
      <w:r w:rsidDel="00000000" w:rsidR="00000000" w:rsidRPr="00000000">
        <w:rPr>
          <w:rtl w:val="0"/>
        </w:rPr>
      </w:r>
    </w:p>
    <w:p w:rsidR="00000000" w:rsidDel="00000000" w:rsidP="00000000" w:rsidRDefault="00000000" w:rsidRPr="00000000" w14:paraId="00000B08">
      <w:pPr>
        <w:spacing w:before="49" w:lineRule="auto"/>
        <w:ind w:left="214" w:right="0" w:firstLine="0"/>
        <w:jc w:val="left"/>
        <w:rPr>
          <w:sz w:val="24"/>
          <w:szCs w:val="24"/>
        </w:rPr>
      </w:pPr>
      <w:bookmarkStart w:colFirst="0" w:colLast="0" w:name="_heading=h.4c5u7s8" w:id="296"/>
      <w:bookmarkEnd w:id="296"/>
      <w:r w:rsidDel="00000000" w:rsidR="00000000" w:rsidRPr="00000000">
        <w:rPr>
          <w:rFonts w:ascii="Alegreya Sans" w:cs="Alegreya Sans" w:eastAsia="Alegreya Sans" w:hAnsi="Alegreya Sans"/>
          <w:sz w:val="16"/>
          <w:szCs w:val="16"/>
          <w:rtl w:val="0"/>
        </w:rPr>
        <w:t xml:space="preserve">1 </w:t>
      </w:r>
      <w:r w:rsidDel="00000000" w:rsidR="00000000" w:rsidRPr="00000000">
        <w:rPr>
          <w:sz w:val="24"/>
          <w:szCs w:val="24"/>
          <w:rtl w:val="0"/>
        </w:rPr>
        <w:t xml:space="preserve">Valenzuela, A. (1999). </w:t>
      </w:r>
      <w:r w:rsidDel="00000000" w:rsidR="00000000" w:rsidRPr="00000000">
        <w:rPr>
          <w:i w:val="1"/>
          <w:sz w:val="24"/>
          <w:szCs w:val="24"/>
          <w:rtl w:val="0"/>
        </w:rPr>
        <w:t xml:space="preserve">Subtractive Schooling: U.S.-Mexican Youth and the Politics of Caring</w:t>
      </w:r>
      <w:r w:rsidDel="00000000" w:rsidR="00000000" w:rsidRPr="00000000">
        <w:rPr>
          <w:sz w:val="24"/>
          <w:szCs w:val="24"/>
          <w:rtl w:val="0"/>
        </w:rPr>
        <w:t xml:space="preserve">.</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SUNY Press.</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B">
      <w:pPr>
        <w:spacing w:before="0" w:lineRule="auto"/>
        <w:ind w:left="203" w:right="0" w:firstLine="0"/>
        <w:jc w:val="left"/>
        <w:rPr>
          <w:sz w:val="24"/>
          <w:szCs w:val="24"/>
        </w:rPr>
      </w:pPr>
      <w:bookmarkStart w:colFirst="0" w:colLast="0" w:name="_heading=h.2rb4i01" w:id="297"/>
      <w:bookmarkEnd w:id="297"/>
      <w:r w:rsidDel="00000000" w:rsidR="00000000" w:rsidRPr="00000000">
        <w:rPr>
          <w:rFonts w:ascii="Alegreya Sans" w:cs="Alegreya Sans" w:eastAsia="Alegreya Sans" w:hAnsi="Alegreya Sans"/>
          <w:sz w:val="16"/>
          <w:szCs w:val="16"/>
          <w:rtl w:val="0"/>
        </w:rPr>
        <w:t xml:space="preserve">3 </w:t>
      </w:r>
      <w:r w:rsidDel="00000000" w:rsidR="00000000" w:rsidRPr="00000000">
        <w:rPr>
          <w:i w:val="1"/>
          <w:sz w:val="24"/>
          <w:szCs w:val="24"/>
          <w:rtl w:val="0"/>
        </w:rPr>
        <w:t xml:space="preserve">Virtual Schools in the U.S. 2013</w:t>
      </w:r>
      <w:r w:rsidDel="00000000" w:rsidR="00000000" w:rsidRPr="00000000">
        <w:rPr>
          <w:sz w:val="24"/>
          <w:szCs w:val="24"/>
          <w:rtl w:val="0"/>
        </w:rPr>
        <w:t xml:space="preserve">. (2013).</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D">
      <w:pPr>
        <w:spacing w:before="1" w:lineRule="auto"/>
        <w:ind w:left="192" w:right="0" w:firstLine="0"/>
        <w:jc w:val="left"/>
        <w:rPr>
          <w:sz w:val="24"/>
          <w:szCs w:val="24"/>
        </w:rPr>
      </w:pPr>
      <w:bookmarkStart w:colFirst="0" w:colLast="0" w:name="_heading=h.16ges7u" w:id="298"/>
      <w:bookmarkEnd w:id="298"/>
      <w:r w:rsidDel="00000000" w:rsidR="00000000" w:rsidRPr="00000000">
        <w:rPr>
          <w:rFonts w:ascii="Alegreya Sans" w:cs="Alegreya Sans" w:eastAsia="Alegreya Sans" w:hAnsi="Alegreya Sans"/>
          <w:sz w:val="16"/>
          <w:szCs w:val="16"/>
          <w:rtl w:val="0"/>
        </w:rPr>
        <w:t xml:space="preserve">4 </w:t>
      </w:r>
      <w:r w:rsidDel="00000000" w:rsidR="00000000" w:rsidRPr="00000000">
        <w:rPr>
          <w:i w:val="1"/>
          <w:sz w:val="24"/>
          <w:szCs w:val="24"/>
          <w:rtl w:val="0"/>
        </w:rPr>
        <w:t xml:space="preserve">Virtual Schools in the U.S. 2014</w:t>
      </w:r>
      <w:r w:rsidDel="00000000" w:rsidR="00000000" w:rsidRPr="00000000">
        <w:rPr>
          <w:sz w:val="24"/>
          <w:szCs w:val="24"/>
          <w:rtl w:val="0"/>
        </w:rPr>
        <w:t xml:space="preserve">. (2014).</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F">
      <w:pPr>
        <w:spacing w:before="0" w:lineRule="auto"/>
        <w:ind w:left="202" w:right="0" w:firstLine="0"/>
        <w:jc w:val="left"/>
        <w:rPr>
          <w:sz w:val="24"/>
          <w:szCs w:val="24"/>
        </w:rPr>
      </w:pPr>
      <w:bookmarkStart w:colFirst="0" w:colLast="0" w:name="_heading=h.3qg2avn" w:id="299"/>
      <w:bookmarkEnd w:id="299"/>
      <w:r w:rsidDel="00000000" w:rsidR="00000000" w:rsidRPr="00000000">
        <w:rPr>
          <w:rFonts w:ascii="Alegreya Sans" w:cs="Alegreya Sans" w:eastAsia="Alegreya Sans" w:hAnsi="Alegreya Sans"/>
          <w:sz w:val="16"/>
          <w:szCs w:val="16"/>
          <w:rtl w:val="0"/>
        </w:rPr>
        <w:t xml:space="preserve">5 </w:t>
      </w:r>
      <w:r w:rsidDel="00000000" w:rsidR="00000000" w:rsidRPr="00000000">
        <w:rPr>
          <w:i w:val="1"/>
          <w:sz w:val="24"/>
          <w:szCs w:val="24"/>
          <w:rtl w:val="0"/>
        </w:rPr>
        <w:t xml:space="preserve">Virtual Schools in the U.S. 2015</w:t>
      </w:r>
      <w:r w:rsidDel="00000000" w:rsidR="00000000" w:rsidRPr="00000000">
        <w:rPr>
          <w:sz w:val="24"/>
          <w:szCs w:val="24"/>
          <w:rtl w:val="0"/>
        </w:rPr>
        <w:t xml:space="preserve">. (2015).</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1">
      <w:pPr>
        <w:spacing w:before="1" w:lineRule="auto"/>
        <w:ind w:left="194" w:right="0" w:firstLine="0"/>
        <w:jc w:val="left"/>
        <w:rPr>
          <w:sz w:val="24"/>
          <w:szCs w:val="24"/>
        </w:rPr>
      </w:pPr>
      <w:bookmarkStart w:colFirst="0" w:colLast="0" w:name="_heading=h.25lcl3g" w:id="300"/>
      <w:bookmarkEnd w:id="300"/>
      <w:r w:rsidDel="00000000" w:rsidR="00000000" w:rsidRPr="00000000">
        <w:rPr>
          <w:rFonts w:ascii="Alegreya Sans" w:cs="Alegreya Sans" w:eastAsia="Alegreya Sans" w:hAnsi="Alegreya Sans"/>
          <w:sz w:val="16"/>
          <w:szCs w:val="16"/>
          <w:rtl w:val="0"/>
        </w:rPr>
        <w:t xml:space="preserve">6 </w:t>
      </w:r>
      <w:r w:rsidDel="00000000" w:rsidR="00000000" w:rsidRPr="00000000">
        <w:rPr>
          <w:i w:val="1"/>
          <w:sz w:val="24"/>
          <w:szCs w:val="24"/>
          <w:rtl w:val="0"/>
        </w:rPr>
        <w:t xml:space="preserve">Virtual Schools in the U.S. 2017</w:t>
      </w:r>
      <w:r w:rsidDel="00000000" w:rsidR="00000000" w:rsidRPr="00000000">
        <w:rPr>
          <w:sz w:val="24"/>
          <w:szCs w:val="24"/>
          <w:rtl w:val="0"/>
        </w:rPr>
        <w:t xml:space="preserve">. (2017). National Education Policy Center, School of</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Education, University of Colorado. Boulder, CO.</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4">
      <w:pPr>
        <w:spacing w:before="0" w:lineRule="auto"/>
        <w:ind w:left="194" w:right="0" w:firstLine="0"/>
        <w:jc w:val="left"/>
        <w:rPr>
          <w:sz w:val="24"/>
          <w:szCs w:val="24"/>
        </w:rPr>
      </w:pPr>
      <w:bookmarkStart w:colFirst="0" w:colLast="0" w:name="_heading=h.kqmvb9" w:id="301"/>
      <w:bookmarkEnd w:id="301"/>
      <w:r w:rsidDel="00000000" w:rsidR="00000000" w:rsidRPr="00000000">
        <w:rPr>
          <w:rFonts w:ascii="Alegreya Sans" w:cs="Alegreya Sans" w:eastAsia="Alegreya Sans" w:hAnsi="Alegreya Sans"/>
          <w:sz w:val="16"/>
          <w:szCs w:val="16"/>
          <w:rtl w:val="0"/>
        </w:rPr>
        <w:t xml:space="preserve">8 </w:t>
      </w:r>
      <w:r w:rsidDel="00000000" w:rsidR="00000000" w:rsidRPr="00000000">
        <w:rPr>
          <w:i w:val="1"/>
          <w:sz w:val="24"/>
          <w:szCs w:val="24"/>
          <w:rtl w:val="0"/>
        </w:rPr>
        <w:t xml:space="preserve">Virtual Schools in the U.S. 2019 </w:t>
      </w:r>
      <w:r w:rsidDel="00000000" w:rsidR="00000000" w:rsidRPr="00000000">
        <w:rPr>
          <w:sz w:val="24"/>
          <w:szCs w:val="24"/>
          <w:rtl w:val="0"/>
        </w:rPr>
        <w:t xml:space="preserve">(Research Brief). (2019). National Education Policy Center,</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7"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of Education, University of Colorado. Boulder, CO. Retrieved April 10,</w:t>
      </w:r>
    </w:p>
    <w:p w:rsidR="00000000" w:rsidDel="00000000" w:rsidP="00000000" w:rsidRDefault="00000000" w:rsidRPr="00000000" w14:paraId="00000B16">
      <w:pPr>
        <w:tabs>
          <w:tab w:val="left" w:pos="1188"/>
        </w:tabs>
        <w:spacing w:before="6" w:lineRule="auto"/>
        <w:ind w:left="130"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10</w:t>
        <w:tab/>
      </w:r>
      <w:r w:rsidDel="00000000" w:rsidR="00000000" w:rsidRPr="00000000">
        <w:rPr>
          <w:sz w:val="24"/>
          <w:szCs w:val="24"/>
          <w:rtl w:val="0"/>
        </w:rPr>
        <w:t xml:space="preserve">2020, from </w:t>
      </w:r>
      <w:hyperlink r:id="rId295">
        <w:r w:rsidDel="00000000" w:rsidR="00000000" w:rsidRPr="00000000">
          <w:rPr>
            <w:rFonts w:ascii="Fira Mono" w:cs="Fira Mono" w:eastAsia="Fira Mono" w:hAnsi="Fira Mono"/>
            <w:sz w:val="20"/>
            <w:szCs w:val="20"/>
            <w:rtl w:val="0"/>
          </w:rPr>
          <w:t xml:space="preserve">https://nepc.colorado.edu/sites/default/files/</w:t>
        </w:r>
      </w:hyperlink>
      <w:r w:rsidDel="00000000" w:rsidR="00000000" w:rsidRPr="00000000">
        <w:rPr>
          <w:rtl w:val="0"/>
        </w:rPr>
      </w:r>
    </w:p>
    <w:p w:rsidR="00000000" w:rsidDel="00000000" w:rsidP="00000000" w:rsidRDefault="00000000" w:rsidRPr="00000000" w14:paraId="00000B17">
      <w:pPr>
        <w:tabs>
          <w:tab w:val="left" w:pos="1188"/>
        </w:tabs>
        <w:spacing w:before="89" w:lineRule="auto"/>
        <w:ind w:left="15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11</w:t>
        <w:tab/>
      </w:r>
      <w:hyperlink r:id="rId296">
        <w:r w:rsidDel="00000000" w:rsidR="00000000" w:rsidRPr="00000000">
          <w:rPr>
            <w:rFonts w:ascii="Fira Mono" w:cs="Fira Mono" w:eastAsia="Fira Mono" w:hAnsi="Fira Mono"/>
            <w:sz w:val="20"/>
            <w:szCs w:val="20"/>
            <w:rtl w:val="0"/>
          </w:rPr>
          <w:t xml:space="preserve">publications/Virtual%20Schools%202019.pdf</w:t>
        </w:r>
      </w:hyperlink>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9">
      <w:pPr>
        <w:spacing w:before="74" w:lineRule="auto"/>
        <w:ind w:left="142" w:right="0" w:firstLine="0"/>
        <w:jc w:val="left"/>
        <w:rPr>
          <w:sz w:val="24"/>
          <w:szCs w:val="24"/>
        </w:rPr>
      </w:pPr>
      <w:bookmarkStart w:colFirst="0" w:colLast="0" w:name="_heading=h.34qadz2" w:id="302"/>
      <w:bookmarkEnd w:id="302"/>
      <w:r w:rsidDel="00000000" w:rsidR="00000000" w:rsidRPr="00000000">
        <w:rPr>
          <w:rFonts w:ascii="Alegreya Sans" w:cs="Alegreya Sans" w:eastAsia="Alegreya Sans" w:hAnsi="Alegreya Sans"/>
          <w:sz w:val="16"/>
          <w:szCs w:val="16"/>
          <w:rtl w:val="0"/>
        </w:rPr>
        <w:t xml:space="preserve">12 </w:t>
      </w:r>
      <w:r w:rsidDel="00000000" w:rsidR="00000000" w:rsidRPr="00000000">
        <w:rPr>
          <w:i w:val="1"/>
          <w:sz w:val="24"/>
          <w:szCs w:val="24"/>
          <w:rtl w:val="0"/>
        </w:rPr>
        <w:t xml:space="preserve">Virtual Schools in the U.S. 2021</w:t>
      </w:r>
      <w:r w:rsidDel="00000000" w:rsidR="00000000" w:rsidRPr="00000000">
        <w:rPr>
          <w:sz w:val="24"/>
          <w:szCs w:val="24"/>
          <w:rtl w:val="0"/>
        </w:rPr>
        <w:t xml:space="preserve">. (2021, May). Nation Education Policy Center. Boulder, CO.</w:t>
      </w:r>
    </w:p>
    <w:p w:rsidR="00000000" w:rsidDel="00000000" w:rsidP="00000000" w:rsidRDefault="00000000" w:rsidRPr="00000000" w14:paraId="00000B1A">
      <w:pPr>
        <w:tabs>
          <w:tab w:val="left" w:pos="1188"/>
        </w:tabs>
        <w:spacing w:before="6" w:lineRule="auto"/>
        <w:ind w:left="14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13</w:t>
        <w:tab/>
      </w:r>
      <w:r w:rsidDel="00000000" w:rsidR="00000000" w:rsidRPr="00000000">
        <w:rPr>
          <w:sz w:val="24"/>
          <w:szCs w:val="24"/>
          <w:rtl w:val="0"/>
        </w:rPr>
        <w:t xml:space="preserve">Retrieved May 6, 2021, from </w:t>
      </w:r>
      <w:hyperlink r:id="rId297">
        <w:r w:rsidDel="00000000" w:rsidR="00000000" w:rsidRPr="00000000">
          <w:rPr>
            <w:rFonts w:ascii="Fira Mono" w:cs="Fira Mono" w:eastAsia="Fira Mono" w:hAnsi="Fira Mono"/>
            <w:sz w:val="20"/>
            <w:szCs w:val="20"/>
            <w:rtl w:val="0"/>
          </w:rPr>
          <w:t xml:space="preserve">http:</w:t>
        </w:r>
      </w:hyperlink>
      <w:r w:rsidDel="00000000" w:rsidR="00000000" w:rsidRPr="00000000">
        <w:rPr>
          <w:rtl w:val="0"/>
        </w:rPr>
      </w:r>
    </w:p>
    <w:p w:rsidR="00000000" w:rsidDel="00000000" w:rsidP="00000000" w:rsidRDefault="00000000" w:rsidRPr="00000000" w14:paraId="00000B1B">
      <w:pPr>
        <w:tabs>
          <w:tab w:val="left" w:pos="1188"/>
        </w:tabs>
        <w:spacing w:before="89" w:lineRule="auto"/>
        <w:ind w:left="138"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14</w:t>
        <w:tab/>
      </w:r>
      <w:hyperlink r:id="rId298">
        <w:r w:rsidDel="00000000" w:rsidR="00000000" w:rsidRPr="00000000">
          <w:rPr>
            <w:rFonts w:ascii="Fira Mono" w:cs="Fira Mono" w:eastAsia="Fira Mono" w:hAnsi="Fira Mono"/>
            <w:sz w:val="20"/>
            <w:szCs w:val="20"/>
            <w:rtl w:val="0"/>
          </w:rPr>
          <w:t xml:space="preserve">//nepc.colorado.edu/publication/%20virtual-schools-annual-2021</w:t>
        </w:r>
      </w:hyperlink>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1jvko6v" w:id="303"/>
      <w:bookmarkEnd w:id="303"/>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Warren, M. C. J. E. (1954, May 17). Brown v. Board of Education of Topeka, 347 U.S. 483</w:t>
      </w:r>
    </w:p>
    <w:p w:rsidR="00000000" w:rsidDel="00000000" w:rsidP="00000000" w:rsidRDefault="00000000" w:rsidRPr="00000000" w14:paraId="00000B1E">
      <w:pPr>
        <w:tabs>
          <w:tab w:val="left" w:pos="1188"/>
        </w:tabs>
        <w:spacing w:before="7" w:lineRule="auto"/>
        <w:ind w:left="139"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16</w:t>
        <w:tab/>
      </w:r>
      <w:r w:rsidDel="00000000" w:rsidR="00000000" w:rsidRPr="00000000">
        <w:rPr>
          <w:sz w:val="24"/>
          <w:szCs w:val="24"/>
          <w:rtl w:val="0"/>
        </w:rPr>
        <w:t xml:space="preserve">(1954). </w:t>
      </w:r>
      <w:hyperlink r:id="rId299">
        <w:r w:rsidDel="00000000" w:rsidR="00000000" w:rsidRPr="00000000">
          <w:rPr>
            <w:rFonts w:ascii="Fira Mono" w:cs="Fira Mono" w:eastAsia="Fira Mono" w:hAnsi="Fira Mono"/>
            <w:sz w:val="20"/>
            <w:szCs w:val="20"/>
            <w:rtl w:val="0"/>
          </w:rPr>
          <w:t xml:space="preserve">https://catalog.archives.gov/id/1656510</w:t>
        </w:r>
      </w:hyperlink>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ira Mono" w:cs="Fira Mono" w:eastAsia="Fira Mono" w:hAnsi="Fira 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0">
      <w:pPr>
        <w:spacing w:before="0" w:lineRule="auto"/>
        <w:ind w:left="148" w:right="0" w:firstLine="0"/>
        <w:jc w:val="left"/>
        <w:rPr>
          <w:sz w:val="24"/>
          <w:szCs w:val="24"/>
        </w:rPr>
      </w:pPr>
      <w:bookmarkStart w:colFirst="0" w:colLast="0" w:name="_heading=h.43v86uo" w:id="304"/>
      <w:bookmarkEnd w:id="304"/>
      <w:r w:rsidDel="00000000" w:rsidR="00000000" w:rsidRPr="00000000">
        <w:rPr>
          <w:rFonts w:ascii="Alegreya Sans" w:cs="Alegreya Sans" w:eastAsia="Alegreya Sans" w:hAnsi="Alegreya Sans"/>
          <w:sz w:val="16"/>
          <w:szCs w:val="16"/>
          <w:rtl w:val="0"/>
        </w:rPr>
        <w:t xml:space="preserve">17 </w:t>
      </w:r>
      <w:r w:rsidDel="00000000" w:rsidR="00000000" w:rsidRPr="00000000">
        <w:rPr>
          <w:sz w:val="24"/>
          <w:szCs w:val="24"/>
          <w:rtl w:val="0"/>
        </w:rPr>
        <w:t xml:space="preserve">Whitmire, R. (2014). </w:t>
      </w:r>
      <w:r w:rsidDel="00000000" w:rsidR="00000000" w:rsidRPr="00000000">
        <w:rPr>
          <w:i w:val="1"/>
          <w:sz w:val="24"/>
          <w:szCs w:val="24"/>
          <w:rtl w:val="0"/>
        </w:rPr>
        <w:t xml:space="preserve">On the Rocketship: How top charter schools are pushing the envelope</w:t>
      </w:r>
      <w:r w:rsidDel="00000000" w:rsidR="00000000" w:rsidRPr="00000000">
        <w:rPr>
          <w:sz w:val="24"/>
          <w:szCs w:val="24"/>
          <w:rtl w:val="0"/>
        </w:rPr>
        <w:t xml:space="preserve">.</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Jossey-Bass.</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j0ih2h" w:id="305"/>
      <w:bookmarkEnd w:id="305"/>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Woodworth, J. L., Raymond, M. E., Chirbas, K., Gonzalez, M., Negassi, Y., &amp;</w:t>
      </w:r>
    </w:p>
    <w:p w:rsidR="00000000" w:rsidDel="00000000" w:rsidP="00000000" w:rsidRDefault="00000000" w:rsidRPr="00000000" w14:paraId="00000B24">
      <w:pPr>
        <w:tabs>
          <w:tab w:val="left" w:pos="1188"/>
        </w:tabs>
        <w:spacing w:before="6" w:lineRule="auto"/>
        <w:ind w:left="112" w:right="0" w:firstLine="0"/>
        <w:jc w:val="left"/>
        <w:rPr>
          <w:sz w:val="24"/>
          <w:szCs w:val="24"/>
        </w:rPr>
      </w:pPr>
      <w:r w:rsidDel="00000000" w:rsidR="00000000" w:rsidRPr="00000000">
        <w:rPr>
          <w:rFonts w:ascii="Alegreya Sans" w:cs="Alegreya Sans" w:eastAsia="Alegreya Sans" w:hAnsi="Alegreya Sans"/>
          <w:sz w:val="16"/>
          <w:szCs w:val="16"/>
          <w:rtl w:val="0"/>
        </w:rPr>
        <w:t xml:space="preserve">20</w:t>
        <w:tab/>
      </w:r>
      <w:r w:rsidDel="00000000" w:rsidR="00000000" w:rsidRPr="00000000">
        <w:rPr>
          <w:sz w:val="24"/>
          <w:szCs w:val="24"/>
          <w:rtl w:val="0"/>
        </w:rPr>
        <w:t xml:space="preserve">Donge, C. V. (2015). </w:t>
      </w:r>
      <w:r w:rsidDel="00000000" w:rsidR="00000000" w:rsidRPr="00000000">
        <w:rPr>
          <w:i w:val="1"/>
          <w:sz w:val="24"/>
          <w:szCs w:val="24"/>
          <w:rtl w:val="0"/>
        </w:rPr>
        <w:t xml:space="preserve">Online Charter School Study</w:t>
      </w:r>
      <w:r w:rsidDel="00000000" w:rsidR="00000000" w:rsidRPr="00000000">
        <w:rPr>
          <w:sz w:val="24"/>
          <w:szCs w:val="24"/>
          <w:rtl w:val="0"/>
        </w:rPr>
        <w:t xml:space="preserve">. Center for Research on Education</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Outcomes (CREDO). Stanford University, Stanford, CA.</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7">
      <w:pPr>
        <w:spacing w:before="1" w:lineRule="auto"/>
        <w:ind w:left="124" w:right="0" w:firstLine="0"/>
        <w:jc w:val="left"/>
        <w:rPr>
          <w:sz w:val="24"/>
          <w:szCs w:val="24"/>
        </w:rPr>
      </w:pPr>
      <w:bookmarkStart w:colFirst="0" w:colLast="0" w:name="_heading=h.y5sraa" w:id="306"/>
      <w:bookmarkEnd w:id="306"/>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Yin, R. (2018). </w:t>
      </w:r>
      <w:r w:rsidDel="00000000" w:rsidR="00000000" w:rsidRPr="00000000">
        <w:rPr>
          <w:i w:val="1"/>
          <w:sz w:val="24"/>
          <w:szCs w:val="24"/>
          <w:rtl w:val="0"/>
        </w:rPr>
        <w:t xml:space="preserve">Case study research and applications: Design and methods </w:t>
      </w:r>
      <w:r w:rsidDel="00000000" w:rsidR="00000000" w:rsidRPr="00000000">
        <w:rPr>
          <w:sz w:val="24"/>
          <w:szCs w:val="24"/>
          <w:rtl w:val="0"/>
        </w:rPr>
        <w:t xml:space="preserve">(6th ed.). SAGE</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88"/>
        </w:tabs>
        <w:spacing w:after="0" w:before="6" w:line="240" w:lineRule="auto"/>
        <w:ind w:left="131"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300"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Publications.</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3i5g9y3" w:id="307"/>
      <w:bookmarkEnd w:id="307"/>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Zhu, X., Ao, X., Qin, Z., Chang, Y., Liu, Y., He, Q., &amp; Li, J. (2021). Intelligent financial</w:t>
      </w:r>
    </w:p>
    <w:p w:rsidR="00000000" w:rsidDel="00000000" w:rsidP="00000000" w:rsidRDefault="00000000" w:rsidRPr="00000000" w14:paraId="00000B2A">
      <w:pPr>
        <w:tabs>
          <w:tab w:val="left" w:pos="1879"/>
        </w:tabs>
        <w:spacing w:before="7" w:lineRule="auto"/>
        <w:ind w:left="888" w:right="0" w:firstLine="0"/>
        <w:jc w:val="left"/>
        <w:rPr>
          <w:sz w:val="24"/>
          <w:szCs w:val="24"/>
        </w:rPr>
      </w:pPr>
      <w:r w:rsidDel="00000000" w:rsidR="00000000" w:rsidRPr="00000000">
        <w:rPr>
          <w:rFonts w:ascii="Alegreya Sans" w:cs="Alegreya Sans" w:eastAsia="Alegreya Sans" w:hAnsi="Alegreya Sans"/>
          <w:sz w:val="16"/>
          <w:szCs w:val="16"/>
          <w:rtl w:val="0"/>
        </w:rPr>
        <w:t xml:space="preserve">2</w:t>
        <w:tab/>
      </w:r>
      <w:r w:rsidDel="00000000" w:rsidR="00000000" w:rsidRPr="00000000">
        <w:rPr>
          <w:sz w:val="24"/>
          <w:szCs w:val="24"/>
          <w:rtl w:val="0"/>
        </w:rPr>
        <w:t xml:space="preserve">fraud detection practices in post-pandemic era. </w:t>
      </w:r>
      <w:r w:rsidDel="00000000" w:rsidR="00000000" w:rsidRPr="00000000">
        <w:rPr>
          <w:i w:val="1"/>
          <w:sz w:val="24"/>
          <w:szCs w:val="24"/>
          <w:rtl w:val="0"/>
        </w:rPr>
        <w:t xml:space="preserve">The Innovation</w:t>
      </w:r>
      <w:r w:rsidDel="00000000" w:rsidR="00000000" w:rsidRPr="00000000">
        <w:rPr>
          <w:sz w:val="24"/>
          <w:szCs w:val="24"/>
          <w:rtl w:val="0"/>
        </w:rPr>
        <w:t xml:space="preserve">, </w:t>
      </w:r>
      <w:r w:rsidDel="00000000" w:rsidR="00000000" w:rsidRPr="00000000">
        <w:rPr>
          <w:i w:val="1"/>
          <w:sz w:val="24"/>
          <w:szCs w:val="24"/>
          <w:rtl w:val="0"/>
        </w:rPr>
        <w:t xml:space="preserve">2</w:t>
      </w:r>
      <w:r w:rsidDel="00000000" w:rsidR="00000000" w:rsidRPr="00000000">
        <w:rPr>
          <w:sz w:val="24"/>
          <w:szCs w:val="24"/>
          <w:rtl w:val="0"/>
        </w:rPr>
        <w:t xml:space="preserve">(4), 100176.</w:t>
      </w:r>
    </w:p>
    <w:p w:rsidR="00000000" w:rsidDel="00000000" w:rsidP="00000000" w:rsidRDefault="00000000" w:rsidRPr="00000000" w14:paraId="00000B2B">
      <w:pPr>
        <w:tabs>
          <w:tab w:val="left" w:pos="1879"/>
        </w:tabs>
        <w:spacing w:before="88" w:lineRule="auto"/>
        <w:ind w:left="895" w:right="0" w:firstLine="0"/>
        <w:jc w:val="left"/>
        <w:rPr>
          <w:rFonts w:ascii="Fira Mono" w:cs="Fira Mono" w:eastAsia="Fira Mono" w:hAnsi="Fira Mono"/>
          <w:sz w:val="20"/>
          <w:szCs w:val="20"/>
        </w:rPr>
      </w:pPr>
      <w:r w:rsidDel="00000000" w:rsidR="00000000" w:rsidRPr="00000000">
        <w:rPr>
          <w:rFonts w:ascii="Alegreya Sans" w:cs="Alegreya Sans" w:eastAsia="Alegreya Sans" w:hAnsi="Alegreya Sans"/>
          <w:sz w:val="16"/>
          <w:szCs w:val="16"/>
          <w:rtl w:val="0"/>
        </w:rPr>
        <w:t xml:space="preserve">3</w:t>
        <w:tab/>
      </w:r>
      <w:hyperlink r:id="rId301">
        <w:r w:rsidDel="00000000" w:rsidR="00000000" w:rsidRPr="00000000">
          <w:rPr>
            <w:rFonts w:ascii="Fira Mono" w:cs="Fira Mono" w:eastAsia="Fira Mono" w:hAnsi="Fira Mono"/>
            <w:sz w:val="20"/>
            <w:szCs w:val="20"/>
            <w:rtl w:val="0"/>
          </w:rPr>
          <w:t xml:space="preserve">https://doi.org/10.1016/j.xinn.2021.100176</w:t>
        </w:r>
      </w:hyperlink>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D">
      <w:pPr>
        <w:spacing w:before="73" w:lineRule="auto"/>
        <w:ind w:left="884" w:right="0" w:firstLine="0"/>
        <w:jc w:val="left"/>
        <w:rPr>
          <w:i w:val="1"/>
          <w:sz w:val="24"/>
          <w:szCs w:val="24"/>
        </w:rPr>
      </w:pPr>
      <w:bookmarkStart w:colFirst="0" w:colLast="0" w:name="_heading=h.1xaqk5w" w:id="308"/>
      <w:bookmarkEnd w:id="308"/>
      <w:r w:rsidDel="00000000" w:rsidR="00000000" w:rsidRPr="00000000">
        <w:rPr>
          <w:rFonts w:ascii="Alegreya Sans" w:cs="Alegreya Sans" w:eastAsia="Alegreya Sans" w:hAnsi="Alegreya Sans"/>
          <w:sz w:val="16"/>
          <w:szCs w:val="16"/>
          <w:rtl w:val="0"/>
        </w:rPr>
        <w:t xml:space="preserve">4 </w:t>
      </w:r>
      <w:r w:rsidDel="00000000" w:rsidR="00000000" w:rsidRPr="00000000">
        <w:rPr>
          <w:sz w:val="24"/>
          <w:szCs w:val="24"/>
          <w:rtl w:val="0"/>
        </w:rPr>
        <w:t xml:space="preserve">Zimmer, R., Buddin, R., Smith, S. A., &amp; Duffy, D. (2019). </w:t>
      </w:r>
      <w:r w:rsidDel="00000000" w:rsidR="00000000" w:rsidRPr="00000000">
        <w:rPr>
          <w:i w:val="1"/>
          <w:sz w:val="24"/>
          <w:szCs w:val="24"/>
          <w:rtl w:val="0"/>
        </w:rPr>
        <w:t xml:space="preserve">Nearly three decades into the charter</w:t>
      </w:r>
    </w:p>
    <w:p w:rsidR="00000000" w:rsidDel="00000000" w:rsidP="00000000" w:rsidRDefault="00000000" w:rsidRPr="00000000" w14:paraId="00000B2E">
      <w:pPr>
        <w:tabs>
          <w:tab w:val="left" w:pos="1879"/>
        </w:tabs>
        <w:spacing w:before="6" w:lineRule="auto"/>
        <w:ind w:left="894" w:right="0" w:firstLine="0"/>
        <w:jc w:val="left"/>
        <w:rPr>
          <w:sz w:val="24"/>
          <w:szCs w:val="24"/>
        </w:rPr>
      </w:pPr>
      <w:r w:rsidDel="00000000" w:rsidR="00000000" w:rsidRPr="00000000">
        <w:rPr>
          <w:rFonts w:ascii="Alegreya Sans" w:cs="Alegreya Sans" w:eastAsia="Alegreya Sans" w:hAnsi="Alegreya Sans"/>
          <w:sz w:val="16"/>
          <w:szCs w:val="16"/>
          <w:rtl w:val="0"/>
        </w:rPr>
        <w:t xml:space="preserve">5</w:t>
        <w:tab/>
      </w:r>
      <w:r w:rsidDel="00000000" w:rsidR="00000000" w:rsidRPr="00000000">
        <w:rPr>
          <w:i w:val="1"/>
          <w:sz w:val="24"/>
          <w:szCs w:val="24"/>
          <w:rtl w:val="0"/>
        </w:rPr>
        <w:t xml:space="preserve">school movement, what has research told us about charter schools? </w:t>
      </w:r>
      <w:r w:rsidDel="00000000" w:rsidR="00000000" w:rsidRPr="00000000">
        <w:rPr>
          <w:sz w:val="24"/>
          <w:szCs w:val="24"/>
          <w:rtl w:val="0"/>
        </w:rPr>
        <w:t xml:space="preserve">(EdWorkingPaper:</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79"/>
        </w:tabs>
        <w:spacing w:after="0" w:before="7"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19-156). Annenberg Institute at Brown University. Providence, RI.</w:t>
      </w:r>
    </w:p>
    <w:p w:rsidR="00000000" w:rsidDel="00000000" w:rsidP="00000000" w:rsidRDefault="00000000" w:rsidRPr="00000000" w14:paraId="00000B30">
      <w:pPr>
        <w:tabs>
          <w:tab w:val="left" w:pos="1879"/>
        </w:tabs>
        <w:spacing w:before="88" w:lineRule="auto"/>
        <w:ind w:left="894" w:right="0" w:firstLine="0"/>
        <w:jc w:val="left"/>
        <w:rPr>
          <w:rFonts w:ascii="Fira Mono" w:cs="Fira Mono" w:eastAsia="Fira Mono" w:hAnsi="Fira Mono"/>
          <w:sz w:val="20"/>
          <w:szCs w:val="20"/>
        </w:rPr>
        <w:sectPr>
          <w:footerReference r:id="rId302" w:type="default"/>
          <w:type w:val="nextPage"/>
          <w:pgSz w:h="15840" w:w="12240" w:orient="portrait"/>
          <w:pgMar w:bottom="1740" w:top="1720" w:left="1000" w:right="1300" w:header="0" w:footer="1554"/>
        </w:sectPr>
      </w:pPr>
      <w:r w:rsidDel="00000000" w:rsidR="00000000" w:rsidRPr="00000000">
        <w:rPr>
          <w:rFonts w:ascii="Alegreya Sans" w:cs="Alegreya Sans" w:eastAsia="Alegreya Sans" w:hAnsi="Alegreya Sans"/>
          <w:sz w:val="16"/>
          <w:szCs w:val="16"/>
          <w:rtl w:val="0"/>
        </w:rPr>
        <w:t xml:space="preserve">7</w:t>
        <w:tab/>
      </w:r>
      <w:hyperlink r:id="rId303">
        <w:r w:rsidDel="00000000" w:rsidR="00000000" w:rsidRPr="00000000">
          <w:rPr>
            <w:rFonts w:ascii="Fira Mono" w:cs="Fira Mono" w:eastAsia="Fira Mono" w:hAnsi="Fira Mono"/>
            <w:sz w:val="20"/>
            <w:szCs w:val="20"/>
            <w:rtl w:val="0"/>
          </w:rPr>
          <w:t xml:space="preserve">http://www.edworkingpapers.com/ai19-156</w:t>
        </w:r>
      </w:hyperlink>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Fira Mono" w:cs="Fira Mono" w:eastAsia="Fira Mono" w:hAnsi="Fira Mono"/>
          <w:b w:val="0"/>
          <w:i w:val="0"/>
          <w:smallCaps w:val="0"/>
          <w:strike w:val="0"/>
          <w:color w:val="000000"/>
          <w:sz w:val="16"/>
          <w:szCs w:val="16"/>
          <w:u w:val="none"/>
          <w:shd w:fill="auto" w:val="clear"/>
          <w:vertAlign w:val="baseline"/>
        </w:rPr>
        <w:sectPr>
          <w:footerReference r:id="rId304"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Mono" w:cs="Fira Mono" w:eastAsia="Fira Mono" w:hAnsi="Fira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Fira Mono" w:cs="Fira Mono" w:eastAsia="Fira Mono" w:hAnsi="Fira Mo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44">
      <w:pPr>
        <w:tabs>
          <w:tab w:val="left" w:pos="4271"/>
        </w:tabs>
        <w:spacing w:before="53" w:lineRule="auto"/>
        <w:ind w:left="905" w:right="0" w:firstLine="0"/>
        <w:jc w:val="left"/>
        <w:rPr>
          <w:b w:val="1"/>
          <w:sz w:val="49"/>
          <w:szCs w:val="49"/>
        </w:rPr>
        <w:sectPr>
          <w:footerReference r:id="rId305" w:type="default"/>
          <w:type w:val="nextPage"/>
          <w:pgSz w:h="15840" w:w="12240" w:orient="portrait"/>
          <w:pgMar w:bottom="1740" w:top="1820" w:left="1000" w:right="1300" w:header="0" w:footer="1554"/>
        </w:sectPr>
      </w:pPr>
      <w:r w:rsidDel="00000000" w:rsidR="00000000" w:rsidRPr="00000000">
        <w:rPr>
          <w:rFonts w:ascii="Alegreya Sans" w:cs="Alegreya Sans" w:eastAsia="Alegreya Sans" w:hAnsi="Alegreya Sans"/>
          <w:sz w:val="16"/>
          <w:szCs w:val="16"/>
          <w:rtl w:val="0"/>
        </w:rPr>
        <w:t xml:space="preserve">1</w:t>
        <w:tab/>
      </w:r>
      <w:r w:rsidDel="00000000" w:rsidR="00000000" w:rsidRPr="00000000">
        <w:rPr>
          <w:b w:val="1"/>
          <w:sz w:val="49"/>
          <w:szCs w:val="49"/>
          <w:rtl w:val="0"/>
        </w:rPr>
        <w:t xml:space="preserve">Appendices</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1"/>
          <w:i w:val="0"/>
          <w:smallCaps w:val="0"/>
          <w:strike w:val="0"/>
          <w:color w:val="000000"/>
          <w:sz w:val="13"/>
          <w:szCs w:val="13"/>
          <w:u w:val="none"/>
          <w:shd w:fill="auto" w:val="clear"/>
          <w:vertAlign w:val="baseline"/>
        </w:rPr>
        <w:sectPr>
          <w:footerReference r:id="rId306" w:type="default"/>
          <w:type w:val="nextPage"/>
          <w:pgSz w:h="15840" w:w="12240" w:orient="portrait"/>
          <w:pgMar w:bottom="280" w:top="1820" w:left="1000" w:right="1300" w:header="0" w:footer="0"/>
        </w:sect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91"/>
        </w:tabs>
        <w:spacing w:after="0" w:before="49"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bookmarkStart w:colFirst="0" w:colLast="0" w:name="_heading=h.2wfod1i" w:id="310"/>
      <w:bookmarkEnd w:id="310"/>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bookmarkStart w:colFirst="0" w:colLast="0" w:name="bookmark=id.4hae2tp" w:id="309"/>
      <w:bookmarkEnd w:id="309"/>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Financing in California</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88"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This appendix presents an example of public school financing in California.</w:t>
      </w:r>
      <w:hyperlink w:anchor="_heading=h.1bkyn9b">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1</w:t>
        </w:r>
      </w:hyperlink>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Understanding the normal, usual, default financing of schools in California is necessary</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order to be able to identify where Rocketship’s might differ. The description which</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follows is necessarily high-level; the budget document for 2022–23 that LASD submits to</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SCCOE and hence to the state runs to 118 pages of unadorned tables derived from</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accounting spreadsheets.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9" w:line="240" w:lineRule="auto"/>
        <w:ind w:left="885"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First, the highest possible level look at a LASD budget is presented. This is the </w:t>
      </w:r>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All</w:t>
      </w:r>
    </w:p>
    <w:p w:rsidR="00000000" w:rsidDel="00000000" w:rsidP="00000000" w:rsidRDefault="00000000" w:rsidRPr="00000000" w14:paraId="00000B4E">
      <w:pPr>
        <w:spacing w:before="125" w:lineRule="auto"/>
        <w:ind w:left="885" w:right="0" w:firstLine="0"/>
        <w:jc w:val="left"/>
        <w:rPr>
          <w:sz w:val="24"/>
          <w:szCs w:val="24"/>
        </w:rPr>
      </w:pPr>
      <w:r w:rsidDel="00000000" w:rsidR="00000000" w:rsidRPr="00000000">
        <w:rPr>
          <w:rFonts w:ascii="Alegreya Sans" w:cs="Alegreya Sans" w:eastAsia="Alegreya Sans" w:hAnsi="Alegreya Sans"/>
          <w:sz w:val="16"/>
          <w:szCs w:val="16"/>
          <w:rtl w:val="0"/>
        </w:rPr>
        <w:t xml:space="preserve">9  </w:t>
      </w:r>
      <w:r w:rsidDel="00000000" w:rsidR="00000000" w:rsidRPr="00000000">
        <w:rPr>
          <w:i w:val="1"/>
          <w:sz w:val="24"/>
          <w:szCs w:val="24"/>
          <w:rtl w:val="0"/>
        </w:rPr>
        <w:t xml:space="preserve">Funds Summary</w:t>
      </w:r>
      <w:r w:rsidDel="00000000" w:rsidR="00000000" w:rsidRPr="00000000">
        <w:rPr>
          <w:sz w:val="24"/>
          <w:szCs w:val="24"/>
          <w:rtl w:val="0"/>
        </w:rPr>
        <w:t xml:space="preserve">. Next are five tables that delve one level down from the </w:t>
      </w:r>
      <w:r w:rsidDel="00000000" w:rsidR="00000000" w:rsidRPr="00000000">
        <w:rPr>
          <w:i w:val="1"/>
          <w:sz w:val="24"/>
          <w:szCs w:val="24"/>
          <w:rtl w:val="0"/>
        </w:rPr>
        <w:t xml:space="preserve">All Funds Summary</w:t>
      </w:r>
      <w:r w:rsidDel="00000000" w:rsidR="00000000" w:rsidRPr="00000000">
        <w:rPr>
          <w:sz w:val="24"/>
          <w:szCs w:val="24"/>
          <w:rtl w:val="0"/>
        </w:rPr>
        <w:t xml:space="preserve">.</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Each of those tables can be further decomposed until individual SACS accounting</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5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(object) codes are reached. SACS code reflect exactly one kind of expenditure or revenue.</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example, money received from the Federal Emergency Management Agency (FEMA)</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4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is recorded under SACS object code 8281 and no where else. How that money is spent is</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2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recorded under object code 8285. The lowest level of accounting is money received or</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money paid. All money received goes into at least one fund and is recorded under at least</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one object code. Payments are handled correspondingly. The intent of this process is to</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record unambiguously and completely every monetary transaction.</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Public school districts and charter schools receive funding from the state and the</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1"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federal governments which most often goes into a district’s or school’s General Fund. A</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0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portion of funding is restricted to particular programs, and sometimes that money goes</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3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into a specialized and restricted fund, but the norm is for the General Fund to account</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1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for the majority of transactions.</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48" w:line="240" w:lineRule="auto"/>
        <w:ind w:left="822" w:right="0" w:firstLine="0"/>
        <w:jc w:val="left"/>
        <w:rPr>
          <w:rFonts w:ascii="Alegreya" w:cs="Alegreya" w:eastAsia="Alegreya" w:hAnsi="Alegreya"/>
          <w:b w:val="0"/>
          <w:i w:val="1"/>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first table to look at is the aggregate of all funds as shown in Figure </w:t>
      </w:r>
      <w:hyperlink w:anchor="_heading=h.2apwg4x">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A.1,</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t>
      </w:r>
      <w:hyperlink w:anchor="_heading=h.2apwg4x">
        <w:r w:rsidDel="00000000" w:rsidR="00000000" w:rsidRPr="00000000">
          <w:rPr>
            <w:rFonts w:ascii="Alegreya" w:cs="Alegreya" w:eastAsia="Alegreya" w:hAnsi="Alegreya"/>
            <w:b w:val="0"/>
            <w:i w:val="1"/>
            <w:smallCaps w:val="0"/>
            <w:strike w:val="0"/>
            <w:color w:val="000000"/>
            <w:sz w:val="24"/>
            <w:szCs w:val="24"/>
            <w:u w:val="none"/>
            <w:shd w:fill="auto" w:val="clear"/>
            <w:vertAlign w:val="baseline"/>
            <w:rtl w:val="0"/>
          </w:rPr>
          <w:t xml:space="preserve">LASD</w:t>
        </w:r>
      </w:hyperlink>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71" name=""/>
                <a:graphic>
                  <a:graphicData uri="http://schemas.microsoft.com/office/word/2010/wordprocessingShape">
                    <wps:wsp>
                      <wps:cNvSpPr/>
                      <wps:cNvPr id="61" name="Shape 61"/>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139700</wp:posOffset>
                </wp:positionV>
                <wp:extent cx="1270" cy="12700"/>
                <wp:effectExtent b="0" l="0" r="0" t="0"/>
                <wp:wrapTopAndBottom distB="0" distT="0"/>
                <wp:docPr id="71" name="image61.png"/>
                <a:graphic>
                  <a:graphicData uri="http://schemas.openxmlformats.org/drawingml/2006/picture">
                    <pic:pic>
                      <pic:nvPicPr>
                        <pic:cNvPr id="0" name="image61.png"/>
                        <pic:cNvPicPr preferRelativeResize="0"/>
                      </pic:nvPicPr>
                      <pic:blipFill>
                        <a:blip r:embed="rId30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B5E">
      <w:pPr>
        <w:spacing w:before="156" w:line="194" w:lineRule="auto"/>
        <w:ind w:left="1160" w:right="201" w:firstLine="371.9999999999999"/>
        <w:jc w:val="both"/>
        <w:rPr>
          <w:sz w:val="20"/>
          <w:szCs w:val="20"/>
        </w:rPr>
        <w:sectPr>
          <w:footerReference r:id="rId308" w:type="default"/>
          <w:type w:val="nextPage"/>
          <w:pgSz w:h="15840" w:w="12240" w:orient="portrait"/>
          <w:pgMar w:bottom="1640" w:top="1720" w:left="1000" w:right="1300" w:header="0" w:footer="1451"/>
        </w:sectPr>
      </w:pPr>
      <w:bookmarkStart w:colFirst="0" w:colLast="0" w:name="_heading=h.1bkyn9b" w:id="311"/>
      <w:bookmarkEnd w:id="311"/>
      <w:hyperlink w:anchor="_heading=h.2apwg4x">
        <w:r w:rsidDel="00000000" w:rsidR="00000000" w:rsidRPr="00000000">
          <w:rPr>
            <w:sz w:val="23.333333333333336"/>
            <w:szCs w:val="23.333333333333336"/>
            <w:vertAlign w:val="superscript"/>
            <w:rtl w:val="0"/>
          </w:rPr>
          <w:t xml:space="preserve">1</w:t>
        </w:r>
      </w:hyperlink>
      <w:hyperlink w:anchor="_heading=h.2apwg4x">
        <w:r w:rsidDel="00000000" w:rsidR="00000000" w:rsidRPr="00000000">
          <w:rPr>
            <w:sz w:val="20"/>
            <w:szCs w:val="20"/>
            <w:rtl w:val="0"/>
          </w:rPr>
          <w:t xml:space="preserve">For a more detailed look at what a complete budget document looks like, see “LASD 2022–23 Budget</w:t>
        </w:r>
      </w:hyperlink>
      <w:r w:rsidDel="00000000" w:rsidR="00000000" w:rsidRPr="00000000">
        <w:rPr>
          <w:sz w:val="20"/>
          <w:szCs w:val="20"/>
          <w:rtl w:val="0"/>
        </w:rPr>
        <w:t xml:space="preserve"> </w:t>
      </w:r>
      <w:hyperlink w:anchor="_heading=h.2apwg4x">
        <w:r w:rsidDel="00000000" w:rsidR="00000000" w:rsidRPr="00000000">
          <w:rPr>
            <w:sz w:val="20"/>
            <w:szCs w:val="20"/>
            <w:rtl w:val="0"/>
          </w:rPr>
          <w:t xml:space="preserve">Document” of Item H.4 of the June 13, 2022 LASD Board Meeting (</w:t>
        </w:r>
      </w:hyperlink>
      <w:hyperlink r:id="rId309">
        <w:r w:rsidDel="00000000" w:rsidR="00000000" w:rsidRPr="00000000">
          <w:rPr>
            <w:rFonts w:ascii="Fira Mono" w:cs="Fira Mono" w:eastAsia="Fira Mono" w:hAnsi="Fira Mono"/>
            <w:sz w:val="17"/>
            <w:szCs w:val="17"/>
            <w:rtl w:val="0"/>
          </w:rPr>
          <w:t xml:space="preserve">https://simbli.eboardsolutions.</w:t>
        </w:r>
      </w:hyperlink>
      <w:r w:rsidDel="00000000" w:rsidR="00000000" w:rsidRPr="00000000">
        <w:rPr>
          <w:rFonts w:ascii="Fira Mono" w:cs="Fira Mono" w:eastAsia="Fira Mono" w:hAnsi="Fira Mono"/>
          <w:sz w:val="17"/>
          <w:szCs w:val="17"/>
          <w:rtl w:val="0"/>
        </w:rPr>
        <w:t xml:space="preserve"> </w:t>
      </w:r>
      <w:hyperlink w:anchor="_heading=h.2apwg4x">
        <w:r w:rsidDel="00000000" w:rsidR="00000000" w:rsidRPr="00000000">
          <w:rPr>
            <w:rFonts w:ascii="Fira Mono" w:cs="Fira Mono" w:eastAsia="Fira Mono" w:hAnsi="Fira Mono"/>
            <w:sz w:val="17"/>
            <w:szCs w:val="17"/>
            <w:rtl w:val="0"/>
          </w:rPr>
          <w:t xml:space="preserve">com/Meetings/Attachment.aspx?S=36030305&amp;AiD=279356&amp;MiD=12479</w:t>
        </w:r>
      </w:hyperlink>
      <w:hyperlink w:anchor="_heading=h.2apwg4x">
        <w:r w:rsidDel="00000000" w:rsidR="00000000" w:rsidRPr="00000000">
          <w:rPr>
            <w:sz w:val="20"/>
            <w:szCs w:val="20"/>
            <w:rtl w:val="0"/>
          </w:rPr>
          <w:t xml:space="preserve">. Note that most public school</w:t>
        </w:r>
      </w:hyperlink>
      <w:r w:rsidDel="00000000" w:rsidR="00000000" w:rsidRPr="00000000">
        <w:rPr>
          <w:sz w:val="20"/>
          <w:szCs w:val="20"/>
          <w:rtl w:val="0"/>
        </w:rPr>
        <w:t xml:space="preserve"> </w:t>
      </w:r>
      <w:hyperlink w:anchor="_heading=h.2apwg4x">
        <w:r w:rsidDel="00000000" w:rsidR="00000000" w:rsidRPr="00000000">
          <w:rPr>
            <w:sz w:val="20"/>
            <w:szCs w:val="20"/>
            <w:rtl w:val="0"/>
          </w:rPr>
          <w:t xml:space="preserve">budget documents are not as comprehensive or as well put together as LASD’s.)</w:t>
        </w:r>
      </w:hyperlink>
      <w:r w:rsidDel="00000000" w:rsidR="00000000" w:rsidRPr="00000000">
        <w:rPr>
          <w:rtl w:val="0"/>
        </w:rPr>
      </w:r>
    </w:p>
    <w:p w:rsidR="00000000" w:rsidDel="00000000" w:rsidP="00000000" w:rsidRDefault="00000000" w:rsidRPr="00000000" w14:paraId="00000B5F">
      <w:pPr>
        <w:spacing w:before="49" w:lineRule="auto"/>
        <w:ind w:left="214" w:right="0" w:firstLine="0"/>
        <w:jc w:val="left"/>
        <w:rPr>
          <w:sz w:val="24"/>
          <w:szCs w:val="24"/>
        </w:rPr>
      </w:pPr>
      <w:r w:rsidDel="00000000" w:rsidR="00000000" w:rsidRPr="00000000">
        <w:rPr>
          <w:rFonts w:ascii="Alegreya Sans" w:cs="Alegreya Sans" w:eastAsia="Alegreya Sans" w:hAnsi="Alegreya Sans"/>
          <w:sz w:val="16"/>
          <w:szCs w:val="16"/>
          <w:rtl w:val="0"/>
        </w:rPr>
        <w:t xml:space="preserve">1  </w:t>
      </w:r>
      <w:hyperlink w:anchor="_heading=h.2apwg4x">
        <w:r w:rsidDel="00000000" w:rsidR="00000000" w:rsidRPr="00000000">
          <w:rPr>
            <w:i w:val="1"/>
            <w:sz w:val="24"/>
            <w:szCs w:val="24"/>
            <w:rtl w:val="0"/>
          </w:rPr>
          <w:t xml:space="preserve">2019–20 All Funds Summary</w:t>
        </w:r>
      </w:hyperlink>
      <w:r w:rsidDel="00000000" w:rsidR="00000000" w:rsidRPr="00000000">
        <w:rPr>
          <w:sz w:val="24"/>
          <w:szCs w:val="24"/>
          <w:rtl w:val="0"/>
        </w:rPr>
        <w:t xml:space="preserve">. It is a very high-level summary of a school’s or a district’s</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budget. It’s a snapshot of what the district’s revenues are expected to be, roughly where</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that revenue is expected to come from, what the district’s expenses are expected to be,</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whether revenue and expenses are expected to be in balance. It is the rough</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2"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equivalent of a business income statement.</w:t>
      </w:r>
      <w:hyperlink w:anchor="_heading=h.3vkm5x4">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2</w:t>
        </w:r>
      </w:hyperlink>
      <w:r w:rsidDel="00000000" w:rsidR="00000000" w:rsidRPr="00000000">
        <w:rPr>
          <w:rtl w:val="0"/>
        </w:rPr>
      </w:r>
    </w:p>
    <w:p w:rsidR="00000000" w:rsidDel="00000000" w:rsidP="00000000" w:rsidRDefault="00000000" w:rsidRPr="00000000" w14:paraId="00000B64">
      <w:pPr>
        <w:tabs>
          <w:tab w:val="left" w:pos="828"/>
        </w:tabs>
        <w:spacing w:before="156" w:lineRule="auto"/>
        <w:ind w:left="194" w:right="0" w:firstLine="0"/>
        <w:jc w:val="left"/>
        <w:rPr>
          <w:sz w:val="24"/>
          <w:szCs w:val="24"/>
        </w:rPr>
      </w:pPr>
      <w:r w:rsidDel="00000000" w:rsidR="00000000" w:rsidRPr="00000000">
        <w:rPr>
          <w:rFonts w:ascii="Alegreya Sans" w:cs="Alegreya Sans" w:eastAsia="Alegreya Sans" w:hAnsi="Alegreya Sans"/>
          <w:sz w:val="16"/>
          <w:szCs w:val="16"/>
          <w:rtl w:val="0"/>
        </w:rPr>
        <w:t xml:space="preserve">6</w:t>
        <w:tab/>
      </w:r>
      <w:r w:rsidDel="00000000" w:rsidR="00000000" w:rsidRPr="00000000">
        <w:rPr>
          <w:sz w:val="24"/>
          <w:szCs w:val="24"/>
          <w:rtl w:val="0"/>
        </w:rPr>
        <w:t xml:space="preserve">Because Figure </w:t>
      </w:r>
      <w:hyperlink w:anchor="_heading=h.2apwg4x">
        <w:r w:rsidDel="00000000" w:rsidR="00000000" w:rsidRPr="00000000">
          <w:rPr>
            <w:sz w:val="24"/>
            <w:szCs w:val="24"/>
            <w:rtl w:val="0"/>
          </w:rPr>
          <w:t xml:space="preserve">A.1,</w:t>
        </w:r>
      </w:hyperlink>
      <w:r w:rsidDel="00000000" w:rsidR="00000000" w:rsidRPr="00000000">
        <w:rPr>
          <w:sz w:val="24"/>
          <w:szCs w:val="24"/>
          <w:rtl w:val="0"/>
        </w:rPr>
        <w:t xml:space="preserve"> </w:t>
      </w:r>
      <w:hyperlink w:anchor="_heading=h.2apwg4x">
        <w:r w:rsidDel="00000000" w:rsidR="00000000" w:rsidRPr="00000000">
          <w:rPr>
            <w:i w:val="1"/>
            <w:sz w:val="24"/>
            <w:szCs w:val="24"/>
            <w:rtl w:val="0"/>
          </w:rPr>
          <w:t xml:space="preserve">LASD 2019–20 All Funds Summary</w:t>
        </w:r>
      </w:hyperlink>
      <w:r w:rsidDel="00000000" w:rsidR="00000000" w:rsidRPr="00000000">
        <w:rPr>
          <w:sz w:val="24"/>
          <w:szCs w:val="24"/>
          <w:rtl w:val="0"/>
        </w:rPr>
        <w:t xml:space="preserve">, is a snapshot, detecting</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unusual changes year-to-year is not possible. Changes are detectable using Figure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A.2 on</w:t>
        </w:r>
      </w:hyperlink>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page 103</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which compares fiscal two years. However, with just a budget summary, one can</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nonetheless note some interesting ratios, for example, the percentage of expenses spent</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0"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salaries and benefits. For LASD in 2021–20, this is 80.18% which is in line with what is</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typical of elementary school districts in California. One can calculate the state-wide</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average for all districts for 2019–20 using the Data Table at</w:t>
      </w:r>
    </w:p>
    <w:p w:rsidR="00000000" w:rsidDel="00000000" w:rsidP="00000000" w:rsidRDefault="00000000" w:rsidRPr="00000000" w14:paraId="00000B6B">
      <w:pPr>
        <w:spacing w:before="126" w:lineRule="auto"/>
        <w:ind w:left="149" w:right="0" w:firstLine="0"/>
        <w:jc w:val="left"/>
        <w:rPr>
          <w:sz w:val="24"/>
          <w:szCs w:val="24"/>
        </w:rPr>
      </w:pPr>
      <w:r w:rsidDel="00000000" w:rsidR="00000000" w:rsidRPr="00000000">
        <w:rPr>
          <w:rFonts w:ascii="Alegreya Sans" w:cs="Alegreya Sans" w:eastAsia="Alegreya Sans" w:hAnsi="Alegreya Sans"/>
          <w:sz w:val="16"/>
          <w:szCs w:val="16"/>
          <w:rtl w:val="0"/>
        </w:rPr>
        <w:t xml:space="preserve">13  </w:t>
      </w:r>
      <w:hyperlink r:id="rId310">
        <w:r w:rsidDel="00000000" w:rsidR="00000000" w:rsidRPr="00000000">
          <w:rPr>
            <w:rFonts w:ascii="Fira Mono" w:cs="Fira Mono" w:eastAsia="Fira Mono" w:hAnsi="Fira Mono"/>
            <w:sz w:val="20"/>
            <w:szCs w:val="20"/>
            <w:rtl w:val="0"/>
          </w:rPr>
          <w:t xml:space="preserve">www.ed-data.org/state/CA</w:t>
        </w:r>
      </w:hyperlink>
      <w:r w:rsidDel="00000000" w:rsidR="00000000" w:rsidRPr="00000000">
        <w:rPr>
          <w:sz w:val="24"/>
          <w:szCs w:val="24"/>
          <w:rtl w:val="0"/>
        </w:rPr>
        <w:t xml:space="preserve">, and that comes out to 83.71%. So, LASD spends a little</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less on salaries and benefits than the average elementary school district in California</w:t>
      </w:r>
    </w:p>
    <w:p w:rsidR="00000000" w:rsidDel="00000000" w:rsidP="00000000" w:rsidRDefault="00000000" w:rsidRPr="00000000" w14:paraId="00000B6D">
      <w:pPr>
        <w:spacing w:before="126" w:lineRule="auto"/>
        <w:ind w:left="148" w:right="0" w:firstLine="0"/>
        <w:jc w:val="left"/>
        <w:rPr>
          <w:sz w:val="24"/>
          <w:szCs w:val="24"/>
        </w:rPr>
      </w:pPr>
      <w:r w:rsidDel="00000000" w:rsidR="00000000" w:rsidRPr="00000000">
        <w:rPr>
          <w:rFonts w:ascii="Alegreya Sans" w:cs="Alegreya Sans" w:eastAsia="Alegreya Sans" w:hAnsi="Alegreya Sans"/>
          <w:sz w:val="16"/>
          <w:szCs w:val="16"/>
          <w:rtl w:val="0"/>
        </w:rPr>
        <w:t xml:space="preserve">15  </w:t>
      </w:r>
      <w:r w:rsidDel="00000000" w:rsidR="00000000" w:rsidRPr="00000000">
        <w:rPr>
          <w:sz w:val="24"/>
          <w:szCs w:val="24"/>
          <w:rtl w:val="0"/>
        </w:rPr>
        <w:t xml:space="preserve">does.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5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Calculating this ratio brings up a general issue: What is an appropriate comparison</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group? In this particular case, the Ed-Data web site does not have county-level financial</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data, so the only comparison which can easily be made is at the state level. But should the</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state-level comparison group be all districts, or just elementary school districts? Should</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“basic aid” districts, also called “community-funded” districts, districts whose property</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tax revenues exceed their LCFF entitlement, be included or not? Again, the Data Table</w:t>
      </w:r>
    </w:p>
    <w:p w:rsidR="00000000" w:rsidDel="00000000" w:rsidP="00000000" w:rsidRDefault="00000000" w:rsidRPr="00000000" w14:paraId="00000B74">
      <w:pPr>
        <w:spacing w:before="126" w:lineRule="auto"/>
        <w:ind w:left="124" w:right="0" w:firstLine="0"/>
        <w:jc w:val="left"/>
        <w:rPr>
          <w:sz w:val="24"/>
          <w:szCs w:val="24"/>
        </w:rPr>
      </w:pPr>
      <w:r w:rsidDel="00000000" w:rsidR="00000000" w:rsidRPr="00000000">
        <w:rPr>
          <w:rFonts w:ascii="Alegreya Sans" w:cs="Alegreya Sans" w:eastAsia="Alegreya Sans" w:hAnsi="Alegreya Sans"/>
          <w:sz w:val="16"/>
          <w:szCs w:val="16"/>
          <w:rtl w:val="0"/>
        </w:rPr>
        <w:t xml:space="preserve">22  </w:t>
      </w:r>
      <w:r w:rsidDel="00000000" w:rsidR="00000000" w:rsidRPr="00000000">
        <w:rPr>
          <w:sz w:val="24"/>
          <w:szCs w:val="24"/>
          <w:rtl w:val="0"/>
        </w:rPr>
        <w:t xml:space="preserve">tab on </w:t>
      </w:r>
      <w:hyperlink r:id="rId311">
        <w:r w:rsidDel="00000000" w:rsidR="00000000" w:rsidRPr="00000000">
          <w:rPr>
            <w:rFonts w:ascii="Fira Mono" w:cs="Fira Mono" w:eastAsia="Fira Mono" w:hAnsi="Fira Mono"/>
            <w:sz w:val="20"/>
            <w:szCs w:val="20"/>
            <w:rtl w:val="0"/>
          </w:rPr>
          <w:t xml:space="preserve">www.ed-data.or/state/CA </w:t>
        </w:r>
      </w:hyperlink>
      <w:r w:rsidDel="00000000" w:rsidR="00000000" w:rsidRPr="00000000">
        <w:rPr>
          <w:sz w:val="24"/>
          <w:szCs w:val="24"/>
          <w:rtl w:val="0"/>
        </w:rPr>
        <w:t xml:space="preserve">does not filter by type of district (although the Graph</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1270" cy="12700"/>
                <wp:effectExtent b="0" l="0" r="0" t="0"/>
                <wp:wrapTopAndBottom distB="0" distT="0"/>
                <wp:docPr id="126" name=""/>
                <a:graphic>
                  <a:graphicData uri="http://schemas.microsoft.com/office/word/2010/wordprocessingShape">
                    <wps:wsp>
                      <wps:cNvSpPr/>
                      <wps:cNvPr id="255" name="Shape 255"/>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1270" cy="12700"/>
                <wp:effectExtent b="0" l="0" r="0" t="0"/>
                <wp:wrapTopAndBottom distB="0" distT="0"/>
                <wp:docPr id="126" name="image119.png"/>
                <a:graphic>
                  <a:graphicData uri="http://schemas.openxmlformats.org/drawingml/2006/picture">
                    <pic:pic>
                      <pic:nvPicPr>
                        <pic:cNvPr id="0" name="image119.png"/>
                        <pic:cNvPicPr preferRelativeResize="0"/>
                      </pic:nvPicPr>
                      <pic:blipFill>
                        <a:blip r:embed="rId3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B76">
      <w:pPr>
        <w:spacing w:before="156" w:line="194" w:lineRule="auto"/>
        <w:ind w:left="468" w:right="760" w:firstLine="353.9999999999999"/>
        <w:jc w:val="left"/>
        <w:rPr>
          <w:sz w:val="20"/>
          <w:szCs w:val="20"/>
        </w:rPr>
        <w:sectPr>
          <w:footerReference r:id="rId313" w:type="default"/>
          <w:type w:val="nextPage"/>
          <w:pgSz w:h="15840" w:w="12240" w:orient="portrait"/>
          <w:pgMar w:bottom="1640" w:top="1720" w:left="1000" w:right="1300" w:header="0" w:footer="1451"/>
        </w:sectPr>
      </w:pPr>
      <w:bookmarkStart w:colFirst="0" w:colLast="0" w:name="_heading=h.3vkm5x4" w:id="312"/>
      <w:bookmarkEnd w:id="312"/>
      <w:r w:rsidDel="00000000" w:rsidR="00000000" w:rsidRPr="00000000">
        <w:rPr>
          <w:sz w:val="23.333333333333336"/>
          <w:szCs w:val="23.333333333333336"/>
          <w:vertAlign w:val="superscript"/>
          <w:rtl w:val="0"/>
        </w:rPr>
        <w:t xml:space="preserve">2</w:t>
      </w:r>
      <w:r w:rsidDel="00000000" w:rsidR="00000000" w:rsidRPr="00000000">
        <w:rPr>
          <w:sz w:val="20"/>
          <w:szCs w:val="20"/>
          <w:rtl w:val="0"/>
        </w:rPr>
        <w:t xml:space="preserve">Schools group their finances by funds. Most of their revenue goes into the general fund, and most of their expenses come out of the general fund. Some transactions must by law be accounted for in different funds. The three largest funds are the General Fund, the Special Revenue Fund, and the Capital Projects Fund, and together they account for virtually all of the financial activity of LASD.Other schools may have a different set of funds, but all contain a General Fund that is the primary fund for their day-to-day financial activities.</w:t>
      </w:r>
    </w:p>
    <w:p w:rsidR="00000000" w:rsidDel="00000000" w:rsidP="00000000" w:rsidRDefault="00000000" w:rsidRPr="00000000" w14:paraId="00000B77">
      <w:pPr>
        <w:spacing w:before="56" w:line="269" w:lineRule="auto"/>
        <w:ind w:left="1160" w:right="0" w:firstLine="0"/>
        <w:jc w:val="left"/>
        <w:rPr>
          <w:b w:val="1"/>
          <w:sz w:val="20"/>
          <w:szCs w:val="20"/>
        </w:rPr>
      </w:pPr>
      <w:bookmarkStart w:colFirst="0" w:colLast="0" w:name="_heading=h.2apwg4x" w:id="313"/>
      <w:bookmarkEnd w:id="313"/>
      <w:r w:rsidDel="00000000" w:rsidR="00000000" w:rsidRPr="00000000">
        <w:rPr>
          <w:b w:val="1"/>
          <w:sz w:val="20"/>
          <w:szCs w:val="20"/>
          <w:rtl w:val="0"/>
        </w:rPr>
        <w:t xml:space="preserve">Figure A.1</w:t>
      </w:r>
    </w:p>
    <w:p w:rsidR="00000000" w:rsidDel="00000000" w:rsidP="00000000" w:rsidRDefault="00000000" w:rsidRPr="00000000" w14:paraId="00000B78">
      <w:pPr>
        <w:spacing w:before="0" w:line="328" w:lineRule="auto"/>
        <w:ind w:left="1160" w:right="0" w:firstLine="0"/>
        <w:jc w:val="left"/>
        <w:rPr>
          <w:i w:val="1"/>
          <w:sz w:val="24"/>
          <w:szCs w:val="24"/>
        </w:rPr>
      </w:pPr>
      <w:r w:rsidDel="00000000" w:rsidR="00000000" w:rsidRPr="00000000">
        <w:rPr>
          <w:i w:val="1"/>
          <w:sz w:val="24"/>
          <w:szCs w:val="24"/>
          <w:rtl w:val="0"/>
        </w:rPr>
        <w:t xml:space="preserve">LASD 2019–20 All Funds Summary</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5"/>
        <w:tblW w:w="8609.999999999998" w:type="dxa"/>
        <w:jc w:val="left"/>
        <w:tblInd w:w="1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65"/>
        <w:gridCol w:w="1189"/>
        <w:gridCol w:w="1189"/>
        <w:gridCol w:w="1189"/>
        <w:gridCol w:w="1178"/>
        <w:tblGridChange w:id="0">
          <w:tblGrid>
            <w:gridCol w:w="3865"/>
            <w:gridCol w:w="1189"/>
            <w:gridCol w:w="1189"/>
            <w:gridCol w:w="1189"/>
            <w:gridCol w:w="1178"/>
          </w:tblGrid>
        </w:tblGridChange>
      </w:tblGrid>
      <w:tr>
        <w:trPr>
          <w:cantSplit w:val="0"/>
          <w:trHeight w:val="690" w:hRule="atLeast"/>
          <w:tblHeader w:val="0"/>
        </w:trPr>
        <w:tc>
          <w:tcPr>
            <w:gridSpan w:val="2"/>
            <w:tcBorders>
              <w:left w:color="000000" w:space="0" w:sz="4" w:val="single"/>
              <w:right w:color="000000" w:space="0" w:sz="0" w:val="nil"/>
            </w:tcBorders>
            <w:shd w:fill="f07f09" w:val="clear"/>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General</w:t>
            </w: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72" w:lineRule="auto"/>
              <w:ind w:left="0" w:right="431" w:firstLine="0"/>
              <w:jc w:val="righ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Fund</w:t>
            </w:r>
            <w:r w:rsidDel="00000000" w:rsidR="00000000" w:rsidRPr="00000000">
              <w:rPr>
                <w:rtl w:val="0"/>
              </w:rPr>
            </w:r>
          </w:p>
        </w:tc>
        <w:tc>
          <w:tcPr>
            <w:tcBorders>
              <w:left w:color="000000" w:space="0" w:sz="0" w:val="nil"/>
              <w:right w:color="000000" w:space="0" w:sz="0" w:val="nil"/>
            </w:tcBorders>
            <w:shd w:fill="f07f09" w:val="clear"/>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18" w:right="310" w:firstLine="11.999999999999993"/>
              <w:jc w:val="center"/>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Special</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Revenue</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Funds</w:t>
            </w:r>
            <w:r w:rsidDel="00000000" w:rsidR="00000000" w:rsidRPr="00000000">
              <w:rPr>
                <w:rtl w:val="0"/>
              </w:rPr>
            </w:r>
          </w:p>
        </w:tc>
        <w:tc>
          <w:tcPr>
            <w:tcBorders>
              <w:left w:color="000000" w:space="0" w:sz="0" w:val="nil"/>
              <w:right w:color="000000" w:space="0" w:sz="0" w:val="nil"/>
            </w:tcBorders>
            <w:shd w:fill="f07f09" w:val="clear"/>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69" w:right="361" w:firstLine="7.999999999999972"/>
              <w:jc w:val="both"/>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Capital</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Funds</w:t>
            </w:r>
            <w:r w:rsidDel="00000000" w:rsidR="00000000" w:rsidRPr="00000000">
              <w:rPr>
                <w:rtl w:val="0"/>
              </w:rPr>
            </w:r>
          </w:p>
        </w:tc>
        <w:tc>
          <w:tcPr>
            <w:tcBorders>
              <w:left w:color="000000" w:space="0" w:sz="0" w:val="nil"/>
              <w:right w:color="000000" w:space="0" w:sz="0" w:val="nil"/>
            </w:tcBorders>
            <w:shd w:fill="f07f09" w:val="clear"/>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0" w:right="119" w:firstLine="8.000000000000007"/>
              <w:jc w:val="center"/>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Governmental</w:t>
            </w:r>
            <w:r w:rsidDel="00000000" w:rsidR="00000000" w:rsidRPr="00000000">
              <w:rPr>
                <w:rFonts w:ascii="Times New Roman" w:cs="Times New Roman" w:eastAsia="Times New Roman" w:hAnsi="Times New Roman"/>
                <w:b w:val="0"/>
                <w:i w:val="0"/>
                <w:smallCaps w:val="0"/>
                <w:strike w:val="0"/>
                <w:color w:val="ffffff"/>
                <w:sz w:val="15"/>
                <w:szCs w:val="1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15"/>
                <w:szCs w:val="15"/>
                <w:u w:val="none"/>
                <w:shd w:fill="auto" w:val="clear"/>
                <w:vertAlign w:val="baseline"/>
                <w:rtl w:val="0"/>
              </w:rPr>
              <w:t xml:space="preserve">Funds</w:t>
            </w:r>
            <w:r w:rsidDel="00000000" w:rsidR="00000000" w:rsidRPr="00000000">
              <w:rPr>
                <w:rtl w:val="0"/>
              </w:rPr>
            </w:r>
          </w:p>
        </w:tc>
      </w:tr>
      <w:tr>
        <w:trPr>
          <w:cantSplit w:val="0"/>
          <w:trHeight w:val="349" w:hRule="atLeast"/>
          <w:tblHeader w:val="0"/>
        </w:trPr>
        <w:tc>
          <w:tcPr>
            <w:tcBorders>
              <w:left w:color="000000" w:space="0" w:sz="4" w:val="single"/>
              <w:bottom w:color="000000" w:space="0" w:sz="0" w:val="nil"/>
            </w:tcBorders>
            <w:shd w:fill="e3ded1" w:val="clear"/>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REVENUES</w:t>
            </w:r>
          </w:p>
        </w:tc>
        <w:tc>
          <w:tcPr>
            <w:tcBorders>
              <w:bottom w:color="000000" w:space="0" w:sz="0" w:val="nil"/>
              <w:right w:color="000000" w:space="0" w:sz="6" w:val="single"/>
            </w:tcBorders>
            <w:shd w:fill="e3ded1" w:val="clear"/>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bottom w:color="000000" w:space="0" w:sz="0" w:val="nil"/>
            </w:tcBorders>
            <w:shd w:fill="e3ded1" w:val="clear"/>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0" w:val="nil"/>
              <w:right w:color="000000" w:space="0" w:sz="6" w:val="single"/>
            </w:tcBorders>
            <w:shd w:fill="e3ded1" w:val="clear"/>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bottom w:color="000000" w:space="0" w:sz="0" w:val="nil"/>
              <w:right w:color="000000" w:space="0" w:sz="0" w:val="nil"/>
            </w:tcBorders>
            <w:shd w:fill="e3ded1" w:val="clear"/>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LCFF/Revenue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Limit</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Sources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43,551,141</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300,174</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43,851,315</w:t>
            </w:r>
          </w:p>
        </w:tc>
      </w:tr>
      <w:tr>
        <w:trPr>
          <w:cantSplit w:val="0"/>
          <w:trHeight w:val="19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Federal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Revenue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1,155,694</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1,155,694</w:t>
            </w:r>
          </w:p>
        </w:tc>
      </w:tr>
      <w:tr>
        <w:trPr>
          <w:cantSplit w:val="0"/>
          <w:trHeight w:val="194"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Revenue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3,417,200</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3,417,200</w:t>
            </w:r>
          </w:p>
        </w:tc>
      </w:tr>
      <w:tr>
        <w:trPr>
          <w:cantSplit w:val="0"/>
          <w:trHeight w:val="167"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Local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Revenue</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16,387,903</w:t>
            </w:r>
          </w:p>
        </w:tc>
        <w:tc>
          <w:tcPr>
            <w:tcBorders>
              <w:top w:color="000000" w:space="0" w:sz="0" w:val="nil"/>
              <w:left w:color="000000" w:space="0" w:sz="6" w:val="single"/>
              <w:bottom w:color="000000" w:space="0" w:sz="6" w:val="single"/>
            </w:tcBorders>
            <w:shd w:fill="e3ded1" w:val="clear"/>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0" w:right="62"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22,500</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1,243,180</w:t>
            </w:r>
          </w:p>
        </w:tc>
        <w:tc>
          <w:tcPr>
            <w:tcBorders>
              <w:top w:color="000000" w:space="0" w:sz="0" w:val="nil"/>
              <w:left w:color="000000" w:space="0" w:sz="6" w:val="single"/>
              <w:bottom w:color="000000" w:space="0" w:sz="6" w:val="single"/>
              <w:right w:color="000000" w:space="0" w:sz="0" w:val="nil"/>
            </w:tcBorders>
            <w:shd w:fill="e3ded1" w:val="clear"/>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7"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17,653,583</w:t>
            </w:r>
          </w:p>
        </w:tc>
      </w:tr>
      <w:tr>
        <w:trPr>
          <w:cantSplit w:val="0"/>
          <w:trHeight w:val="181"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51"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REVENUES</w:t>
            </w:r>
          </w:p>
        </w:tc>
        <w:tc>
          <w:tcPr>
            <w:tcBorders>
              <w:top w:color="000000" w:space="0" w:sz="6" w:val="single"/>
              <w:right w:color="000000" w:space="0" w:sz="6" w:val="single"/>
            </w:tcBorders>
            <w:shd w:fill="e3ded1" w:val="clear"/>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51"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64,511,938</w:t>
            </w:r>
          </w:p>
        </w:tc>
        <w:tc>
          <w:tcPr>
            <w:tcBorders>
              <w:top w:color="000000" w:space="0" w:sz="6" w:val="single"/>
              <w:left w:color="000000" w:space="0" w:sz="6" w:val="single"/>
            </w:tcBorders>
            <w:shd w:fill="e3ded1" w:val="clear"/>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51"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322,674</w:t>
            </w:r>
          </w:p>
        </w:tc>
        <w:tc>
          <w:tcPr>
            <w:tcBorders>
              <w:top w:color="000000" w:space="0" w:sz="6" w:val="single"/>
              <w:right w:color="000000" w:space="0" w:sz="6" w:val="single"/>
            </w:tcBorders>
            <w:shd w:fill="e3ded1" w:val="clear"/>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51"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1,243,180</w:t>
            </w:r>
          </w:p>
        </w:tc>
        <w:tc>
          <w:tcPr>
            <w:tcBorders>
              <w:top w:color="000000" w:space="0" w:sz="6" w:val="single"/>
              <w:left w:color="000000" w:space="0" w:sz="6" w:val="single"/>
              <w:right w:color="000000" w:space="0" w:sz="0" w:val="nil"/>
            </w:tcBorders>
            <w:shd w:fill="e3ded1" w:val="clear"/>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151"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66,077,792</w:t>
            </w:r>
          </w:p>
        </w:tc>
      </w:tr>
      <w:tr>
        <w:trPr>
          <w:cantSplit w:val="0"/>
          <w:trHeight w:val="477"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EXPENDITURES</w:t>
            </w:r>
          </w:p>
        </w:tc>
        <w:tc>
          <w:tcPr>
            <w:tcBorders>
              <w:bottom w:color="000000" w:space="0" w:sz="0" w:val="nil"/>
              <w:right w:color="000000" w:space="0" w:sz="6" w:val="single"/>
            </w:tcBorders>
            <w:shd w:fill="e3ded1" w:val="clear"/>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bottom w:color="000000" w:space="0" w:sz="0" w:val="nil"/>
            </w:tcBorders>
            <w:shd w:fill="e3ded1" w:val="clear"/>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0" w:val="nil"/>
              <w:right w:color="000000" w:space="0" w:sz="6" w:val="single"/>
            </w:tcBorders>
            <w:shd w:fill="e3ded1" w:val="clear"/>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bottom w:color="000000" w:space="0" w:sz="0" w:val="nil"/>
              <w:right w:color="000000" w:space="0" w:sz="0" w:val="nil"/>
            </w:tcBorders>
            <w:shd w:fill="e3ded1" w:val="clear"/>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Certificated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Salaries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25,965,289</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25,965,289</w:t>
            </w:r>
          </w:p>
        </w:tc>
      </w:tr>
      <w:tr>
        <w:trPr>
          <w:cantSplit w:val="0"/>
          <w:trHeight w:val="194"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Classified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Salaries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10,606,613</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10,606,613</w:t>
            </w:r>
          </w:p>
        </w:tc>
      </w:tr>
      <w:tr>
        <w:trPr>
          <w:cantSplit w:val="0"/>
          <w:trHeight w:val="194"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Employee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Benefits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16,904,698</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16,904,698</w:t>
            </w:r>
          </w:p>
        </w:tc>
      </w:tr>
      <w:tr>
        <w:trPr>
          <w:cantSplit w:val="0"/>
          <w:trHeight w:val="19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Books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Supplies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1,526,084</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1,526,084</w:t>
            </w:r>
          </w:p>
        </w:tc>
      </w:tr>
      <w:tr>
        <w:trPr>
          <w:cantSplit w:val="0"/>
          <w:trHeight w:val="19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Services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Operating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Expenditures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8,453,291</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2"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300,000</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1,428,474</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10,181,765</w:t>
            </w:r>
          </w:p>
        </w:tc>
      </w:tr>
      <w:tr>
        <w:trPr>
          <w:cantSplit w:val="0"/>
          <w:trHeight w:val="194"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Capital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Outlay</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162,342</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43,000</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205,342</w:t>
            </w:r>
          </w:p>
        </w:tc>
      </w:tr>
      <w:tr>
        <w:trPr>
          <w:cantSplit w:val="0"/>
          <w:trHeight w:val="171"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2"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Outgo</w:t>
            </w:r>
          </w:p>
        </w:tc>
        <w:tc>
          <w:tcPr>
            <w:tcBorders>
              <w:top w:color="000000" w:space="0" w:sz="0" w:val="nil"/>
              <w:right w:color="000000" w:space="0" w:sz="6" w:val="single"/>
            </w:tcBorders>
            <w:shd w:fill="e3ded1" w:val="clear"/>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6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341,064</w:t>
            </w:r>
          </w:p>
        </w:tc>
        <w:tc>
          <w:tcPr>
            <w:tcBorders>
              <w:top w:color="000000" w:space="0" w:sz="0" w:val="nil"/>
              <w:left w:color="000000" w:space="0" w:sz="6" w:val="single"/>
            </w:tcBorders>
            <w:shd w:fill="e3ded1" w:val="clear"/>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right w:color="000000" w:space="0" w:sz="6" w:val="single"/>
            </w:tcBorders>
            <w:shd w:fill="e3ded1" w:val="clear"/>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right w:color="000000" w:space="0" w:sz="0" w:val="nil"/>
            </w:tcBorders>
            <w:shd w:fill="e3ded1" w:val="clear"/>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53"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341,064</w:t>
            </w:r>
          </w:p>
        </w:tc>
      </w:tr>
      <w:tr>
        <w:trPr>
          <w:cantSplit w:val="0"/>
          <w:trHeight w:val="18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151"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EXPENDITURES</w:t>
            </w:r>
          </w:p>
        </w:tc>
        <w:tc>
          <w:tcPr>
            <w:tcBorders>
              <w:right w:color="000000" w:space="0" w:sz="6" w:val="single"/>
            </w:tcBorders>
            <w:shd w:fill="e3ded1" w:val="clear"/>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151"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63,959,381</w:t>
            </w:r>
          </w:p>
        </w:tc>
        <w:tc>
          <w:tcPr>
            <w:tcBorders>
              <w:left w:color="000000" w:space="0" w:sz="6" w:val="single"/>
            </w:tcBorders>
            <w:shd w:fill="e3ded1" w:val="clear"/>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151"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300,000</w:t>
            </w:r>
          </w:p>
        </w:tc>
        <w:tc>
          <w:tcPr>
            <w:tcBorders>
              <w:right w:color="000000" w:space="0" w:sz="6" w:val="single"/>
            </w:tcBorders>
            <w:shd w:fill="e3ded1" w:val="clear"/>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151"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1,471,474</w:t>
            </w:r>
          </w:p>
        </w:tc>
        <w:tc>
          <w:tcPr>
            <w:tcBorders>
              <w:left w:color="000000" w:space="0" w:sz="6" w:val="single"/>
              <w:right w:color="000000" w:space="0" w:sz="0" w:val="nil"/>
            </w:tcBorders>
            <w:shd w:fill="e3ded1" w:val="clear"/>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151"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65,730,855</w:t>
            </w:r>
          </w:p>
        </w:tc>
      </w:tr>
      <w:tr>
        <w:trPr>
          <w:cantSplit w:val="0"/>
          <w:trHeight w:val="676"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Excess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(Deficiency)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Revenues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Over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Expenditures</w:t>
            </w:r>
          </w:p>
        </w:tc>
        <w:tc>
          <w:tcPr>
            <w:tcBorders>
              <w:bottom w:color="000000" w:space="0" w:sz="0" w:val="nil"/>
              <w:right w:color="000000" w:space="0" w:sz="6" w:val="single"/>
            </w:tcBorders>
            <w:shd w:fill="e3ded1" w:val="clear"/>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552,558</w:t>
            </w:r>
          </w:p>
        </w:tc>
        <w:tc>
          <w:tcPr>
            <w:tcBorders>
              <w:left w:color="000000" w:space="0" w:sz="6" w:val="single"/>
              <w:bottom w:color="000000" w:space="0" w:sz="0" w:val="nil"/>
            </w:tcBorders>
            <w:shd w:fill="e3ded1" w:val="clear"/>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22,674</w:t>
            </w:r>
          </w:p>
        </w:tc>
        <w:tc>
          <w:tcPr>
            <w:tcBorders>
              <w:bottom w:color="000000" w:space="0" w:sz="0" w:val="nil"/>
              <w:right w:color="000000" w:space="0" w:sz="6" w:val="single"/>
            </w:tcBorders>
            <w:shd w:fill="e3ded1" w:val="clear"/>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(228,294)</w:t>
            </w:r>
          </w:p>
        </w:tc>
        <w:tc>
          <w:tcPr>
            <w:tcBorders>
              <w:left w:color="000000" w:space="0" w:sz="6" w:val="single"/>
              <w:bottom w:color="000000" w:space="0" w:sz="0" w:val="nil"/>
              <w:right w:color="000000" w:space="0" w:sz="0" w:val="nil"/>
            </w:tcBorders>
            <w:shd w:fill="e3ded1" w:val="clear"/>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346,938</w:t>
            </w:r>
          </w:p>
        </w:tc>
      </w:tr>
      <w:tr>
        <w:trPr>
          <w:cantSplit w:val="0"/>
          <w:trHeight w:val="291"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FINANCING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SOURCES/USES</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4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Interfund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Transfers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tcBorders>
            <w:shd w:fill="e3ded1" w:val="clear"/>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0" w:val="nil"/>
              <w:right w:color="000000" w:space="0" w:sz="6" w:val="single"/>
            </w:tcBorders>
            <w:shd w:fill="e3ded1" w:val="clear"/>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0" w:val="nil"/>
              <w:right w:color="000000" w:space="0" w:sz="0" w:val="nil"/>
            </w:tcBorders>
            <w:shd w:fill="e3ded1" w:val="clear"/>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4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r>
      <w:tr>
        <w:trPr>
          <w:cantSplit w:val="0"/>
          <w:trHeight w:val="168"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 w:lineRule="auto"/>
              <w:ind w:left="148"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Interfund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Transfers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Out</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6" w:val="single"/>
            </w:tcBorders>
            <w:shd w:fill="e3ded1" w:val="clear"/>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 w:lineRule="auto"/>
              <w:ind w:left="0" w:right="58"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 w:lineRule="auto"/>
              <w:ind w:left="0" w:right="5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c>
          <w:tcPr>
            <w:tcBorders>
              <w:top w:color="000000" w:space="0" w:sz="0" w:val="nil"/>
              <w:left w:color="000000" w:space="0" w:sz="6" w:val="single"/>
              <w:bottom w:color="000000" w:space="0" w:sz="6" w:val="single"/>
              <w:right w:color="000000" w:space="0" w:sz="0" w:val="nil"/>
            </w:tcBorders>
            <w:shd w:fill="e3ded1" w:val="clear"/>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 w:lineRule="auto"/>
              <w:ind w:left="0" w:right="47" w:firstLine="0"/>
              <w:jc w:val="righ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w:t>
            </w:r>
          </w:p>
        </w:tc>
      </w:tr>
      <w:tr>
        <w:trPr>
          <w:cantSplit w:val="0"/>
          <w:trHeight w:val="178"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FINANCING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SOURCES/USES</w:t>
            </w:r>
          </w:p>
        </w:tc>
        <w:tc>
          <w:tcPr>
            <w:tcBorders>
              <w:top w:color="000000" w:space="0" w:sz="6" w:val="single"/>
              <w:bottom w:color="000000" w:space="0" w:sz="6" w:val="single"/>
              <w:right w:color="000000" w:space="0" w:sz="6" w:val="single"/>
            </w:tcBorders>
            <w:shd w:fill="e3ded1" w:val="clear"/>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57"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w:t>
            </w:r>
          </w:p>
        </w:tc>
        <w:tc>
          <w:tcPr>
            <w:tcBorders>
              <w:top w:color="000000" w:space="0" w:sz="6" w:val="single"/>
              <w:left w:color="000000" w:space="0" w:sz="6" w:val="single"/>
              <w:bottom w:color="000000" w:space="0" w:sz="6" w:val="single"/>
            </w:tcBorders>
            <w:shd w:fill="e3ded1" w:val="clear"/>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58"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w:t>
            </w:r>
          </w:p>
        </w:tc>
        <w:tc>
          <w:tcPr>
            <w:tcBorders>
              <w:top w:color="000000" w:space="0" w:sz="6" w:val="single"/>
              <w:bottom w:color="000000" w:space="0" w:sz="6" w:val="single"/>
              <w:right w:color="000000" w:space="0" w:sz="6" w:val="single"/>
            </w:tcBorders>
            <w:shd w:fill="e3ded1" w:val="clear"/>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57"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0" w:val="nil"/>
            </w:tcBorders>
            <w:shd w:fill="e3ded1" w:val="clear"/>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47"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w:t>
            </w:r>
          </w:p>
        </w:tc>
      </w:tr>
      <w:tr>
        <w:trPr>
          <w:cantSplit w:val="0"/>
          <w:trHeight w:val="689"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INCREASE/(DECREASE)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BALANCE</w:t>
            </w:r>
          </w:p>
        </w:tc>
        <w:tc>
          <w:tcPr>
            <w:tcBorders>
              <w:top w:color="000000" w:space="0" w:sz="6" w:val="single"/>
              <w:bottom w:color="000000" w:space="0" w:sz="0" w:val="nil"/>
              <w:right w:color="000000" w:space="0" w:sz="6" w:val="single"/>
            </w:tcBorders>
            <w:shd w:fill="e3ded1" w:val="clear"/>
          </w:tcPr>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552,558</w:t>
            </w:r>
          </w:p>
        </w:tc>
        <w:tc>
          <w:tcPr>
            <w:tcBorders>
              <w:top w:color="000000" w:space="0" w:sz="6" w:val="single"/>
              <w:left w:color="000000" w:space="0" w:sz="6" w:val="single"/>
              <w:bottom w:color="000000" w:space="0" w:sz="0" w:val="nil"/>
            </w:tcBorders>
            <w:shd w:fill="e3ded1" w:val="clear"/>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22,674</w:t>
            </w:r>
          </w:p>
        </w:tc>
        <w:tc>
          <w:tcPr>
            <w:tcBorders>
              <w:top w:color="000000" w:space="0" w:sz="6" w:val="single"/>
              <w:bottom w:color="000000" w:space="0" w:sz="0" w:val="nil"/>
              <w:right w:color="000000" w:space="0" w:sz="6" w:val="single"/>
            </w:tcBorders>
            <w:shd w:fill="e3ded1" w:val="clear"/>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(228,294)</w:t>
            </w:r>
          </w:p>
        </w:tc>
        <w:tc>
          <w:tcPr>
            <w:tcBorders>
              <w:top w:color="000000" w:space="0" w:sz="6" w:val="single"/>
              <w:left w:color="000000" w:space="0" w:sz="6" w:val="single"/>
              <w:bottom w:color="000000" w:space="0" w:sz="0" w:val="nil"/>
              <w:right w:color="000000" w:space="0" w:sz="0" w:val="nil"/>
            </w:tcBorders>
            <w:shd w:fill="e3ded1" w:val="clear"/>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346,938</w:t>
            </w:r>
          </w:p>
        </w:tc>
      </w:tr>
      <w:tr>
        <w:trPr>
          <w:cantSplit w:val="0"/>
          <w:trHeight w:val="459" w:hRule="atLeast"/>
          <w:tblHeader w:val="0"/>
        </w:trPr>
        <w:tc>
          <w:tcPr>
            <w:tcBorders>
              <w:top w:color="000000" w:space="0" w:sz="0" w:val="nil"/>
              <w:left w:color="000000" w:space="0" w:sz="4" w:val="single"/>
              <w:bottom w:color="000000" w:space="0" w:sz="0" w:val="nil"/>
            </w:tcBorders>
            <w:shd w:fill="e3ded1" w:val="clear"/>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BEGINNING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BALANCES</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107,727</w:t>
            </w:r>
          </w:p>
        </w:tc>
        <w:tc>
          <w:tcPr>
            <w:tcBorders>
              <w:top w:color="000000" w:space="0" w:sz="0" w:val="nil"/>
              <w:left w:color="000000" w:space="0" w:sz="6" w:val="single"/>
              <w:bottom w:color="000000" w:space="0" w:sz="6" w:val="single"/>
            </w:tcBorders>
            <w:shd w:fill="e3ded1" w:val="clear"/>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3,603,040</w:t>
            </w:r>
          </w:p>
        </w:tc>
        <w:tc>
          <w:tcPr>
            <w:tcBorders>
              <w:top w:color="000000" w:space="0" w:sz="0" w:val="nil"/>
              <w:bottom w:color="000000" w:space="0" w:sz="6" w:val="single"/>
              <w:right w:color="000000" w:space="0" w:sz="6" w:val="single"/>
            </w:tcBorders>
            <w:shd w:fill="e3ded1" w:val="clear"/>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1,745,439</w:t>
            </w:r>
          </w:p>
        </w:tc>
        <w:tc>
          <w:tcPr>
            <w:tcBorders>
              <w:top w:color="000000" w:space="0" w:sz="0" w:val="nil"/>
              <w:left w:color="000000" w:space="0" w:sz="6" w:val="single"/>
              <w:bottom w:color="000000" w:space="0" w:sz="6" w:val="single"/>
              <w:right w:color="000000" w:space="0" w:sz="0" w:val="nil"/>
            </w:tcBorders>
            <w:shd w:fill="e3ded1" w:val="clear"/>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5,456,206</w:t>
            </w:r>
          </w:p>
        </w:tc>
      </w:tr>
      <w:tr>
        <w:trPr>
          <w:cantSplit w:val="0"/>
          <w:trHeight w:val="178" w:hRule="atLeast"/>
          <w:tblHeader w:val="0"/>
        </w:trPr>
        <w:tc>
          <w:tcPr>
            <w:tcBorders>
              <w:top w:color="000000" w:space="0" w:sz="0" w:val="nil"/>
              <w:left w:color="000000" w:space="0" w:sz="4" w:val="single"/>
              <w:bottom w:color="000000" w:space="0" w:sz="6" w:val="single"/>
            </w:tcBorders>
            <w:shd w:fill="e3ded1" w:val="clear"/>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22"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ENDING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BALANCES</w:t>
            </w:r>
          </w:p>
        </w:tc>
        <w:tc>
          <w:tcPr>
            <w:tcBorders>
              <w:top w:color="000000" w:space="0" w:sz="6" w:val="single"/>
              <w:bottom w:color="000000" w:space="0" w:sz="6" w:val="single"/>
              <w:right w:color="000000" w:space="0" w:sz="6" w:val="single"/>
            </w:tcBorders>
            <w:shd w:fill="e3ded1" w:val="clear"/>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660,284</w:t>
            </w:r>
          </w:p>
        </w:tc>
        <w:tc>
          <w:tcPr>
            <w:tcBorders>
              <w:top w:color="000000" w:space="0" w:sz="6" w:val="single"/>
              <w:left w:color="000000" w:space="0" w:sz="6" w:val="single"/>
              <w:bottom w:color="000000" w:space="0" w:sz="6" w:val="single"/>
            </w:tcBorders>
            <w:shd w:fill="e3ded1" w:val="clear"/>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62"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3,625,714</w:t>
            </w:r>
          </w:p>
        </w:tc>
        <w:tc>
          <w:tcPr>
            <w:tcBorders>
              <w:top w:color="000000" w:space="0" w:sz="6" w:val="single"/>
              <w:bottom w:color="000000" w:space="0" w:sz="6" w:val="single"/>
              <w:right w:color="000000" w:space="0" w:sz="6" w:val="single"/>
            </w:tcBorders>
            <w:shd w:fill="e3ded1" w:val="clear"/>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6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1,517,145</w:t>
            </w:r>
          </w:p>
        </w:tc>
        <w:tc>
          <w:tcPr>
            <w:tcBorders>
              <w:top w:color="000000" w:space="0" w:sz="6" w:val="single"/>
              <w:left w:color="000000" w:space="0" w:sz="6" w:val="single"/>
              <w:bottom w:color="000000" w:space="0" w:sz="6" w:val="single"/>
              <w:right w:color="000000" w:space="0" w:sz="0" w:val="nil"/>
            </w:tcBorders>
            <w:shd w:fill="e3ded1" w:val="clear"/>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49" w:lineRule="auto"/>
              <w:ind w:left="0" w:right="53" w:firstLine="0"/>
              <w:jc w:val="righ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5,803,144</w:t>
            </w:r>
          </w:p>
        </w:tc>
      </w:tr>
      <w:tr>
        <w:trPr>
          <w:cantSplit w:val="0"/>
          <w:trHeight w:val="181" w:hRule="atLeast"/>
          <w:tblHeader w:val="0"/>
        </w:trPr>
        <w:tc>
          <w:tcPr>
            <w:gridSpan w:val="5"/>
            <w:tcBorders>
              <w:top w:color="000000" w:space="0" w:sz="6" w:val="single"/>
              <w:left w:color="000000" w:space="0" w:sz="4" w:val="single"/>
              <w:bottom w:color="000000" w:space="0" w:sz="0" w:val="nil"/>
              <w:right w:color="000000" w:space="0" w:sz="0" w:val="nil"/>
            </w:tcBorders>
            <w:shd w:fill="e3ded1" w:val="clear"/>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122" w:lineRule="auto"/>
              <w:ind w:left="3919" w:right="0" w:firstLine="0"/>
              <w:jc w:val="left"/>
              <w:rPr>
                <w:rFonts w:ascii="Calibri" w:cs="Calibri" w:eastAsia="Calibri" w:hAnsi="Calibri"/>
                <w:b w:val="0"/>
                <w:i w:val="1"/>
                <w:smallCaps w:val="0"/>
                <w:strike w:val="0"/>
                <w:color w:val="000000"/>
                <w:sz w:val="11"/>
                <w:szCs w:val="11"/>
                <w:u w:val="none"/>
                <w:shd w:fill="auto" w:val="clear"/>
                <w:vertAlign w:val="baseline"/>
              </w:rPr>
            </w:pP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dollar</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difference</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General</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Ending</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due</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rounding</w: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1"/>
                <w:szCs w:val="11"/>
                <w:u w:val="none"/>
                <w:shd w:fill="auto" w:val="clear"/>
                <w:vertAlign w:val="baseline"/>
                <w:rtl w:val="0"/>
              </w:rPr>
              <w:t xml:space="preserve">error.</w:t>
            </w:r>
          </w:p>
        </w:tc>
      </w:tr>
    </w:tbl>
    <w:p w:rsidR="00000000" w:rsidDel="00000000" w:rsidP="00000000" w:rsidRDefault="00000000" w:rsidRPr="00000000" w14:paraId="00000C0F">
      <w:pPr>
        <w:spacing w:before="24" w:lineRule="auto"/>
        <w:ind w:left="1160"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3e8gvnb">
        <w:r w:rsidDel="00000000" w:rsidR="00000000" w:rsidRPr="00000000">
          <w:rPr>
            <w:sz w:val="20"/>
            <w:szCs w:val="20"/>
            <w:rtl w:val="0"/>
          </w:rPr>
          <w:t xml:space="preserve">(2019,</w:t>
        </w:r>
      </w:hyperlink>
      <w:r w:rsidDel="00000000" w:rsidR="00000000" w:rsidRPr="00000000">
        <w:rPr>
          <w:sz w:val="20"/>
          <w:szCs w:val="20"/>
          <w:rtl w:val="0"/>
        </w:rPr>
        <w:t xml:space="preserve"> p. 38). In the public domain.</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tab does), so, in this case, using just the Ed-Data data, our choices are forced since we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cannot use state-level data.</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9"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other common financial business report is the balance sheet, which identifies</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assets and liabilities. In the educational world, this is the statement of net position.</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Figure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A.2 on page 103</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shows LASD’s assets and liabilities at the end of the 2019–20</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school year. Note that unlike a balance sheet, a statement of net position for schools (and</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94"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other governmental entities) does not balance; assets are not exactly equal to liabilities.</w:t>
      </w:r>
      <w:hyperlink w:anchor="_heading=h.pv6qcq">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3</w:t>
        </w:r>
      </w:hyperlink>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70" cy="12700"/>
                <wp:effectExtent b="0" l="0" r="0" t="0"/>
                <wp:wrapTopAndBottom distB="0" distT="0"/>
                <wp:docPr id="163" name=""/>
                <a:graphic>
                  <a:graphicData uri="http://schemas.microsoft.com/office/word/2010/wordprocessingShape">
                    <wps:wsp>
                      <wps:cNvSpPr/>
                      <wps:cNvPr id="292" name="Shape 29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127000</wp:posOffset>
                </wp:positionV>
                <wp:extent cx="1270" cy="12700"/>
                <wp:effectExtent b="0" l="0" r="0" t="0"/>
                <wp:wrapTopAndBottom distB="0" distT="0"/>
                <wp:docPr id="163" name="image158.png"/>
                <a:graphic>
                  <a:graphicData uri="http://schemas.openxmlformats.org/drawingml/2006/picture">
                    <pic:pic>
                      <pic:nvPicPr>
                        <pic:cNvPr id="0" name="image158.png"/>
                        <pic:cNvPicPr preferRelativeResize="0"/>
                      </pic:nvPicPr>
                      <pic:blipFill>
                        <a:blip r:embed="rId3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C19">
      <w:pPr>
        <w:spacing w:before="113" w:lineRule="auto"/>
        <w:ind w:left="1522" w:right="0" w:firstLine="0"/>
        <w:jc w:val="left"/>
        <w:rPr>
          <w:i w:val="1"/>
          <w:sz w:val="20"/>
          <w:szCs w:val="20"/>
        </w:rPr>
        <w:sectPr>
          <w:footerReference r:id="rId315" w:type="default"/>
          <w:type w:val="nextPage"/>
          <w:pgSz w:h="15840" w:w="12240" w:orient="portrait"/>
          <w:pgMar w:bottom="1640" w:top="1660" w:left="1000" w:right="1300" w:header="0" w:footer="1451"/>
        </w:sectPr>
      </w:pPr>
      <w:bookmarkStart w:colFirst="0" w:colLast="0" w:name="_heading=h.pv6qcq" w:id="314"/>
      <w:bookmarkEnd w:id="314"/>
      <w:r w:rsidDel="00000000" w:rsidR="00000000" w:rsidRPr="00000000">
        <w:rPr>
          <w:sz w:val="23.333333333333336"/>
          <w:szCs w:val="23.333333333333336"/>
          <w:vertAlign w:val="superscript"/>
          <w:rtl w:val="0"/>
        </w:rPr>
        <w:t xml:space="preserve">3</w:t>
      </w:r>
      <w:r w:rsidDel="00000000" w:rsidR="00000000" w:rsidRPr="00000000">
        <w:rPr>
          <w:sz w:val="20"/>
          <w:szCs w:val="20"/>
          <w:rtl w:val="0"/>
        </w:rPr>
        <w:t xml:space="preserve">Business accountants achieve this seemingly low probability equality by adding a fudge factor, </w:t>
      </w:r>
      <w:r w:rsidDel="00000000" w:rsidR="00000000" w:rsidRPr="00000000">
        <w:rPr>
          <w:i w:val="1"/>
          <w:sz w:val="20"/>
          <w:szCs w:val="20"/>
          <w:rtl w:val="0"/>
        </w:rPr>
        <w:t xml:space="preserve">owner’s</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49"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 an example of a number which stands out and is therefore worth investigating, is</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7"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large increase in Capital Assets, year over year, an increase of $132M (line 3 of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A.2 on</w:t>
        </w:r>
      </w:hyperlink>
      <w:r w:rsidDel="00000000" w:rsidR="00000000" w:rsidRPr="00000000">
        <w:rPr>
          <w:rtl w:val="0"/>
        </w:rPr>
      </w:r>
    </w:p>
    <w:p w:rsidR="00000000" w:rsidDel="00000000" w:rsidP="00000000" w:rsidRDefault="00000000" w:rsidRPr="00000000" w14:paraId="00000C1C">
      <w:pPr>
        <w:spacing w:before="126" w:lineRule="auto"/>
        <w:ind w:left="203" w:right="0" w:firstLine="0"/>
        <w:jc w:val="left"/>
        <w:rPr>
          <w:sz w:val="24"/>
          <w:szCs w:val="24"/>
        </w:rPr>
      </w:pPr>
      <w:r w:rsidDel="00000000" w:rsidR="00000000" w:rsidRPr="00000000">
        <w:rPr>
          <w:rFonts w:ascii="Alegreya Sans" w:cs="Alegreya Sans" w:eastAsia="Alegreya Sans" w:hAnsi="Alegreya Sans"/>
          <w:sz w:val="16"/>
          <w:szCs w:val="16"/>
          <w:rtl w:val="0"/>
        </w:rPr>
        <w:t xml:space="preserve">3  </w:t>
      </w:r>
      <w:hyperlink w:anchor="_heading=h.1p04j8c">
        <w:r w:rsidDel="00000000" w:rsidR="00000000" w:rsidRPr="00000000">
          <w:rPr>
            <w:sz w:val="24"/>
            <w:szCs w:val="24"/>
            <w:rtl w:val="0"/>
          </w:rPr>
          <w:t xml:space="preserve">the facing page,</w:t>
        </w:r>
      </w:hyperlink>
      <w:r w:rsidDel="00000000" w:rsidR="00000000" w:rsidRPr="00000000">
        <w:rPr>
          <w:sz w:val="24"/>
          <w:szCs w:val="24"/>
          <w:rtl w:val="0"/>
        </w:rPr>
        <w:t xml:space="preserve"> </w:t>
      </w:r>
      <w:hyperlink w:anchor="_heading=h.1p04j8c">
        <w:r w:rsidDel="00000000" w:rsidR="00000000" w:rsidRPr="00000000">
          <w:rPr>
            <w:i w:val="1"/>
            <w:sz w:val="24"/>
            <w:szCs w:val="24"/>
            <w:rtl w:val="0"/>
          </w:rPr>
          <w:t xml:space="preserve">LASD YE 2020 Summary of Net Position</w:t>
        </w:r>
      </w:hyperlink>
      <w:r w:rsidDel="00000000" w:rsidR="00000000" w:rsidRPr="00000000">
        <w:rPr>
          <w:sz w:val="24"/>
          <w:szCs w:val="24"/>
          <w:rtl w:val="0"/>
        </w:rPr>
        <w:t xml:space="preserve">). In “Comprehensive Annual</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Report FY 2020,” six notes appear immediately after Figure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A.2,</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these</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provide an explanation for the increase: LASD purchased a property whose cost was</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$134.9M net of $2.7M in depreciation. This purchase shows up again in line 1 of Figure </w:t>
      </w:r>
      <w:hyperlink w:anchor="_heading=h.13acmb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A.5</w:t>
        </w:r>
      </w:hyperlink>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3"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hyperlink w:anchor="_heading=h.13acmb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on page 105</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and explains the enormous 9052% increase in the value of LASD’s largest</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asset in FY2019, land.</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addition, the “Comprehensive Annual Financial Report FY 2020” contains a</w:t>
      </w:r>
    </w:p>
    <w:p w:rsidR="00000000" w:rsidDel="00000000" w:rsidP="00000000" w:rsidRDefault="00000000" w:rsidRPr="00000000" w14:paraId="00000C23">
      <w:pPr>
        <w:spacing w:before="126" w:lineRule="auto"/>
        <w:ind w:left="130" w:right="0" w:firstLine="0"/>
        <w:jc w:val="left"/>
        <w:rPr>
          <w:sz w:val="24"/>
          <w:szCs w:val="24"/>
        </w:rPr>
      </w:pPr>
      <w:r w:rsidDel="00000000" w:rsidR="00000000" w:rsidRPr="00000000">
        <w:rPr>
          <w:rFonts w:ascii="Alegreya Sans" w:cs="Alegreya Sans" w:eastAsia="Alegreya Sans" w:hAnsi="Alegreya Sans"/>
          <w:sz w:val="16"/>
          <w:szCs w:val="16"/>
          <w:rtl w:val="0"/>
        </w:rPr>
        <w:t xml:space="preserve">10  </w:t>
      </w:r>
      <w:r w:rsidDel="00000000" w:rsidR="00000000" w:rsidRPr="00000000">
        <w:rPr>
          <w:sz w:val="24"/>
          <w:szCs w:val="24"/>
          <w:rtl w:val="0"/>
        </w:rPr>
        <w:t xml:space="preserve">section, on pp. 19–45, called </w:t>
      </w:r>
      <w:r w:rsidDel="00000000" w:rsidR="00000000" w:rsidRPr="00000000">
        <w:rPr>
          <w:i w:val="1"/>
          <w:sz w:val="24"/>
          <w:szCs w:val="24"/>
          <w:rtl w:val="0"/>
        </w:rPr>
        <w:t xml:space="preserve">Notes to the Basic Financial Statements</w:t>
      </w:r>
      <w:r w:rsidDel="00000000" w:rsidR="00000000" w:rsidRPr="00000000">
        <w:rPr>
          <w:sz w:val="24"/>
          <w:szCs w:val="24"/>
          <w:rtl w:val="0"/>
        </w:rPr>
        <w:t xml:space="preserve">. Theses notes are an</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5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integral part of the certified, audited annual statement, just as they are in audited</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12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financial reports in the business world; they cannot be omitted, and must be accurate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13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and complete. Note 7B of Kenyon </w:t>
      </w:r>
      <w:hyperlink w:anchor="_heading=h.1tdr5v4">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(2021a,</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p. 7), General Obligation (GO) Bond</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14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Anticipation Notes (BANs), explains how LASD uses a common technique to convert</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15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general obligation bonds into cash: issue BANs, backed by general obligation bonds, and</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16"/>
          <w:szCs w:val="16"/>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payable when those GO bonds are issued.</w:t>
      </w:r>
      <w:hyperlink w:anchor="_heading=h.39uu90j">
        <w:r w:rsidDel="00000000" w:rsidR="00000000" w:rsidRPr="00000000">
          <w:rPr>
            <w:rFonts w:ascii="Alegreya" w:cs="Alegreya" w:eastAsia="Alegreya" w:hAnsi="Alegreya"/>
            <w:b w:val="0"/>
            <w:i w:val="0"/>
            <w:smallCaps w:val="0"/>
            <w:strike w:val="0"/>
            <w:color w:val="000000"/>
            <w:sz w:val="26.666666666666668"/>
            <w:szCs w:val="26.666666666666668"/>
            <w:u w:val="none"/>
            <w:shd w:fill="auto" w:val="clear"/>
            <w:vertAlign w:val="superscript"/>
            <w:rtl w:val="0"/>
          </w:rPr>
          <w:t xml:space="preserve">4</w:t>
        </w:r>
      </w:hyperlink>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4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17</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It’s important to remember is that although changes in finances can be complicated,</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they should also be adequately explained in a transparent and complete CAFR. When the</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39"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documents are incomplete or opaque is when serious concerns should be raised.</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126" w:line="240" w:lineRule="auto"/>
        <w:ind w:left="11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20</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Within a CAFR are five summaries of financial tables that go one level deeper than</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49" w:lineRule="auto"/>
        <w:ind w:left="142"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the All Funds Summary. These are</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
        </w:tabs>
        <w:spacing w:after="0" w:before="0" w:line="349" w:lineRule="auto"/>
        <w:ind w:left="12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Summary of Net Position (Figure </w:t>
      </w:r>
      <w:hyperlink w:anchor="_heading=h.1p04j8c">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A.2 on the facing page)</w:t>
        </w:r>
      </w:hyperlink>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legreya" w:cs="Alegreya" w:eastAsia="Alegreya" w:hAnsi="Alegrey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32" name=""/>
                <a:graphic>
                  <a:graphicData uri="http://schemas.microsoft.com/office/word/2010/wordprocessingShape">
                    <wps:wsp>
                      <wps:cNvSpPr/>
                      <wps:cNvPr id="22" name="Shape 22"/>
                      <wps:spPr>
                        <a:xfrm>
                          <a:off x="4887213" y="3779365"/>
                          <a:ext cx="2187575" cy="1270"/>
                        </a:xfrm>
                        <a:custGeom>
                          <a:rect b="b" l="l" r="r" t="t"/>
                          <a:pathLst>
                            <a:path extrusionOk="0" h="1270" w="2187575">
                              <a:moveTo>
                                <a:pt x="0" y="0"/>
                              </a:moveTo>
                              <a:lnTo>
                                <a:pt x="21869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50800</wp:posOffset>
                </wp:positionV>
                <wp:extent cx="1270" cy="12700"/>
                <wp:effectExtent b="0" l="0" r="0" t="0"/>
                <wp:wrapTopAndBottom distB="0" distT="0"/>
                <wp:docPr id="32" name="image22.png"/>
                <a:graphic>
                  <a:graphicData uri="http://schemas.openxmlformats.org/drawingml/2006/picture">
                    <pic:pic>
                      <pic:nvPicPr>
                        <pic:cNvPr id="0" name="image22.png"/>
                        <pic:cNvPicPr preferRelativeResize="0"/>
                      </pic:nvPicPr>
                      <pic:blipFill>
                        <a:blip r:embed="rId3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C31">
      <w:pPr>
        <w:spacing w:before="116" w:lineRule="auto"/>
        <w:ind w:left="468" w:right="0" w:firstLine="0"/>
        <w:jc w:val="left"/>
        <w:rPr>
          <w:sz w:val="20"/>
          <w:szCs w:val="20"/>
        </w:rPr>
      </w:pPr>
      <w:r w:rsidDel="00000000" w:rsidR="00000000" w:rsidRPr="00000000">
        <w:rPr>
          <w:i w:val="1"/>
          <w:sz w:val="20"/>
          <w:szCs w:val="20"/>
          <w:rtl w:val="0"/>
        </w:rPr>
        <w:t xml:space="preserve">equity</w:t>
      </w:r>
      <w:r w:rsidDel="00000000" w:rsidR="00000000" w:rsidRPr="00000000">
        <w:rPr>
          <w:sz w:val="20"/>
          <w:szCs w:val="20"/>
          <w:rtl w:val="0"/>
        </w:rPr>
        <w:t xml:space="preserve">, so that </w:t>
      </w:r>
      <w:r w:rsidDel="00000000" w:rsidR="00000000" w:rsidRPr="00000000">
        <w:rPr>
          <w:rFonts w:ascii="Fira Mono" w:cs="Fira Mono" w:eastAsia="Fira Mono" w:hAnsi="Fira Mono"/>
          <w:i w:val="1"/>
          <w:sz w:val="17"/>
          <w:szCs w:val="17"/>
          <w:rtl w:val="0"/>
        </w:rPr>
        <w:t xml:space="preserve">assets = liabilities + equity </w:t>
      </w:r>
      <w:r w:rsidDel="00000000" w:rsidR="00000000" w:rsidRPr="00000000">
        <w:rPr>
          <w:sz w:val="20"/>
          <w:szCs w:val="20"/>
          <w:rtl w:val="0"/>
        </w:rPr>
        <w:t xml:space="preserve">always, exactly.</w:t>
      </w:r>
    </w:p>
    <w:p w:rsidR="00000000" w:rsidDel="00000000" w:rsidP="00000000" w:rsidRDefault="00000000" w:rsidRPr="00000000" w14:paraId="00000C32">
      <w:pPr>
        <w:spacing w:before="107" w:line="194" w:lineRule="auto"/>
        <w:ind w:left="468" w:right="760" w:firstLine="357"/>
        <w:jc w:val="left"/>
        <w:rPr>
          <w:sz w:val="20"/>
          <w:szCs w:val="20"/>
        </w:rPr>
        <w:sectPr>
          <w:footerReference r:id="rId317" w:type="default"/>
          <w:type w:val="nextPage"/>
          <w:pgSz w:h="15840" w:w="12240" w:orient="portrait"/>
          <w:pgMar w:bottom="1640" w:top="1720" w:left="1000" w:right="1300" w:header="0" w:footer="1451"/>
        </w:sectPr>
      </w:pPr>
      <w:bookmarkStart w:colFirst="0" w:colLast="0" w:name="_heading=h.39uu90j" w:id="315"/>
      <w:bookmarkEnd w:id="315"/>
      <w:r w:rsidDel="00000000" w:rsidR="00000000" w:rsidRPr="00000000">
        <w:rPr>
          <w:sz w:val="23.333333333333336"/>
          <w:szCs w:val="23.333333333333336"/>
          <w:vertAlign w:val="superscript"/>
          <w:rtl w:val="0"/>
        </w:rPr>
        <w:t xml:space="preserve">4</w:t>
      </w:r>
      <w:r w:rsidDel="00000000" w:rsidR="00000000" w:rsidRPr="00000000">
        <w:rPr>
          <w:sz w:val="20"/>
          <w:szCs w:val="20"/>
          <w:rtl w:val="0"/>
        </w:rPr>
        <w:t xml:space="preserve">One reason this makes sense is that interest rate on BANs is less than the interest rate of GO bonds, so LASD makes money by issuing BANs to pay off GO bonds. In a different situation, school districts issue tax revenue anticipation notes (TRANs) because property taxes are paid by taxpayers semi-annually and salaries are paid monthly, so districts often and predictably do not have the cash on hand to pay their employees. The solution is to issue TRANs backed by anticipated revenue, and are paid off when the school or district receives the funds.</w:t>
      </w:r>
    </w:p>
    <w:p w:rsidR="00000000" w:rsidDel="00000000" w:rsidP="00000000" w:rsidRDefault="00000000" w:rsidRPr="00000000" w14:paraId="00000C33">
      <w:pPr>
        <w:spacing w:before="56" w:line="269" w:lineRule="auto"/>
        <w:ind w:left="1160" w:right="0" w:firstLine="0"/>
        <w:jc w:val="left"/>
        <w:rPr>
          <w:b w:val="1"/>
          <w:sz w:val="20"/>
          <w:szCs w:val="20"/>
        </w:rPr>
      </w:pPr>
      <w:bookmarkStart w:colFirst="0" w:colLast="0" w:name="_heading=h.1p04j8c" w:id="316"/>
      <w:bookmarkEnd w:id="316"/>
      <w:r w:rsidDel="00000000" w:rsidR="00000000" w:rsidRPr="00000000">
        <w:rPr>
          <w:b w:val="1"/>
          <w:sz w:val="20"/>
          <w:szCs w:val="20"/>
          <w:rtl w:val="0"/>
        </w:rPr>
        <w:t xml:space="preserve">Figure A.2</w:t>
      </w:r>
    </w:p>
    <w:p w:rsidR="00000000" w:rsidDel="00000000" w:rsidP="00000000" w:rsidRDefault="00000000" w:rsidRPr="00000000" w14:paraId="00000C34">
      <w:pPr>
        <w:spacing w:before="0" w:line="328" w:lineRule="auto"/>
        <w:ind w:left="1160" w:right="0" w:firstLine="0"/>
        <w:jc w:val="left"/>
        <w:rPr>
          <w:i w:val="1"/>
          <w:sz w:val="24"/>
          <w:szCs w:val="24"/>
        </w:rPr>
      </w:pPr>
      <w:r w:rsidDel="00000000" w:rsidR="00000000" w:rsidRPr="00000000">
        <w:rPr>
          <w:i w:val="1"/>
          <w:sz w:val="24"/>
          <w:szCs w:val="24"/>
          <w:rtl w:val="0"/>
        </w:rPr>
        <w:t xml:space="preserve">LASD YE 2020 Summary of Net Position</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6"/>
        <w:tblW w:w="8588.0" w:type="dxa"/>
        <w:jc w:val="left"/>
        <w:tblInd w:w="117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944"/>
        <w:gridCol w:w="1901"/>
        <w:gridCol w:w="1365"/>
        <w:gridCol w:w="1388"/>
        <w:gridCol w:w="990"/>
        <w:tblGridChange w:id="0">
          <w:tblGrid>
            <w:gridCol w:w="2944"/>
            <w:gridCol w:w="1901"/>
            <w:gridCol w:w="1365"/>
            <w:gridCol w:w="1388"/>
            <w:gridCol w:w="990"/>
          </w:tblGrid>
        </w:tblGridChange>
      </w:tblGrid>
      <w:tr>
        <w:trPr>
          <w:cantSplit w:val="0"/>
          <w:trHeight w:val="521" w:hRule="atLeast"/>
          <w:tblHeader w:val="0"/>
        </w:trPr>
        <w:tc>
          <w:tcPr>
            <w:gridSpan w:val="5"/>
            <w:tcBorders>
              <w:top w:color="000000" w:space="0" w:sz="8" w:val="single"/>
              <w:left w:color="000000" w:space="0" w:sz="6" w:val="single"/>
              <w:bottom w:color="000000" w:space="0" w:sz="8" w:val="single"/>
              <w:right w:color="000000" w:space="0" w:sz="6" w:val="single"/>
            </w:tcBorders>
            <w:shd w:fill="dbdbdb" w:val="clear"/>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937" w:right="291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4371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4371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4371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4371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4371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371c4"/>
                <w:sz w:val="24"/>
                <w:szCs w:val="24"/>
                <w:u w:val="none"/>
                <w:shd w:fill="auto" w:val="clear"/>
                <w:vertAlign w:val="baseline"/>
                <w:rtl w:val="0"/>
              </w:rPr>
              <w:t xml:space="preserve">Position</w:t>
            </w:r>
            <w:r w:rsidDel="00000000" w:rsidR="00000000" w:rsidRPr="00000000">
              <w:rPr>
                <w:rtl w:val="0"/>
              </w:rPr>
            </w:r>
          </w:p>
        </w:tc>
      </w:tr>
      <w:tr>
        <w:trPr>
          <w:cantSplit w:val="0"/>
          <w:trHeight w:val="538" w:hRule="atLeast"/>
          <w:tblHeader w:val="0"/>
        </w:trPr>
        <w:tc>
          <w:tcPr>
            <w:gridSpan w:val="2"/>
            <w:tcBorders>
              <w:top w:color="000000" w:space="0" w:sz="8" w:val="single"/>
              <w:left w:color="000000" w:space="0" w:sz="6" w:val="single"/>
              <w:bottom w:color="000000" w:space="0" w:sz="8" w:val="single"/>
            </w:tcBorders>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0" w:right="178"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June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2019</w:t>
            </w:r>
          </w:p>
        </w:tc>
        <w:tc>
          <w:tcPr>
            <w:tcBorders>
              <w:top w:color="000000" w:space="0" w:sz="8" w:val="single"/>
              <w:bottom w:color="000000" w:space="0" w:sz="8" w:val="single"/>
            </w:tcBorders>
            <w:shd w:fill="f4af83" w:val="clear"/>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91"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June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2020</w:t>
            </w:r>
          </w:p>
        </w:tc>
        <w:tc>
          <w:tcPr>
            <w:tcBorders>
              <w:top w:color="000000" w:space="0" w:sz="8" w:val="single"/>
              <w:bottom w:color="000000" w:space="0" w:sz="8" w:val="single"/>
            </w:tcBorders>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01"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Change</w:t>
            </w:r>
          </w:p>
        </w:tc>
        <w:tc>
          <w:tcPr>
            <w:tcBorders>
              <w:top w:color="000000" w:space="0" w:sz="8" w:val="single"/>
              <w:bottom w:color="000000" w:space="0" w:sz="8" w:val="single"/>
              <w:right w:color="000000" w:space="0" w:sz="6" w:val="single"/>
            </w:tcBorders>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5" w:right="48" w:firstLine="0"/>
              <w:jc w:val="center"/>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4371c4"/>
                <w:sz w:val="21"/>
                <w:szCs w:val="21"/>
                <w:u w:val="none"/>
                <w:shd w:fill="auto" w:val="clear"/>
                <w:vertAlign w:val="baseline"/>
                <w:rtl w:val="0"/>
              </w:rPr>
              <w:t xml:space="preserve">Percentage</w:t>
            </w: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28" w:lineRule="auto"/>
              <w:ind w:left="25" w:right="48" w:firstLine="0"/>
              <w:jc w:val="center"/>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4371c4"/>
                <w:sz w:val="21"/>
                <w:szCs w:val="21"/>
                <w:u w:val="none"/>
                <w:shd w:fill="auto" w:val="clear"/>
                <w:vertAlign w:val="baseline"/>
                <w:rtl w:val="0"/>
              </w:rPr>
              <w:t xml:space="preserve">Change</w:t>
            </w:r>
            <w:r w:rsidDel="00000000" w:rsidR="00000000" w:rsidRPr="00000000">
              <w:rPr>
                <w:rtl w:val="0"/>
              </w:rPr>
            </w:r>
          </w:p>
        </w:tc>
      </w:tr>
      <w:tr>
        <w:trPr>
          <w:cantSplit w:val="0"/>
          <w:trHeight w:val="429" w:hRule="atLeast"/>
          <w:tblHeader w:val="0"/>
        </w:trPr>
        <w:tc>
          <w:tcPr>
            <w:tcBorders>
              <w:top w:color="000000" w:space="0" w:sz="8" w:val="single"/>
              <w:left w:color="000000" w:space="0" w:sz="6" w:val="single"/>
            </w:tcBorders>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32" w:right="0" w:firstLine="0"/>
              <w:jc w:val="left"/>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000000"/>
                <w:sz w:val="21"/>
                <w:szCs w:val="21"/>
                <w:u w:val="none"/>
                <w:shd w:fill="auto" w:val="clear"/>
                <w:vertAlign w:val="baseline"/>
                <w:rtl w:val="0"/>
              </w:rPr>
              <w:t xml:space="preserve">Assets</w:t>
            </w:r>
          </w:p>
        </w:tc>
        <w:tc>
          <w:tcPr>
            <w:tcBorders>
              <w:top w:color="000000" w:space="0" w:sz="8" w:val="single"/>
            </w:tcBorders>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shd w:fill="f4af83" w:val="clear"/>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right w:color="000000" w:space="0" w:sz="6" w:val="single"/>
            </w:tcBorders>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9" w:hRule="atLeast"/>
          <w:tblHeader w:val="0"/>
        </w:trPr>
        <w:tc>
          <w:tcPr>
            <w:tcBorders>
              <w:left w:color="000000" w:space="0" w:sz="6" w:val="single"/>
            </w:tcBorders>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Current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Assets</w:t>
            </w:r>
          </w:p>
        </w:tc>
        <w:tc>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7"/>
              </w:tabs>
              <w:spacing w:after="0" w:before="0" w:line="249" w:lineRule="auto"/>
              <w:ind w:left="0" w:right="78"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20,044,318</w:t>
            </w:r>
          </w:p>
        </w:tc>
        <w:tc>
          <w:tcPr>
            <w:shd w:fill="f4af83" w:val="clear"/>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7"/>
              </w:tabs>
              <w:spacing w:after="0" w:before="0" w:line="249" w:lineRule="auto"/>
              <w:ind w:left="99"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65,493,755</w:t>
            </w:r>
          </w:p>
        </w:tc>
        <w:tc>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4"/>
              </w:tabs>
              <w:spacing w:after="0" w:before="0" w:line="249" w:lineRule="auto"/>
              <w:ind w:left="96"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45,449,437</w:t>
            </w:r>
          </w:p>
        </w:tc>
        <w:tc>
          <w:tcPr>
            <w:tcBorders>
              <w:right w:color="000000" w:space="0" w:sz="6" w:val="single"/>
            </w:tcBorders>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07"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227%</w:t>
            </w:r>
          </w:p>
        </w:tc>
      </w:tr>
      <w:tr>
        <w:trPr>
          <w:cantSplit w:val="0"/>
          <w:trHeight w:val="240" w:hRule="atLeast"/>
          <w:tblHeader w:val="0"/>
        </w:trPr>
        <w:tc>
          <w:tcPr>
            <w:tcBorders>
              <w:left w:color="000000" w:space="0" w:sz="6" w:val="single"/>
              <w:bottom w:color="000000" w:space="0" w:sz="8" w:val="single"/>
            </w:tcBorders>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2"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Capital Assets</w:t>
            </w:r>
          </w:p>
        </w:tc>
        <w:tc>
          <w:tcPr>
            <w:tcBorders>
              <w:bottom w:color="000000" w:space="0" w:sz="8" w:val="single"/>
            </w:tcBorders>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87" w:firstLine="0"/>
              <w:jc w:val="righ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89,045,541</w:t>
            </w:r>
          </w:p>
        </w:tc>
        <w:tc>
          <w:tcPr>
            <w:tcBorders>
              <w:bottom w:color="000000" w:space="0" w:sz="8" w:val="single"/>
            </w:tcBorders>
            <w:shd w:fill="f4af83" w:val="clear"/>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78"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221,076,448</w:t>
            </w:r>
          </w:p>
        </w:tc>
        <w:tc>
          <w:tcPr>
            <w:tcBorders>
              <w:bottom w:color="000000" w:space="0" w:sz="8" w:val="single"/>
            </w:tcBorders>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117"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132,030,907</w:t>
            </w:r>
          </w:p>
        </w:tc>
        <w:tc>
          <w:tcPr>
            <w:tcBorders>
              <w:bottom w:color="000000" w:space="0" w:sz="8" w:val="single"/>
              <w:right w:color="000000" w:space="0" w:sz="6" w:val="single"/>
            </w:tcBorders>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306"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148%</w:t>
            </w:r>
          </w:p>
        </w:tc>
      </w:tr>
      <w:tr>
        <w:trPr>
          <w:cantSplit w:val="0"/>
          <w:trHeight w:val="254" w:hRule="atLeast"/>
          <w:tblHeader w:val="0"/>
        </w:trPr>
        <w:tc>
          <w:tcPr>
            <w:tcBorders>
              <w:top w:color="000000" w:space="0" w:sz="8" w:val="single"/>
              <w:left w:color="000000" w:space="0" w:sz="6" w:val="single"/>
              <w:bottom w:color="000000" w:space="0" w:sz="18" w:val="single"/>
            </w:tcBorders>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4" w:lineRule="auto"/>
              <w:ind w:left="32"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Assets</w:t>
            </w:r>
          </w:p>
        </w:tc>
        <w:tc>
          <w:tcPr>
            <w:tcBorders>
              <w:top w:color="000000" w:space="0" w:sz="8" w:val="single"/>
              <w:bottom w:color="000000" w:space="0" w:sz="18" w:val="single"/>
            </w:tcBorders>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4"/>
              </w:tabs>
              <w:spacing w:after="0" w:before="11" w:line="224" w:lineRule="auto"/>
              <w:ind w:left="0" w:right="7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109,089,859</w:t>
            </w:r>
          </w:p>
        </w:tc>
        <w:tc>
          <w:tcPr>
            <w:tcBorders>
              <w:top w:color="000000" w:space="0" w:sz="8" w:val="single"/>
              <w:bottom w:color="000000" w:space="0" w:sz="18" w:val="single"/>
            </w:tcBorders>
            <w:shd w:fill="f4af83" w:val="clear"/>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4" w:lineRule="auto"/>
              <w:ind w:left="10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286,570,203</w:t>
            </w:r>
          </w:p>
        </w:tc>
        <w:tc>
          <w:tcPr>
            <w:tcBorders>
              <w:top w:color="000000" w:space="0" w:sz="8" w:val="single"/>
              <w:bottom w:color="000000" w:space="0" w:sz="18" w:val="single"/>
            </w:tcBorders>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4" w:lineRule="auto"/>
              <w:ind w:left="83"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177,480,344</w:t>
            </w:r>
          </w:p>
        </w:tc>
        <w:tc>
          <w:tcPr>
            <w:tcBorders>
              <w:top w:color="000000" w:space="0" w:sz="8" w:val="single"/>
              <w:bottom w:color="000000" w:space="0" w:sz="18" w:val="single"/>
              <w:right w:color="000000" w:space="0" w:sz="6" w:val="single"/>
            </w:tcBorders>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4" w:lineRule="auto"/>
              <w:ind w:left="0" w:right="307"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163%</w:t>
            </w:r>
          </w:p>
        </w:tc>
      </w:tr>
      <w:tr>
        <w:trPr>
          <w:cantSplit w:val="0"/>
          <w:trHeight w:val="303" w:hRule="atLeast"/>
          <w:tblHeader w:val="0"/>
        </w:trPr>
        <w:tc>
          <w:tcPr>
            <w:gridSpan w:val="2"/>
            <w:tcBorders>
              <w:top w:color="000000" w:space="0" w:sz="18" w:val="single"/>
              <w:left w:color="000000" w:space="0" w:sz="6" w:val="single"/>
              <w:bottom w:color="000000" w:space="0" w:sz="8" w:val="single"/>
            </w:tcBorders>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bottom w:color="000000" w:space="0" w:sz="8" w:val="single"/>
            </w:tcBorders>
            <w:shd w:fill="f4af83" w:val="clear"/>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18" w:val="single"/>
              <w:bottom w:color="000000" w:space="0" w:sz="8" w:val="single"/>
              <w:right w:color="000000" w:space="0" w:sz="6" w:val="single"/>
            </w:tcBorders>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69" w:hRule="atLeast"/>
          <w:tblHeader w:val="0"/>
        </w:trPr>
        <w:tc>
          <w:tcPr>
            <w:tcBorders>
              <w:top w:color="000000" w:space="0" w:sz="8" w:val="single"/>
              <w:left w:color="000000" w:space="0" w:sz="6" w:val="single"/>
              <w:bottom w:color="000000" w:space="0" w:sz="18" w:val="single"/>
            </w:tcBorders>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23" w:lineRule="auto"/>
              <w:ind w:left="32"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Deferred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Outflows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Resources</w:t>
            </w:r>
          </w:p>
        </w:tc>
        <w:tc>
          <w:tcPr>
            <w:tcBorders>
              <w:top w:color="000000" w:space="0" w:sz="8" w:val="single"/>
              <w:bottom w:color="000000" w:space="0" w:sz="18" w:val="single"/>
            </w:tcBorders>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7"/>
              </w:tabs>
              <w:spacing w:after="0" w:before="127" w:line="223" w:lineRule="auto"/>
              <w:ind w:left="0" w:right="78"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22,094,579</w:t>
            </w:r>
          </w:p>
        </w:tc>
        <w:tc>
          <w:tcPr>
            <w:tcBorders>
              <w:top w:color="000000" w:space="0" w:sz="8" w:val="single"/>
              <w:bottom w:color="000000" w:space="0" w:sz="18" w:val="single"/>
            </w:tcBorders>
            <w:shd w:fill="f4af83" w:val="clear"/>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7"/>
              </w:tabs>
              <w:spacing w:after="0" w:before="127" w:line="223" w:lineRule="auto"/>
              <w:ind w:left="10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19,321,134</w:t>
            </w:r>
          </w:p>
        </w:tc>
        <w:tc>
          <w:tcPr>
            <w:tcBorders>
              <w:top w:color="000000" w:space="0" w:sz="8" w:val="single"/>
              <w:bottom w:color="000000" w:space="0" w:sz="18" w:val="single"/>
            </w:tcBorders>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93"/>
              </w:tabs>
              <w:spacing w:after="0" w:before="127" w:line="223" w:lineRule="auto"/>
              <w:ind w:left="96"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(2,773,445)</w:t>
            </w:r>
          </w:p>
        </w:tc>
        <w:tc>
          <w:tcPr>
            <w:tcBorders>
              <w:top w:color="000000" w:space="0" w:sz="8" w:val="single"/>
              <w:bottom w:color="000000" w:space="0" w:sz="18" w:val="single"/>
              <w:right w:color="000000" w:space="0" w:sz="6" w:val="single"/>
            </w:tcBorders>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23" w:lineRule="auto"/>
              <w:ind w:left="0" w:right="321"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13%</w:t>
            </w:r>
          </w:p>
        </w:tc>
      </w:tr>
      <w:tr>
        <w:trPr>
          <w:cantSplit w:val="0"/>
          <w:trHeight w:val="621" w:hRule="atLeast"/>
          <w:tblHeader w:val="0"/>
        </w:trPr>
        <w:tc>
          <w:tcPr>
            <w:tcBorders>
              <w:top w:color="000000" w:space="0" w:sz="18" w:val="single"/>
              <w:left w:color="000000" w:space="0" w:sz="6" w:val="single"/>
            </w:tcBorders>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 w:right="0" w:firstLine="0"/>
              <w:jc w:val="left"/>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000000"/>
                <w:sz w:val="21"/>
                <w:szCs w:val="21"/>
                <w:u w:val="none"/>
                <w:shd w:fill="auto" w:val="clear"/>
                <w:vertAlign w:val="baseline"/>
                <w:rtl w:val="0"/>
              </w:rPr>
              <w:t xml:space="preserve">Liabilities</w:t>
            </w:r>
          </w:p>
        </w:tc>
        <w:tc>
          <w:tcPr>
            <w:tcBorders>
              <w:top w:color="000000" w:space="0" w:sz="18" w:val="single"/>
            </w:tcBorders>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tcBorders>
            <w:shd w:fill="f4af83" w:val="clear"/>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tcBorders>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right w:color="000000" w:space="0" w:sz="6" w:val="single"/>
            </w:tcBorders>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9" w:hRule="atLeast"/>
          <w:tblHeader w:val="0"/>
        </w:trPr>
        <w:tc>
          <w:tcPr>
            <w:tcBorders>
              <w:left w:color="000000" w:space="0" w:sz="6" w:val="single"/>
            </w:tcBorders>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Liabilities</w:t>
            </w:r>
          </w:p>
        </w:tc>
        <w:tc>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9"/>
              </w:tabs>
              <w:spacing w:after="0" w:before="0" w:line="249" w:lineRule="auto"/>
              <w:ind w:left="0" w:right="8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2,665,639</w:t>
            </w:r>
          </w:p>
        </w:tc>
        <w:tc>
          <w:tcPr>
            <w:shd w:fill="f4af83" w:val="clear"/>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4"/>
              </w:tabs>
              <w:spacing w:after="0" w:before="0" w:line="249" w:lineRule="auto"/>
              <w:ind w:left="98"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22,680,079</w:t>
            </w:r>
          </w:p>
        </w:tc>
        <w:tc>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4"/>
              </w:tabs>
              <w:spacing w:after="0" w:before="0" w:line="249" w:lineRule="auto"/>
              <w:ind w:left="96"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20,014,440</w:t>
            </w:r>
          </w:p>
        </w:tc>
        <w:tc>
          <w:tcPr>
            <w:tcBorders>
              <w:right w:color="000000" w:space="0" w:sz="6" w:val="single"/>
            </w:tcBorders>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06"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751%</w:t>
            </w:r>
          </w:p>
        </w:tc>
      </w:tr>
      <w:tr>
        <w:trPr>
          <w:cantSplit w:val="0"/>
          <w:trHeight w:val="240" w:hRule="atLeast"/>
          <w:tblHeader w:val="0"/>
        </w:trPr>
        <w:tc>
          <w:tcPr>
            <w:tcBorders>
              <w:left w:color="000000" w:space="0" w:sz="6" w:val="single"/>
              <w:bottom w:color="000000" w:space="0" w:sz="8" w:val="single"/>
            </w:tcBorders>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Long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Term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Liabilities</w:t>
            </w:r>
          </w:p>
        </w:tc>
        <w:tc>
          <w:tcPr>
            <w:tcBorders>
              <w:bottom w:color="000000" w:space="0" w:sz="8" w:val="single"/>
            </w:tcBorders>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8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141,558,936</w:t>
            </w:r>
          </w:p>
        </w:tc>
        <w:tc>
          <w:tcPr>
            <w:tcBorders>
              <w:bottom w:color="000000" w:space="0" w:sz="8" w:val="single"/>
            </w:tcBorders>
            <w:shd w:fill="f4af83" w:val="clear"/>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61"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269,006,215</w:t>
            </w:r>
          </w:p>
        </w:tc>
        <w:tc>
          <w:tcPr>
            <w:tcBorders>
              <w:bottom w:color="000000" w:space="0" w:sz="8" w:val="single"/>
            </w:tcBorders>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117"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127,447,279</w:t>
            </w:r>
          </w:p>
        </w:tc>
        <w:tc>
          <w:tcPr>
            <w:tcBorders>
              <w:bottom w:color="000000" w:space="0" w:sz="8" w:val="single"/>
              <w:right w:color="000000" w:space="0" w:sz="6" w:val="single"/>
            </w:tcBorders>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346"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90%</w:t>
            </w:r>
          </w:p>
        </w:tc>
      </w:tr>
      <w:tr>
        <w:trPr>
          <w:cantSplit w:val="0"/>
          <w:trHeight w:val="254" w:hRule="atLeast"/>
          <w:tblHeader w:val="0"/>
        </w:trPr>
        <w:tc>
          <w:tcPr>
            <w:tcBorders>
              <w:top w:color="000000" w:space="0" w:sz="8" w:val="single"/>
              <w:left w:color="000000" w:space="0" w:sz="6" w:val="single"/>
              <w:bottom w:color="000000" w:space="0" w:sz="18" w:val="single"/>
            </w:tcBorders>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32"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Liabilities</w:t>
            </w:r>
          </w:p>
        </w:tc>
        <w:tc>
          <w:tcPr>
            <w:tcBorders>
              <w:top w:color="000000" w:space="0" w:sz="8" w:val="single"/>
              <w:bottom w:color="000000" w:space="0" w:sz="18" w:val="single"/>
            </w:tcBorders>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4"/>
              </w:tabs>
              <w:spacing w:after="0" w:before="11" w:line="223" w:lineRule="auto"/>
              <w:ind w:left="0" w:right="79"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144,224,575</w:t>
            </w:r>
          </w:p>
        </w:tc>
        <w:tc>
          <w:tcPr>
            <w:tcBorders>
              <w:top w:color="000000" w:space="0" w:sz="8" w:val="single"/>
              <w:bottom w:color="000000" w:space="0" w:sz="18" w:val="single"/>
            </w:tcBorders>
            <w:shd w:fill="f4af83" w:val="clear"/>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10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291,686,294</w:t>
            </w:r>
          </w:p>
        </w:tc>
        <w:tc>
          <w:tcPr>
            <w:tcBorders>
              <w:top w:color="000000" w:space="0" w:sz="8" w:val="single"/>
              <w:bottom w:color="000000" w:space="0" w:sz="18" w:val="single"/>
            </w:tcBorders>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83"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147,461,719</w:t>
            </w:r>
          </w:p>
        </w:tc>
        <w:tc>
          <w:tcPr>
            <w:tcBorders>
              <w:top w:color="000000" w:space="0" w:sz="8" w:val="single"/>
              <w:bottom w:color="000000" w:space="0" w:sz="18" w:val="single"/>
              <w:right w:color="000000" w:space="0" w:sz="6" w:val="single"/>
            </w:tcBorders>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0" w:right="307"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102%</w:t>
            </w:r>
          </w:p>
        </w:tc>
      </w:tr>
      <w:tr>
        <w:trPr>
          <w:cantSplit w:val="0"/>
          <w:trHeight w:val="304" w:hRule="atLeast"/>
          <w:tblHeader w:val="0"/>
        </w:trPr>
        <w:tc>
          <w:tcPr>
            <w:gridSpan w:val="2"/>
            <w:tcBorders>
              <w:top w:color="000000" w:space="0" w:sz="18" w:val="single"/>
              <w:left w:color="000000" w:space="0" w:sz="6" w:val="single"/>
              <w:bottom w:color="000000" w:space="0" w:sz="8" w:val="single"/>
            </w:tcBorders>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bottom w:color="000000" w:space="0" w:sz="8" w:val="single"/>
            </w:tcBorders>
            <w:shd w:fill="f4af83" w:val="clear"/>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18" w:val="single"/>
              <w:bottom w:color="000000" w:space="0" w:sz="8" w:val="single"/>
              <w:right w:color="000000" w:space="0" w:sz="6" w:val="single"/>
            </w:tcBorders>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70" w:hRule="atLeast"/>
          <w:tblHeader w:val="0"/>
        </w:trPr>
        <w:tc>
          <w:tcPr>
            <w:tcBorders>
              <w:top w:color="000000" w:space="0" w:sz="8" w:val="single"/>
              <w:left w:color="000000" w:space="0" w:sz="6" w:val="single"/>
              <w:bottom w:color="000000" w:space="0" w:sz="18" w:val="single"/>
            </w:tcBorders>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23" w:lineRule="auto"/>
              <w:ind w:left="32"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Deferred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Inflows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Resources</w:t>
            </w:r>
          </w:p>
        </w:tc>
        <w:tc>
          <w:tcPr>
            <w:tcBorders>
              <w:top w:color="000000" w:space="0" w:sz="8" w:val="single"/>
              <w:bottom w:color="000000" w:space="0" w:sz="18" w:val="single"/>
            </w:tcBorders>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9"/>
              </w:tabs>
              <w:spacing w:after="0" w:before="127" w:line="223" w:lineRule="auto"/>
              <w:ind w:left="0" w:right="78"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5,549,865</w:t>
            </w:r>
          </w:p>
        </w:tc>
        <w:tc>
          <w:tcPr>
            <w:tcBorders>
              <w:top w:color="000000" w:space="0" w:sz="8" w:val="single"/>
              <w:bottom w:color="000000" w:space="0" w:sz="18" w:val="single"/>
            </w:tcBorders>
            <w:shd w:fill="f4af83" w:val="clear"/>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0"/>
              </w:tabs>
              <w:spacing w:after="0" w:before="127" w:line="223" w:lineRule="auto"/>
              <w:ind w:left="99"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9,680,588</w:t>
            </w:r>
          </w:p>
        </w:tc>
        <w:tc>
          <w:tcPr>
            <w:tcBorders>
              <w:top w:color="000000" w:space="0" w:sz="8" w:val="single"/>
              <w:bottom w:color="000000" w:space="0" w:sz="18" w:val="single"/>
            </w:tcBorders>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7"/>
              </w:tabs>
              <w:spacing w:after="0" w:before="127" w:line="223" w:lineRule="auto"/>
              <w:ind w:left="96"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4,130,723</w:t>
            </w:r>
          </w:p>
        </w:tc>
        <w:tc>
          <w:tcPr>
            <w:tcBorders>
              <w:top w:color="000000" w:space="0" w:sz="8" w:val="single"/>
              <w:bottom w:color="000000" w:space="0" w:sz="18" w:val="single"/>
              <w:right w:color="000000" w:space="0" w:sz="6" w:val="single"/>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23" w:lineRule="auto"/>
              <w:ind w:left="0" w:right="346"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74%</w:t>
            </w:r>
          </w:p>
        </w:tc>
      </w:tr>
      <w:tr>
        <w:trPr>
          <w:cantSplit w:val="0"/>
          <w:trHeight w:val="621" w:hRule="atLeast"/>
          <w:tblHeader w:val="0"/>
        </w:trPr>
        <w:tc>
          <w:tcPr>
            <w:tcBorders>
              <w:top w:color="000000" w:space="0" w:sz="18" w:val="single"/>
              <w:left w:color="000000" w:space="0" w:sz="6" w:val="single"/>
            </w:tcBorders>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 w:right="0" w:firstLine="0"/>
              <w:jc w:val="left"/>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000000"/>
                <w:sz w:val="21"/>
                <w:szCs w:val="21"/>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1"/>
                <w:szCs w:val="21"/>
                <w:u w:val="none"/>
                <w:shd w:fill="auto" w:val="clear"/>
                <w:vertAlign w:val="baseline"/>
                <w:rtl w:val="0"/>
              </w:rPr>
              <w:t xml:space="preserve">Position</w:t>
            </w:r>
          </w:p>
        </w:tc>
        <w:tc>
          <w:tcPr>
            <w:tcBorders>
              <w:top w:color="000000" w:space="0" w:sz="18" w:val="single"/>
            </w:tcBorders>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tcBorders>
            <w:shd w:fill="f4af83" w:val="clear"/>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tcBorders>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18" w:val="single"/>
              <w:right w:color="000000" w:space="0" w:sz="6" w:val="single"/>
            </w:tcBorders>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9" w:hRule="atLeast"/>
          <w:tblHeader w:val="0"/>
        </w:trPr>
        <w:tc>
          <w:tcPr>
            <w:tcBorders>
              <w:left w:color="000000" w:space="0" w:sz="6" w:val="single"/>
            </w:tcBorders>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Investment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Capital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Assets</w:t>
            </w:r>
          </w:p>
        </w:tc>
        <w:tc>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6"/>
              </w:tabs>
              <w:spacing w:after="0" w:before="0" w:line="249" w:lineRule="auto"/>
              <w:ind w:left="0" w:right="8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37,623,977</w:t>
            </w:r>
          </w:p>
        </w:tc>
        <w:tc>
          <w:tcPr>
            <w:shd w:fill="f4af83" w:val="clear"/>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4"/>
              </w:tabs>
              <w:spacing w:after="0" w:before="0" w:line="249" w:lineRule="auto"/>
              <w:ind w:left="93"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64,225,229</w:t>
            </w:r>
          </w:p>
        </w:tc>
        <w:tc>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1"/>
              </w:tabs>
              <w:spacing w:after="0" w:before="0" w:line="249" w:lineRule="auto"/>
              <w:ind w:left="94"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26,601,252</w:t>
            </w:r>
          </w:p>
        </w:tc>
        <w:tc>
          <w:tcPr>
            <w:tcBorders>
              <w:right w:color="000000" w:space="0" w:sz="6" w:val="single"/>
            </w:tcBorders>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48"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71%</w:t>
            </w:r>
          </w:p>
        </w:tc>
      </w:tr>
      <w:tr>
        <w:trPr>
          <w:cantSplit w:val="0"/>
          <w:trHeight w:val="279" w:hRule="atLeast"/>
          <w:tblHeader w:val="0"/>
        </w:trPr>
        <w:tc>
          <w:tcPr>
            <w:tcBorders>
              <w:left w:color="000000" w:space="0" w:sz="6" w:val="single"/>
            </w:tcBorders>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Restricted</w:t>
            </w:r>
          </w:p>
        </w:tc>
        <w:tc>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77"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7,726,718</w:t>
            </w:r>
          </w:p>
        </w:tc>
        <w:tc>
          <w:tcPr>
            <w:shd w:fill="f4af83" w:val="clear"/>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9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6,825,216</w:t>
            </w:r>
          </w:p>
        </w:tc>
        <w:tc>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59"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(901,502)</w:t>
            </w:r>
          </w:p>
        </w:tc>
        <w:tc>
          <w:tcPr>
            <w:tcBorders>
              <w:right w:color="000000" w:space="0" w:sz="6" w:val="single"/>
            </w:tcBorders>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21"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12%</w:t>
            </w:r>
          </w:p>
        </w:tc>
      </w:tr>
      <w:tr>
        <w:trPr>
          <w:cantSplit w:val="0"/>
          <w:trHeight w:val="240" w:hRule="atLeast"/>
          <w:tblHeader w:val="0"/>
        </w:trPr>
        <w:tc>
          <w:tcPr>
            <w:tcBorders>
              <w:left w:color="000000" w:space="0" w:sz="6" w:val="single"/>
              <w:bottom w:color="000000" w:space="0" w:sz="8" w:val="single"/>
            </w:tcBorders>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32"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Unrestricted</w:t>
            </w:r>
          </w:p>
        </w:tc>
        <w:tc>
          <w:tcPr>
            <w:tcBorders>
              <w:bottom w:color="000000" w:space="0" w:sz="8" w:val="single"/>
            </w:tcBorders>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2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(63,940,697)</w:t>
            </w:r>
          </w:p>
        </w:tc>
        <w:tc>
          <w:tcPr>
            <w:tcBorders>
              <w:bottom w:color="000000" w:space="0" w:sz="8" w:val="single"/>
            </w:tcBorders>
            <w:shd w:fill="f4af83" w:val="clear"/>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33"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(66,525,990)</w:t>
            </w:r>
          </w:p>
        </w:tc>
        <w:tc>
          <w:tcPr>
            <w:tcBorders>
              <w:bottom w:color="000000" w:space="0" w:sz="8" w:val="single"/>
            </w:tcBorders>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59"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(2,585,293)</w:t>
            </w:r>
          </w:p>
        </w:tc>
        <w:tc>
          <w:tcPr>
            <w:tcBorders>
              <w:bottom w:color="000000" w:space="0" w:sz="8" w:val="single"/>
              <w:right w:color="000000" w:space="0" w:sz="6" w:val="single"/>
            </w:tcBorders>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372"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4%</w:t>
            </w:r>
          </w:p>
        </w:tc>
      </w:tr>
      <w:tr>
        <w:trPr>
          <w:cantSplit w:val="0"/>
          <w:trHeight w:val="357" w:hRule="atLeast"/>
          <w:tblHeader w:val="0"/>
        </w:trPr>
        <w:tc>
          <w:tcPr>
            <w:tcBorders>
              <w:top w:color="000000" w:space="0" w:sz="8" w:val="single"/>
              <w:left w:color="000000" w:space="0" w:sz="6" w:val="single"/>
              <w:bottom w:color="000000" w:space="0" w:sz="4" w:val="single"/>
            </w:tcBorders>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27" w:lineRule="auto"/>
              <w:ind w:left="32" w:right="0" w:firstLine="0"/>
              <w:jc w:val="left"/>
              <w:rPr>
                <w:rFonts w:ascii="Calibri" w:cs="Calibri" w:eastAsia="Calibri" w:hAnsi="Calibri"/>
                <w:b w:val="1"/>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1"/>
                <w:smallCaps w:val="0"/>
                <w:strike w:val="0"/>
                <w:color w:val="4371c4"/>
                <w:sz w:val="21"/>
                <w:szCs w:val="21"/>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4371c4"/>
                <w:sz w:val="21"/>
                <w:szCs w:val="21"/>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4371c4"/>
                <w:sz w:val="21"/>
                <w:szCs w:val="21"/>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4371c4"/>
                <w:sz w:val="21"/>
                <w:szCs w:val="21"/>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4371c4"/>
                <w:sz w:val="21"/>
                <w:szCs w:val="21"/>
                <w:u w:val="none"/>
                <w:shd w:fill="auto" w:val="clear"/>
                <w:vertAlign w:val="baseline"/>
                <w:rtl w:val="0"/>
              </w:rPr>
              <w:t xml:space="preserve">Position</w:t>
            </w:r>
            <w:r w:rsidDel="00000000" w:rsidR="00000000" w:rsidRPr="00000000">
              <w:rPr>
                <w:rtl w:val="0"/>
              </w:rPr>
            </w:r>
          </w:p>
        </w:tc>
        <w:tc>
          <w:tcPr>
            <w:tcBorders>
              <w:top w:color="000000" w:space="0" w:sz="8" w:val="single"/>
              <w:bottom w:color="000000" w:space="0" w:sz="4" w:val="single"/>
            </w:tcBorders>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44"/>
              </w:tabs>
              <w:spacing w:after="0" w:before="110" w:line="227" w:lineRule="auto"/>
              <w:ind w:left="0" w:right="21"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(18,590,002)</w:t>
            </w:r>
          </w:p>
        </w:tc>
        <w:tc>
          <w:tcPr>
            <w:tcBorders>
              <w:top w:color="000000" w:space="0" w:sz="8" w:val="single"/>
              <w:bottom w:color="000000" w:space="0" w:sz="4" w:val="single"/>
            </w:tcBorders>
            <w:shd w:fill="f4af83" w:val="clear"/>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9"/>
              </w:tabs>
              <w:spacing w:after="0" w:before="110" w:line="227" w:lineRule="auto"/>
              <w:ind w:left="99"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4,524,455</w:t>
            </w:r>
          </w:p>
        </w:tc>
        <w:tc>
          <w:tcPr>
            <w:tcBorders>
              <w:top w:color="000000" w:space="0" w:sz="8" w:val="single"/>
              <w:bottom w:color="000000" w:space="0" w:sz="4" w:val="single"/>
            </w:tcBorders>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3"/>
              </w:tabs>
              <w:spacing w:after="0" w:before="110" w:line="227" w:lineRule="auto"/>
              <w:ind w:left="83"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23,114,457</w:t>
            </w:r>
          </w:p>
        </w:tc>
        <w:tc>
          <w:tcPr>
            <w:tcBorders>
              <w:top w:color="000000" w:space="0" w:sz="8" w:val="single"/>
              <w:bottom w:color="000000" w:space="0" w:sz="4" w:val="single"/>
              <w:right w:color="000000" w:space="0" w:sz="6" w:val="single"/>
            </w:tcBorders>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27" w:lineRule="auto"/>
              <w:ind w:left="0" w:right="306" w:firstLine="0"/>
              <w:jc w:val="righ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124%</w:t>
            </w:r>
          </w:p>
        </w:tc>
      </w:tr>
    </w:tbl>
    <w:p w:rsidR="00000000" w:rsidDel="00000000" w:rsidP="00000000" w:rsidRDefault="00000000" w:rsidRPr="00000000" w14:paraId="00000C9B">
      <w:pPr>
        <w:spacing w:before="21" w:lineRule="auto"/>
        <w:ind w:left="1160"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1tdr5v4">
        <w:r w:rsidDel="00000000" w:rsidR="00000000" w:rsidRPr="00000000">
          <w:rPr>
            <w:sz w:val="20"/>
            <w:szCs w:val="20"/>
            <w:rtl w:val="0"/>
          </w:rPr>
          <w:t xml:space="preserve">(2021a,</w:t>
        </w:r>
      </w:hyperlink>
      <w:r w:rsidDel="00000000" w:rsidR="00000000" w:rsidRPr="00000000">
        <w:rPr>
          <w:sz w:val="20"/>
          <w:szCs w:val="20"/>
          <w:rtl w:val="0"/>
        </w:rPr>
        <w:t xml:space="preserve"> p. 6). Public record.</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74" w:line="240" w:lineRule="auto"/>
        <w:ind w:left="90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Change in Net Position (Figure </w:t>
      </w:r>
      <w:hyperlink w:anchor="_heading=h.48zs1w5">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A.3 on the next page)</w:t>
        </w:r>
      </w:hyperlink>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 w:line="240" w:lineRule="auto"/>
        <w:ind w:left="888"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2</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Net Costs of Services (Figure </w:t>
      </w:r>
      <w:hyperlink w:anchor="_heading=h.2o52c3y">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A.4 on the following page)</w:t>
        </w:r>
      </w:hyperlink>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 w:line="240" w:lineRule="auto"/>
        <w:ind w:left="89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3</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Capital Assets (Figure </w:t>
      </w:r>
      <w:hyperlink w:anchor="_heading=h.13acmb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A.5 on page 105)</w:t>
        </w:r>
      </w:hyperlink>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6" w:line="240" w:lineRule="auto"/>
        <w:ind w:left="88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4</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Long-term Liabilities (Figure </w:t>
      </w:r>
      <w:hyperlink w:anchor="_heading=h.3na04z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A.6 on page 105)</w:t>
        </w:r>
      </w:hyperlink>
      <w:r w:rsidDel="00000000" w:rsidR="00000000" w:rsidRPr="00000000">
        <w:rPr>
          <w:rtl w:val="0"/>
        </w:rPr>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19"/>
        </w:tabs>
        <w:spacing w:after="0" w:before="136"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5</w:t>
        <w:tab/>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LASD rolls up its detailed financial data into a single multi-year summary, as shown</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6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 Figure </w:t>
      </w:r>
      <w:hyperlink w:anchor="_heading=h.22faf7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A.7 on page 106.</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In addition to purely financial data, the multi-year summary</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89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7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includes the key assumptions that were behind the numbers. In fact, the first section of</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8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Figure </w:t>
      </w:r>
      <w:hyperlink w:anchor="_heading=h.22faf7d">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A.7</w:t>
        </w:r>
      </w:hyperlink>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 is only assumptions, and it is those assumptions which drive the numbers in</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885" w:right="0" w:firstLine="0"/>
        <w:jc w:val="left"/>
        <w:rPr>
          <w:rFonts w:ascii="Alegreya" w:cs="Alegreya" w:eastAsia="Alegreya" w:hAnsi="Alegreya"/>
          <w:b w:val="0"/>
          <w:i w:val="0"/>
          <w:smallCaps w:val="0"/>
          <w:strike w:val="0"/>
          <w:color w:val="000000"/>
          <w:sz w:val="24"/>
          <w:szCs w:val="24"/>
          <w:u w:val="none"/>
          <w:shd w:fill="auto" w:val="clear"/>
          <w:vertAlign w:val="baseline"/>
        </w:rPr>
        <w:sectPr>
          <w:footerReference r:id="rId318" w:type="default"/>
          <w:type w:val="nextPage"/>
          <w:pgSz w:h="15840" w:w="12240" w:orient="portrait"/>
          <w:pgMar w:bottom="1620" w:top="1660" w:left="1000" w:right="1300" w:header="0" w:footer="1438"/>
        </w:sect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9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Sections 2–4. The value of this summary is that it captures in one table the key data</w:t>
      </w:r>
    </w:p>
    <w:p w:rsidR="00000000" w:rsidDel="00000000" w:rsidP="00000000" w:rsidRDefault="00000000" w:rsidRPr="00000000" w14:paraId="00000CA6">
      <w:pPr>
        <w:spacing w:before="59" w:line="269" w:lineRule="auto"/>
        <w:ind w:left="468" w:right="0" w:firstLine="0"/>
        <w:jc w:val="left"/>
        <w:rPr>
          <w:b w:val="1"/>
          <w:sz w:val="20"/>
          <w:szCs w:val="20"/>
        </w:rPr>
      </w:pPr>
      <w:bookmarkStart w:colFirst="0" w:colLast="0" w:name="_heading=h.48zs1w5" w:id="317"/>
      <w:bookmarkEnd w:id="317"/>
      <w:r w:rsidDel="00000000" w:rsidR="00000000" w:rsidRPr="00000000">
        <w:rPr>
          <w:b w:val="1"/>
          <w:sz w:val="20"/>
          <w:szCs w:val="20"/>
          <w:rtl w:val="0"/>
        </w:rPr>
        <w:t xml:space="preserve">Figure A.3</w:t>
      </w:r>
    </w:p>
    <w:p w:rsidR="00000000" w:rsidDel="00000000" w:rsidP="00000000" w:rsidRDefault="00000000" w:rsidRPr="00000000" w14:paraId="00000CA7">
      <w:pPr>
        <w:spacing w:before="0" w:line="328" w:lineRule="auto"/>
        <w:ind w:left="468" w:right="0" w:firstLine="0"/>
        <w:jc w:val="left"/>
        <w:rPr>
          <w:i w:val="1"/>
          <w:sz w:val="24"/>
          <w:szCs w:val="24"/>
        </w:rPr>
      </w:pPr>
      <w:r w:rsidDel="00000000" w:rsidR="00000000" w:rsidRPr="00000000">
        <w:rPr>
          <w:i w:val="1"/>
          <w:sz w:val="24"/>
          <w:szCs w:val="24"/>
          <w:rtl w:val="0"/>
        </w:rPr>
        <w:t xml:space="preserve">LASD YE 2020 Change of Net Position</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1"/>
          <w:szCs w:val="11"/>
          <w:u w:val="none"/>
          <w:shd w:fill="auto" w:val="clear"/>
          <w:vertAlign w:val="baseline"/>
        </w:rPr>
      </w:pPr>
      <w:r w:rsidDel="00000000" w:rsidR="00000000" w:rsidRPr="00000000">
        <w:rPr>
          <w:rtl w:val="0"/>
        </w:rPr>
      </w:r>
    </w:p>
    <w:tbl>
      <w:tblPr>
        <w:tblStyle w:val="Table7"/>
        <w:tblW w:w="8564.0" w:type="dxa"/>
        <w:jc w:val="left"/>
        <w:tblInd w:w="50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45"/>
        <w:gridCol w:w="1587"/>
        <w:gridCol w:w="1361"/>
        <w:gridCol w:w="1384"/>
        <w:gridCol w:w="987"/>
        <w:tblGridChange w:id="0">
          <w:tblGrid>
            <w:gridCol w:w="3245"/>
            <w:gridCol w:w="1587"/>
            <w:gridCol w:w="1361"/>
            <w:gridCol w:w="1384"/>
            <w:gridCol w:w="987"/>
          </w:tblGrid>
        </w:tblGridChange>
      </w:tblGrid>
      <w:tr>
        <w:trPr>
          <w:cantSplit w:val="0"/>
          <w:trHeight w:val="421" w:hRule="atLeast"/>
          <w:tblHeader w:val="0"/>
        </w:trPr>
        <w:tc>
          <w:tcPr>
            <w:gridSpan w:val="5"/>
            <w:tcBorders>
              <w:top w:color="000000" w:space="0" w:sz="6" w:val="single"/>
              <w:left w:color="000000" w:space="0" w:sz="6" w:val="single"/>
              <w:bottom w:color="000000" w:space="0" w:sz="6" w:val="single"/>
              <w:right w:color="000000" w:space="0" w:sz="6" w:val="single"/>
            </w:tcBorders>
            <w:shd w:fill="dbdbdb" w:val="clear"/>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987" w:right="2978"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472c3"/>
                <w:sz w:val="20"/>
                <w:szCs w:val="20"/>
                <w:u w:val="none"/>
                <w:shd w:fill="auto" w:val="clear"/>
                <w:vertAlign w:val="baseline"/>
                <w:rtl w:val="0"/>
              </w:rPr>
              <w:t xml:space="preserve">Table 2: Change in Net Position</w:t>
            </w:r>
            <w:r w:rsidDel="00000000" w:rsidR="00000000" w:rsidRPr="00000000">
              <w:rPr>
                <w:rtl w:val="0"/>
              </w:rPr>
            </w:r>
          </w:p>
        </w:tc>
      </w:tr>
      <w:tr>
        <w:trPr>
          <w:cantSplit w:val="0"/>
          <w:trHeight w:val="434" w:hRule="atLeast"/>
          <w:tblHeader w:val="0"/>
        </w:trPr>
        <w:tc>
          <w:tcPr>
            <w:gridSpan w:val="2"/>
            <w:tcBorders>
              <w:top w:color="000000" w:space="0" w:sz="6" w:val="single"/>
              <w:left w:color="000000" w:space="0" w:sz="6" w:val="single"/>
              <w:bottom w:color="000000" w:space="0" w:sz="6" w:val="single"/>
            </w:tcBorders>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0" w:right="177"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June 30, 2019</w:t>
            </w:r>
          </w:p>
        </w:tc>
        <w:tc>
          <w:tcPr>
            <w:tcBorders>
              <w:top w:color="000000" w:space="0" w:sz="6" w:val="single"/>
              <w:bottom w:color="000000" w:space="0" w:sz="6" w:val="single"/>
            </w:tcBorders>
            <w:shd w:fill="f4af83" w:val="clear"/>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June 30, 2020</w:t>
            </w:r>
          </w:p>
        </w:tc>
        <w:tc>
          <w:tcPr>
            <w:tcBorders>
              <w:top w:color="000000" w:space="0" w:sz="6" w:val="single"/>
              <w:bottom w:color="000000" w:space="0" w:sz="6" w:val="single"/>
            </w:tcBorders>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40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Change</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1" w:right="89" w:firstLine="0"/>
              <w:jc w:val="center"/>
              <w:rPr>
                <w:rFonts w:ascii="Calibri" w:cs="Calibri" w:eastAsia="Calibri" w:hAnsi="Calibri"/>
                <w:b w:val="1"/>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1"/>
                <w:smallCaps w:val="0"/>
                <w:strike w:val="0"/>
                <w:color w:val="4472c3"/>
                <w:sz w:val="17"/>
                <w:szCs w:val="17"/>
                <w:u w:val="none"/>
                <w:shd w:fill="auto" w:val="clear"/>
                <w:vertAlign w:val="baseline"/>
                <w:rtl w:val="0"/>
              </w:rPr>
              <w:t xml:space="preserve">Percentage</w:t>
            </w: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81" w:lineRule="auto"/>
              <w:ind w:left="71" w:right="89" w:firstLine="0"/>
              <w:jc w:val="center"/>
              <w:rPr>
                <w:rFonts w:ascii="Calibri" w:cs="Calibri" w:eastAsia="Calibri" w:hAnsi="Calibri"/>
                <w:b w:val="1"/>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1"/>
                <w:smallCaps w:val="0"/>
                <w:strike w:val="0"/>
                <w:color w:val="4472c3"/>
                <w:sz w:val="17"/>
                <w:szCs w:val="17"/>
                <w:u w:val="none"/>
                <w:shd w:fill="auto" w:val="clear"/>
                <w:vertAlign w:val="baseline"/>
                <w:rtl w:val="0"/>
              </w:rPr>
              <w:t xml:space="preserve">Change</w:t>
            </w:r>
            <w:r w:rsidDel="00000000" w:rsidR="00000000" w:rsidRPr="00000000">
              <w:rPr>
                <w:rtl w:val="0"/>
              </w:rPr>
            </w:r>
          </w:p>
        </w:tc>
      </w:tr>
      <w:tr>
        <w:trPr>
          <w:cantSplit w:val="0"/>
          <w:trHeight w:val="209" w:hRule="atLeast"/>
          <w:tblHeader w:val="0"/>
        </w:trPr>
        <w:tc>
          <w:tcPr>
            <w:gridSpan w:val="2"/>
            <w:tcBorders>
              <w:top w:color="000000" w:space="0" w:sz="6" w:val="single"/>
              <w:left w:color="000000" w:space="0" w:sz="6" w:val="single"/>
              <w:bottom w:color="000000" w:space="0" w:sz="6" w:val="single"/>
            </w:tcBorders>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Revenues</w:t>
            </w:r>
          </w:p>
        </w:tc>
        <w:tc>
          <w:tcPr>
            <w:tcBorders>
              <w:top w:color="000000" w:space="0" w:sz="6" w:val="single"/>
              <w:bottom w:color="000000" w:space="0" w:sz="6" w:val="single"/>
            </w:tcBorders>
            <w:shd w:fill="f4af83" w:val="clear"/>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2"/>
            <w:tcBorders>
              <w:top w:color="000000" w:space="0" w:sz="6" w:val="single"/>
              <w:bottom w:color="000000" w:space="0" w:sz="6" w:val="single"/>
              <w:right w:color="000000" w:space="0" w:sz="6" w:val="single"/>
            </w:tcBorders>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33" w:hRule="atLeast"/>
          <w:tblHeader w:val="0"/>
        </w:trPr>
        <w:tc>
          <w:tcPr>
            <w:tcBorders>
              <w:top w:color="000000" w:space="0" w:sz="6" w:val="single"/>
              <w:left w:color="000000" w:space="0" w:sz="6" w:val="single"/>
            </w:tcBorders>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2"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Program Revenues:</w:t>
            </w:r>
          </w:p>
        </w:tc>
        <w:tc>
          <w:tcPr>
            <w:tcBorders>
              <w:top w:color="000000" w:space="0" w:sz="6" w:val="single"/>
            </w:tcBorders>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tcBorders>
            <w:shd w:fill="f4af83" w:val="clear"/>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right w:color="000000" w:space="0" w:sz="6" w:val="single"/>
            </w:tcBorders>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Charges for Services</w:t>
            </w:r>
          </w:p>
        </w:tc>
        <w:tc>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77"/>
              </w:tabs>
              <w:spacing w:after="0" w:before="0" w:line="201" w:lineRule="auto"/>
              <w:ind w:left="298"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w:t>
            </w:r>
          </w:p>
        </w:tc>
        <w:tc>
          <w:tcPr>
            <w:shd w:fill="f4af83" w:val="clear"/>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1"/>
              </w:tabs>
              <w:spacing w:after="0" w:before="0" w:line="201" w:lineRule="auto"/>
              <w:ind w:left="98"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446,710</w:t>
            </w:r>
          </w:p>
        </w:tc>
        <w:tc>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0"/>
              </w:tabs>
              <w:spacing w:after="0" w:before="0" w:line="201" w:lineRule="auto"/>
              <w:ind w:left="84"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w:t>
              <w:tab/>
              <w:t xml:space="preserve">446,710</w:t>
            </w:r>
          </w:p>
        </w:tc>
        <w:tc>
          <w:tcPr>
            <w:tcBorders>
              <w:right w:color="000000" w:space="0" w:sz="6" w:val="single"/>
            </w:tcBorders>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66"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100%</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Operating Grants and Contributions</w:t>
            </w:r>
          </w:p>
        </w:tc>
        <w:tc>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8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10,052,323</w:t>
            </w:r>
          </w:p>
        </w:tc>
        <w:tc>
          <w:tcPr>
            <w:shd w:fill="f4af83" w:val="clear"/>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4"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7,968,769</w:t>
            </w:r>
          </w:p>
        </w:tc>
        <w:tc>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61"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(2,083,554)</w:t>
            </w:r>
          </w:p>
        </w:tc>
        <w:tc>
          <w:tcPr>
            <w:tcBorders>
              <w:right w:color="000000" w:space="0" w:sz="6" w:val="single"/>
            </w:tcBorders>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89"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­21%</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Capital Grants and Contributions</w:t>
            </w:r>
          </w:p>
        </w:tc>
        <w:tc>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255"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r>
          </w:p>
        </w:tc>
        <w:tc>
          <w:tcPr>
            <w:shd w:fill="f4af83" w:val="clear"/>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23,000,000</w:t>
            </w:r>
          </w:p>
        </w:tc>
        <w:tc>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23,000,000</w:t>
            </w:r>
          </w:p>
        </w:tc>
        <w:tc>
          <w:tcPr>
            <w:tcBorders>
              <w:right w:color="000000" w:space="0" w:sz="6" w:val="single"/>
            </w:tcBorders>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66"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100%</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2"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General Revenues:</w:t>
            </w:r>
          </w:p>
        </w:tc>
        <w:tc>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f4af83" w:val="clear"/>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Property Taxes</w:t>
            </w:r>
          </w:p>
        </w:tc>
        <w:tc>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63,216,247</w:t>
            </w:r>
          </w:p>
        </w:tc>
        <w:tc>
          <w:tcPr>
            <w:shd w:fill="f4af83" w:val="clear"/>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2"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65,285,688</w:t>
            </w:r>
          </w:p>
        </w:tc>
        <w:tc>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2,069,441</w:t>
            </w:r>
          </w:p>
        </w:tc>
        <w:tc>
          <w:tcPr>
            <w:tcBorders>
              <w:right w:color="000000" w:space="0" w:sz="6" w:val="single"/>
            </w:tcBorders>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3%</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Grants and Entitlements ­ Unrestricted</w:t>
            </w:r>
          </w:p>
        </w:tc>
        <w:tc>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8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3,933,401</w:t>
            </w:r>
          </w:p>
        </w:tc>
        <w:tc>
          <w:tcPr>
            <w:shd w:fill="f4af83" w:val="clear"/>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5"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2,511,734</w:t>
            </w:r>
          </w:p>
        </w:tc>
        <w:tc>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62"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(1,421,667)</w:t>
            </w:r>
          </w:p>
        </w:tc>
        <w:tc>
          <w:tcPr>
            <w:tcBorders>
              <w:right w:color="000000" w:space="0" w:sz="6" w:val="single"/>
            </w:tcBorders>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8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­36%</w:t>
            </w:r>
          </w:p>
        </w:tc>
      </w:tr>
      <w:tr>
        <w:trPr>
          <w:cantSplit w:val="0"/>
          <w:trHeight w:val="194" w:hRule="atLeast"/>
          <w:tblHeader w:val="0"/>
        </w:trPr>
        <w:tc>
          <w:tcPr>
            <w:tcBorders>
              <w:left w:color="000000" w:space="0" w:sz="6" w:val="single"/>
              <w:bottom w:color="000000" w:space="0" w:sz="6" w:val="single"/>
            </w:tcBorders>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Other</w:t>
            </w:r>
          </w:p>
        </w:tc>
        <w:tc>
          <w:tcPr>
            <w:tcBorders>
              <w:bottom w:color="000000" w:space="0" w:sz="6" w:val="single"/>
            </w:tcBorders>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7,347,728</w:t>
            </w:r>
          </w:p>
        </w:tc>
        <w:tc>
          <w:tcPr>
            <w:tcBorders>
              <w:bottom w:color="000000" w:space="0" w:sz="6" w:val="single"/>
            </w:tcBorders>
            <w:shd w:fill="f4af83" w:val="clear"/>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7,498,513</w:t>
            </w:r>
          </w:p>
        </w:tc>
        <w:tc>
          <w:tcPr>
            <w:tcBorders>
              <w:bottom w:color="000000" w:space="0" w:sz="6" w:val="single"/>
            </w:tcBorders>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114"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150,785</w:t>
            </w:r>
          </w:p>
        </w:tc>
        <w:tc>
          <w:tcPr>
            <w:tcBorders>
              <w:bottom w:color="000000" w:space="0" w:sz="6" w:val="single"/>
              <w:right w:color="000000" w:space="0" w:sz="6" w:val="single"/>
            </w:tcBorders>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w:t>
            </w:r>
          </w:p>
        </w:tc>
      </w:tr>
      <w:tr>
        <w:trPr>
          <w:cantSplit w:val="0"/>
          <w:trHeight w:val="209"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Total Revenues</w:t>
            </w:r>
          </w:p>
        </w:tc>
        <w:tc>
          <w:tcPr>
            <w:tcBorders>
              <w:top w:color="000000" w:space="0" w:sz="6" w:val="single"/>
              <w:bottom w:color="000000" w:space="0" w:sz="6" w:val="single"/>
            </w:tcBorders>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84,549,699</w:t>
            </w:r>
          </w:p>
        </w:tc>
        <w:tc>
          <w:tcPr>
            <w:tcBorders>
              <w:top w:color="000000" w:space="0" w:sz="6" w:val="single"/>
              <w:bottom w:color="000000" w:space="0" w:sz="6" w:val="single"/>
            </w:tcBorders>
            <w:shd w:fill="f4af83" w:val="clear"/>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93"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106,711,414</w:t>
            </w:r>
          </w:p>
        </w:tc>
        <w:tc>
          <w:tcPr>
            <w:tcBorders>
              <w:top w:color="000000" w:space="0" w:sz="6" w:val="single"/>
              <w:bottom w:color="000000" w:space="0" w:sz="6" w:val="single"/>
            </w:tcBorders>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116"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22,161,715</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1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26%</w:t>
            </w:r>
          </w:p>
        </w:tc>
      </w:tr>
      <w:tr>
        <w:trPr>
          <w:cantSplit w:val="0"/>
          <w:trHeight w:val="275" w:hRule="atLeast"/>
          <w:tblHeader w:val="0"/>
        </w:trPr>
        <w:tc>
          <w:tcPr>
            <w:gridSpan w:val="2"/>
            <w:tcBorders>
              <w:top w:color="000000" w:space="0" w:sz="6" w:val="single"/>
              <w:left w:color="000000" w:space="0" w:sz="6" w:val="single"/>
              <w:bottom w:color="000000" w:space="0" w:sz="6" w:val="single"/>
            </w:tcBorders>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4af83" w:val="clear"/>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6" w:val="single"/>
              <w:bottom w:color="000000" w:space="0" w:sz="6" w:val="single"/>
              <w:right w:color="000000" w:space="0" w:sz="6" w:val="single"/>
            </w:tcBorders>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09" w:hRule="atLeast"/>
          <w:tblHeader w:val="0"/>
        </w:trPr>
        <w:tc>
          <w:tcPr>
            <w:gridSpan w:val="2"/>
            <w:tcBorders>
              <w:top w:color="000000" w:space="0" w:sz="6" w:val="single"/>
              <w:left w:color="000000" w:space="0" w:sz="6" w:val="single"/>
              <w:bottom w:color="000000" w:space="0" w:sz="6" w:val="single"/>
            </w:tcBorders>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Program Expenses</w:t>
            </w:r>
          </w:p>
        </w:tc>
        <w:tc>
          <w:tcPr>
            <w:tcBorders>
              <w:top w:color="000000" w:space="0" w:sz="6" w:val="single"/>
              <w:bottom w:color="000000" w:space="0" w:sz="6" w:val="single"/>
            </w:tcBorders>
            <w:shd w:fill="f4af83" w:val="clear"/>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2"/>
            <w:tcBorders>
              <w:top w:color="000000" w:space="0" w:sz="6" w:val="single"/>
              <w:bottom w:color="000000" w:space="0" w:sz="6" w:val="single"/>
              <w:right w:color="000000" w:space="0" w:sz="6" w:val="single"/>
            </w:tcBorders>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33" w:hRule="atLeast"/>
          <w:tblHeader w:val="0"/>
        </w:trPr>
        <w:tc>
          <w:tcPr>
            <w:tcBorders>
              <w:top w:color="000000" w:space="0" w:sz="6" w:val="single"/>
              <w:left w:color="000000" w:space="0" w:sz="6" w:val="single"/>
            </w:tcBorders>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2"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Instruction</w:t>
            </w:r>
          </w:p>
        </w:tc>
        <w:tc>
          <w:tcPr>
            <w:tcBorders>
              <w:top w:color="000000" w:space="0" w:sz="6" w:val="single"/>
            </w:tcBorders>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52,349,163</w:t>
            </w:r>
          </w:p>
        </w:tc>
        <w:tc>
          <w:tcPr>
            <w:tcBorders>
              <w:top w:color="000000" w:space="0" w:sz="6" w:val="single"/>
            </w:tcBorders>
            <w:shd w:fill="f4af83" w:val="clear"/>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92"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54,025,994</w:t>
            </w:r>
          </w:p>
        </w:tc>
        <w:tc>
          <w:tcPr>
            <w:tcBorders>
              <w:top w:color="000000" w:space="0" w:sz="6" w:val="single"/>
            </w:tcBorders>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1,676,831</w:t>
            </w:r>
          </w:p>
        </w:tc>
        <w:tc>
          <w:tcPr>
            <w:tcBorders>
              <w:top w:color="000000" w:space="0" w:sz="6" w:val="single"/>
              <w:right w:color="000000" w:space="0" w:sz="6" w:val="single"/>
            </w:tcBorders>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3%</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2"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Support Services:</w:t>
            </w:r>
          </w:p>
        </w:tc>
        <w:tc>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f4af83" w:val="clear"/>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Instruction­related services</w:t>
            </w:r>
          </w:p>
        </w:tc>
        <w:tc>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7,219,873</w:t>
            </w:r>
          </w:p>
        </w:tc>
        <w:tc>
          <w:tcPr>
            <w:shd w:fill="f4af83" w:val="clear"/>
          </w:tcPr>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7,282,281</w:t>
            </w:r>
          </w:p>
        </w:tc>
        <w:tc>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114"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62,408</w:t>
            </w:r>
          </w:p>
        </w:tc>
        <w:tc>
          <w:tcPr>
            <w:tcBorders>
              <w:right w:color="000000" w:space="0" w:sz="6" w:val="single"/>
            </w:tcBorders>
          </w:tcPr>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Pupil services</w:t>
            </w:r>
          </w:p>
        </w:tc>
        <w:tc>
          <w:tcPr/>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4,381,022</w:t>
            </w:r>
          </w:p>
        </w:tc>
        <w:tc>
          <w:tcPr>
            <w:shd w:fill="f4af83" w:val="clear"/>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4,334,692</w:t>
            </w:r>
          </w:p>
        </w:tc>
        <w:tc>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57"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(46,330)</w:t>
            </w:r>
          </w:p>
        </w:tc>
        <w:tc>
          <w:tcPr>
            <w:tcBorders>
              <w:right w:color="000000" w:space="0" w:sz="6" w:val="single"/>
            </w:tcBorders>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General administration</w:t>
            </w:r>
          </w:p>
        </w:tc>
        <w:tc>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4,658,051</w:t>
            </w:r>
          </w:p>
        </w:tc>
        <w:tc>
          <w:tcPr>
            <w:shd w:fill="f4af83" w:val="clear"/>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4,519,337</w:t>
            </w:r>
          </w:p>
        </w:tc>
        <w:tc>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58"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(138,714)</w:t>
            </w:r>
          </w:p>
        </w:tc>
        <w:tc>
          <w:tcPr>
            <w:tcBorders>
              <w:right w:color="000000" w:space="0" w:sz="6" w:val="single"/>
            </w:tcBorders>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­3%</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Plant services</w:t>
            </w:r>
          </w:p>
        </w:tc>
        <w:tc>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8,526,753</w:t>
            </w:r>
          </w:p>
        </w:tc>
        <w:tc>
          <w:tcPr>
            <w:shd w:fill="f4af83" w:val="clear"/>
          </w:tcPr>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8,569,628</w:t>
            </w:r>
          </w:p>
        </w:tc>
        <w:tc>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114"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42,875</w:t>
            </w:r>
          </w:p>
        </w:tc>
        <w:tc>
          <w:tcPr>
            <w:tcBorders>
              <w:right w:color="000000" w:space="0" w:sz="6" w:val="single"/>
            </w:tcBorders>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w:t>
            </w:r>
          </w:p>
        </w:tc>
      </w:tr>
      <w:tr>
        <w:trPr>
          <w:cantSplit w:val="0"/>
          <w:trHeight w:val="224" w:hRule="atLeast"/>
          <w:tblHeader w:val="0"/>
        </w:trPr>
        <w:tc>
          <w:tcPr>
            <w:tcBorders>
              <w:left w:color="000000" w:space="0" w:sz="6" w:val="single"/>
            </w:tcBorders>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91"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Payments to other agencies</w:t>
            </w:r>
          </w:p>
        </w:tc>
        <w:tc>
          <w:tcPr/>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255"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r>
          </w:p>
        </w:tc>
        <w:tc>
          <w:tcPr>
            <w:shd w:fill="f4af83" w:val="clear"/>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89"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7,036</w:t>
            </w:r>
          </w:p>
        </w:tc>
        <w:tc>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112"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7,036</w:t>
            </w:r>
          </w:p>
        </w:tc>
        <w:tc>
          <w:tcPr>
            <w:tcBorders>
              <w:right w:color="000000" w:space="0" w:sz="6" w:val="single"/>
            </w:tcBorders>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67"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100%</w:t>
            </w:r>
          </w:p>
        </w:tc>
      </w:tr>
      <w:tr>
        <w:trPr>
          <w:cantSplit w:val="0"/>
          <w:trHeight w:val="194" w:hRule="atLeast"/>
          <w:tblHeader w:val="0"/>
        </w:trPr>
        <w:tc>
          <w:tcPr>
            <w:tcBorders>
              <w:left w:color="000000" w:space="0" w:sz="6" w:val="single"/>
              <w:bottom w:color="000000" w:space="0" w:sz="6" w:val="single"/>
            </w:tcBorders>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32"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Interest and Fiscal Charges</w:t>
            </w:r>
          </w:p>
        </w:tc>
        <w:tc>
          <w:tcPr>
            <w:tcBorders>
              <w:bottom w:color="000000" w:space="0" w:sz="6" w:val="single"/>
            </w:tcBorders>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2,893,333</w:t>
            </w:r>
          </w:p>
        </w:tc>
        <w:tc>
          <w:tcPr>
            <w:tcBorders>
              <w:bottom w:color="000000" w:space="0" w:sz="6" w:val="single"/>
            </w:tcBorders>
            <w:shd w:fill="f4af83" w:val="clear"/>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9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4,857,989</w:t>
            </w:r>
          </w:p>
        </w:tc>
        <w:tc>
          <w:tcPr>
            <w:tcBorders>
              <w:bottom w:color="000000" w:space="0" w:sz="6" w:val="single"/>
            </w:tcBorders>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1,964,656</w:t>
            </w:r>
          </w:p>
        </w:tc>
        <w:tc>
          <w:tcPr>
            <w:tcBorders>
              <w:bottom w:color="000000" w:space="0" w:sz="6" w:val="single"/>
              <w:right w:color="000000" w:space="0" w:sz="6" w:val="single"/>
            </w:tcBorders>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31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68%</w:t>
            </w:r>
          </w:p>
        </w:tc>
      </w:tr>
      <w:tr>
        <w:trPr>
          <w:cantSplit w:val="0"/>
          <w:trHeight w:val="209"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Total Expenses</w:t>
            </w:r>
          </w:p>
        </w:tc>
        <w:tc>
          <w:tcPr>
            <w:tcBorders>
              <w:top w:color="000000" w:space="0" w:sz="6" w:val="single"/>
              <w:bottom w:color="000000" w:space="0" w:sz="6" w:val="single"/>
            </w:tcBorders>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80,028,195</w:t>
            </w:r>
          </w:p>
        </w:tc>
        <w:tc>
          <w:tcPr>
            <w:tcBorders>
              <w:top w:color="000000" w:space="0" w:sz="6" w:val="single"/>
              <w:bottom w:color="000000" w:space="0" w:sz="6" w:val="single"/>
            </w:tcBorders>
            <w:shd w:fill="f4af83" w:val="clear"/>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92"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83,596,957</w:t>
            </w:r>
          </w:p>
        </w:tc>
        <w:tc>
          <w:tcPr>
            <w:tcBorders>
              <w:top w:color="000000" w:space="0" w:sz="6" w:val="single"/>
              <w:bottom w:color="000000" w:space="0" w:sz="6" w:val="single"/>
            </w:tcBorders>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3,568,762</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5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4%</w:t>
            </w:r>
          </w:p>
        </w:tc>
      </w:tr>
      <w:tr>
        <w:trPr>
          <w:cantSplit w:val="0"/>
          <w:trHeight w:val="249" w:hRule="atLeast"/>
          <w:tblHeader w:val="0"/>
        </w:trPr>
        <w:tc>
          <w:tcPr>
            <w:gridSpan w:val="2"/>
            <w:tcBorders>
              <w:top w:color="000000" w:space="0" w:sz="6" w:val="single"/>
              <w:left w:color="000000" w:space="0" w:sz="6" w:val="single"/>
              <w:bottom w:color="000000" w:space="0" w:sz="6" w:val="single"/>
            </w:tcBorders>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4af83" w:val="clear"/>
          </w:tcPr>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6" w:val="single"/>
              <w:bottom w:color="000000" w:space="0" w:sz="6" w:val="single"/>
              <w:right w:color="000000" w:space="0" w:sz="6" w:val="single"/>
            </w:tcBorders>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4472c3"/>
                <w:sz w:val="17"/>
                <w:szCs w:val="17"/>
                <w:u w:val="none"/>
                <w:shd w:fill="auto" w:val="clear"/>
                <w:vertAlign w:val="baseline"/>
                <w:rtl w:val="0"/>
              </w:rPr>
              <w:t xml:space="preserve">Change in Net Position</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4,521,504</w:t>
            </w:r>
          </w:p>
        </w:tc>
        <w:tc>
          <w:tcPr>
            <w:tcBorders>
              <w:top w:color="000000" w:space="0" w:sz="6" w:val="single"/>
              <w:bottom w:color="000000" w:space="0" w:sz="6" w:val="single"/>
            </w:tcBorders>
            <w:shd w:fill="f4af83" w:val="clear"/>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92"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23,114,457</w:t>
            </w:r>
          </w:p>
        </w:tc>
        <w:tc>
          <w:tcPr>
            <w:tcBorders>
              <w:top w:color="000000" w:space="0" w:sz="6" w:val="single"/>
              <w:bottom w:color="000000" w:space="0" w:sz="6" w:val="single"/>
            </w:tcBorders>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116"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18,592,953</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265"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411%</w:t>
            </w:r>
          </w:p>
        </w:tc>
      </w:tr>
      <w:tr>
        <w:trPr>
          <w:cantSplit w:val="0"/>
          <w:trHeight w:val="209" w:hRule="atLeast"/>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Beginning Net Position</w:t>
            </w:r>
          </w:p>
        </w:tc>
        <w:tc>
          <w:tcPr>
            <w:tcBorders>
              <w:top w:color="000000" w:space="0" w:sz="6" w:val="single"/>
              <w:bottom w:color="000000" w:space="0" w:sz="6" w:val="single"/>
            </w:tcBorders>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2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(23,111,506)</w:t>
            </w:r>
          </w:p>
        </w:tc>
        <w:tc>
          <w:tcPr>
            <w:tcBorders>
              <w:top w:color="000000" w:space="0" w:sz="6" w:val="single"/>
              <w:bottom w:color="000000" w:space="0" w:sz="6" w:val="single"/>
            </w:tcBorders>
            <w:shd w:fill="f4af83" w:val="clear"/>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36"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(18,590,002)</w:t>
            </w:r>
          </w:p>
        </w:tc>
        <w:tc>
          <w:tcPr>
            <w:tcBorders>
              <w:top w:color="000000" w:space="0" w:sz="6" w:val="single"/>
              <w:bottom w:color="000000" w:space="0" w:sz="6" w:val="single"/>
            </w:tcBorders>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0" w:right="115"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4,521,504</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1" w:lineRule="auto"/>
              <w:ind w:left="318"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20%</w:t>
            </w:r>
          </w:p>
        </w:tc>
      </w:tr>
      <w:tr>
        <w:trPr>
          <w:cantSplit w:val="0"/>
          <w:trHeight w:val="209" w:hRule="atLeast"/>
          <w:tblHeader w:val="0"/>
        </w:trPr>
        <w:tc>
          <w:tcPr>
            <w:tcBorders>
              <w:top w:color="000000" w:space="0" w:sz="6" w:val="single"/>
              <w:left w:color="000000" w:space="0" w:sz="6" w:val="single"/>
              <w:bottom w:color="000000" w:space="0" w:sz="12" w:val="single"/>
            </w:tcBorders>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0" w:lineRule="auto"/>
              <w:ind w:left="32"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Ending Net Position</w:t>
            </w:r>
          </w:p>
        </w:tc>
        <w:tc>
          <w:tcPr>
            <w:tcBorders>
              <w:top w:color="000000" w:space="0" w:sz="6" w:val="single"/>
              <w:bottom w:color="000000" w:space="0" w:sz="12" w:val="single"/>
            </w:tcBorders>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45"/>
              </w:tabs>
              <w:spacing w:after="0" w:before="9" w:line="180" w:lineRule="auto"/>
              <w:ind w:left="0" w:right="21"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(18,590,002)</w:t>
            </w:r>
          </w:p>
        </w:tc>
        <w:tc>
          <w:tcPr>
            <w:tcBorders>
              <w:top w:color="000000" w:space="0" w:sz="6" w:val="single"/>
              <w:bottom w:color="000000" w:space="0" w:sz="12" w:val="single"/>
            </w:tcBorders>
            <w:shd w:fill="f4af83" w:val="clear"/>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8"/>
              </w:tabs>
              <w:spacing w:after="0" w:before="9" w:line="180" w:lineRule="auto"/>
              <w:ind w:left="97"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4,524,455</w:t>
            </w:r>
          </w:p>
        </w:tc>
        <w:tc>
          <w:tcPr>
            <w:tcBorders>
              <w:top w:color="000000" w:space="0" w:sz="6" w:val="single"/>
              <w:bottom w:color="000000" w:space="0" w:sz="12" w:val="single"/>
            </w:tcBorders>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4"/>
              </w:tabs>
              <w:spacing w:after="0" w:before="9" w:line="180" w:lineRule="auto"/>
              <w:ind w:left="96"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w:t>
              <w:tab/>
              <w:t xml:space="preserve">23,114,457</w:t>
            </w:r>
          </w:p>
        </w:tc>
        <w:tc>
          <w:tcPr>
            <w:tcBorders>
              <w:top w:color="000000" w:space="0" w:sz="6" w:val="single"/>
              <w:bottom w:color="000000" w:space="0" w:sz="12" w:val="single"/>
              <w:right w:color="000000" w:space="0" w:sz="6" w:val="single"/>
            </w:tcBorders>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80" w:lineRule="auto"/>
              <w:ind w:left="264"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124%</w:t>
            </w:r>
          </w:p>
        </w:tc>
      </w:tr>
    </w:tbl>
    <w:p w:rsidR="00000000" w:rsidDel="00000000" w:rsidP="00000000" w:rsidRDefault="00000000" w:rsidRPr="00000000" w14:paraId="00000D34">
      <w:pPr>
        <w:spacing w:before="36" w:lineRule="auto"/>
        <w:ind w:left="468"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1tdr5v4">
        <w:r w:rsidDel="00000000" w:rsidR="00000000" w:rsidRPr="00000000">
          <w:rPr>
            <w:sz w:val="20"/>
            <w:szCs w:val="20"/>
            <w:rtl w:val="0"/>
          </w:rPr>
          <w:t xml:space="preserve">(2021a,</w:t>
        </w:r>
      </w:hyperlink>
      <w:r w:rsidDel="00000000" w:rsidR="00000000" w:rsidRPr="00000000">
        <w:rPr>
          <w:sz w:val="20"/>
          <w:szCs w:val="20"/>
          <w:rtl w:val="0"/>
        </w:rPr>
        <w:t xml:space="preserve"> p. 7). Public record.</w:t>
      </w:r>
    </w:p>
    <w:p w:rsidR="00000000" w:rsidDel="00000000" w:rsidP="00000000" w:rsidRDefault="00000000" w:rsidRPr="00000000" w14:paraId="00000D35">
      <w:pPr>
        <w:spacing w:before="141" w:line="269" w:lineRule="auto"/>
        <w:ind w:left="468" w:right="0" w:firstLine="0"/>
        <w:jc w:val="left"/>
        <w:rPr>
          <w:b w:val="1"/>
          <w:sz w:val="20"/>
          <w:szCs w:val="20"/>
        </w:rPr>
      </w:pPr>
      <w:bookmarkStart w:colFirst="0" w:colLast="0" w:name="_heading=h.2o52c3y" w:id="318"/>
      <w:bookmarkEnd w:id="318"/>
      <w:r w:rsidDel="00000000" w:rsidR="00000000" w:rsidRPr="00000000">
        <w:rPr>
          <w:b w:val="1"/>
          <w:sz w:val="20"/>
          <w:szCs w:val="20"/>
          <w:rtl w:val="0"/>
        </w:rPr>
        <w:t xml:space="preserve">Figure A.4</w:t>
      </w:r>
    </w:p>
    <w:p w:rsidR="00000000" w:rsidDel="00000000" w:rsidP="00000000" w:rsidRDefault="00000000" w:rsidRPr="00000000" w14:paraId="00000D36">
      <w:pPr>
        <w:spacing w:before="0" w:line="328" w:lineRule="auto"/>
        <w:ind w:left="468" w:right="0" w:firstLine="0"/>
        <w:jc w:val="left"/>
        <w:rPr>
          <w:i w:val="1"/>
          <w:sz w:val="24"/>
          <w:szCs w:val="24"/>
        </w:rPr>
      </w:pPr>
      <w:r w:rsidDel="00000000" w:rsidR="00000000" w:rsidRPr="00000000">
        <w:rPr>
          <w:i w:val="1"/>
          <w:sz w:val="24"/>
          <w:szCs w:val="24"/>
          <w:rtl w:val="0"/>
        </w:rPr>
        <w:t xml:space="preserve">LASD YE 2020 Net Cost of Services</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legreya" w:cs="Alegreya" w:eastAsia="Alegreya" w:hAnsi="Alegreya"/>
          <w:b w:val="0"/>
          <w:i w:val="1"/>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371170</wp:posOffset>
            </wp:positionH>
            <wp:positionV relativeFrom="paragraph">
              <wp:posOffset>104612</wp:posOffset>
            </wp:positionV>
            <wp:extent cx="5301615" cy="2011680"/>
            <wp:effectExtent b="0" l="0" r="0" t="0"/>
            <wp:wrapTopAndBottom distB="0" distT="0"/>
            <wp:docPr id="171" name="image116.png"/>
            <a:graphic>
              <a:graphicData uri="http://schemas.openxmlformats.org/drawingml/2006/picture">
                <pic:pic>
                  <pic:nvPicPr>
                    <pic:cNvPr id="0" name="image116.png"/>
                    <pic:cNvPicPr preferRelativeResize="0"/>
                  </pic:nvPicPr>
                  <pic:blipFill>
                    <a:blip r:embed="rId319"/>
                    <a:srcRect b="0" l="0" r="0" t="0"/>
                    <a:stretch>
                      <a:fillRect/>
                    </a:stretch>
                  </pic:blipFill>
                  <pic:spPr>
                    <a:xfrm>
                      <a:off x="0" y="0"/>
                      <a:ext cx="5301615" cy="2011680"/>
                    </a:xfrm>
                    <a:prstGeom prst="rect"/>
                    <a:ln/>
                  </pic:spPr>
                </pic:pic>
              </a:graphicData>
            </a:graphic>
          </wp:anchor>
        </w:drawing>
      </w:r>
    </w:p>
    <w:p w:rsidR="00000000" w:rsidDel="00000000" w:rsidP="00000000" w:rsidRDefault="00000000" w:rsidRPr="00000000" w14:paraId="00000D38">
      <w:pPr>
        <w:spacing w:before="36" w:lineRule="auto"/>
        <w:ind w:left="468" w:right="0" w:firstLine="0"/>
        <w:jc w:val="left"/>
        <w:rPr>
          <w:sz w:val="20"/>
          <w:szCs w:val="20"/>
        </w:rPr>
        <w:sectPr>
          <w:footerReference r:id="rId320" w:type="default"/>
          <w:type w:val="nextPage"/>
          <w:pgSz w:h="15840" w:w="12240" w:orient="portrait"/>
          <w:pgMar w:bottom="1720" w:top="1680" w:left="1000" w:right="1300" w:header="0" w:footer="1522"/>
        </w:sect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1tdr5v4">
        <w:r w:rsidDel="00000000" w:rsidR="00000000" w:rsidRPr="00000000">
          <w:rPr>
            <w:sz w:val="20"/>
            <w:szCs w:val="20"/>
            <w:rtl w:val="0"/>
          </w:rPr>
          <w:t xml:space="preserve">(2021a,</w:t>
        </w:r>
      </w:hyperlink>
      <w:r w:rsidDel="00000000" w:rsidR="00000000" w:rsidRPr="00000000">
        <w:rPr>
          <w:sz w:val="20"/>
          <w:szCs w:val="20"/>
          <w:rtl w:val="0"/>
        </w:rPr>
        <w:t xml:space="preserve"> p. 9). Public record.</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D3B">
      <w:pPr>
        <w:spacing w:before="78" w:line="269" w:lineRule="auto"/>
        <w:ind w:left="1160" w:right="0" w:firstLine="0"/>
        <w:jc w:val="left"/>
        <w:rPr>
          <w:b w:val="1"/>
          <w:sz w:val="20"/>
          <w:szCs w:val="20"/>
        </w:rPr>
      </w:pPr>
      <w:bookmarkStart w:colFirst="0" w:colLast="0" w:name="_heading=h.13acmbr" w:id="319"/>
      <w:bookmarkEnd w:id="319"/>
      <w:r w:rsidDel="00000000" w:rsidR="00000000" w:rsidRPr="00000000">
        <w:rPr>
          <w:b w:val="1"/>
          <w:sz w:val="20"/>
          <w:szCs w:val="20"/>
          <w:rtl w:val="0"/>
        </w:rPr>
        <w:t xml:space="preserve">Figure A.5</w:t>
      </w:r>
    </w:p>
    <w:p w:rsidR="00000000" w:rsidDel="00000000" w:rsidP="00000000" w:rsidRDefault="00000000" w:rsidRPr="00000000" w14:paraId="00000D3C">
      <w:pPr>
        <w:spacing w:before="0" w:line="328" w:lineRule="auto"/>
        <w:ind w:left="1160" w:right="0" w:firstLine="0"/>
        <w:jc w:val="left"/>
        <w:rPr>
          <w:i w:val="1"/>
          <w:sz w:val="24"/>
          <w:szCs w:val="24"/>
        </w:rPr>
      </w:pPr>
      <w:r w:rsidDel="00000000" w:rsidR="00000000" w:rsidRPr="00000000">
        <w:rPr>
          <w:i w:val="1"/>
          <w:sz w:val="24"/>
          <w:szCs w:val="24"/>
          <w:rtl w:val="0"/>
        </w:rPr>
        <w:t xml:space="preserve">LASD YE 2020 Capital Assets</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legreya" w:cs="Alegreya" w:eastAsia="Alegreya" w:hAnsi="Alegreya"/>
          <w:b w:val="0"/>
          <w:i w:val="1"/>
          <w:smallCaps w:val="0"/>
          <w:strike w:val="0"/>
          <w:color w:val="000000"/>
          <w:sz w:val="9"/>
          <w:szCs w:val="9"/>
          <w:u w:val="none"/>
          <w:shd w:fill="auto" w:val="clear"/>
          <w:vertAlign w:val="baseline"/>
        </w:rPr>
      </w:pPr>
      <w:r w:rsidDel="00000000" w:rsidR="00000000" w:rsidRPr="00000000">
        <w:rPr>
          <w:rtl w:val="0"/>
        </w:rPr>
      </w:r>
    </w:p>
    <w:tbl>
      <w:tblPr>
        <w:tblStyle w:val="Table8"/>
        <w:tblW w:w="8562.0" w:type="dxa"/>
        <w:jc w:val="left"/>
        <w:tblInd w:w="120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557"/>
        <w:gridCol w:w="1845"/>
        <w:gridCol w:w="1664"/>
        <w:gridCol w:w="1374"/>
        <w:gridCol w:w="1122"/>
        <w:tblGridChange w:id="0">
          <w:tblGrid>
            <w:gridCol w:w="2557"/>
            <w:gridCol w:w="1845"/>
            <w:gridCol w:w="1664"/>
            <w:gridCol w:w="1374"/>
            <w:gridCol w:w="1122"/>
          </w:tblGrid>
        </w:tblGridChange>
      </w:tblGrid>
      <w:tr>
        <w:trPr>
          <w:cantSplit w:val="0"/>
          <w:trHeight w:val="418" w:hRule="atLeast"/>
          <w:tblHeader w:val="0"/>
        </w:trPr>
        <w:tc>
          <w:tcPr>
            <w:gridSpan w:val="5"/>
            <w:tcBorders>
              <w:top w:color="030503" w:space="0" w:sz="8" w:val="single"/>
              <w:left w:color="030503" w:space="0" w:sz="8" w:val="single"/>
              <w:bottom w:color="030503" w:space="0" w:sz="8" w:val="single"/>
              <w:right w:color="030503" w:space="0" w:sz="8" w:val="single"/>
            </w:tcBorders>
            <w:shd w:fill="dcdcdc" w:val="clear"/>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3376" w:right="334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171b9"/>
                <w:sz w:val="20"/>
                <w:szCs w:val="20"/>
                <w:u w:val="none"/>
                <w:shd w:fill="auto" w:val="clear"/>
                <w:vertAlign w:val="baseline"/>
                <w:rtl w:val="0"/>
              </w:rPr>
              <w:t xml:space="preserve">Table 5: Capital Assets</w:t>
            </w:r>
            <w:r w:rsidDel="00000000" w:rsidR="00000000" w:rsidRPr="00000000">
              <w:rPr>
                <w:rtl w:val="0"/>
              </w:rPr>
            </w:r>
          </w:p>
        </w:tc>
      </w:tr>
      <w:tr>
        <w:trPr>
          <w:cantSplit w:val="0"/>
          <w:trHeight w:val="525" w:hRule="atLeast"/>
          <w:tblHeader w:val="0"/>
        </w:trPr>
        <w:tc>
          <w:tcPr>
            <w:gridSpan w:val="2"/>
            <w:tcBorders>
              <w:top w:color="030503" w:space="0" w:sz="8" w:val="single"/>
              <w:left w:color="030503" w:space="0" w:sz="8" w:val="single"/>
              <w:bottom w:color="030503" w:space="0" w:sz="8" w:val="single"/>
            </w:tcBorders>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0" w:right="309"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June 30, 2019</w:t>
            </w:r>
            <w:r w:rsidDel="00000000" w:rsidR="00000000" w:rsidRPr="00000000">
              <w:rPr>
                <w:rtl w:val="0"/>
              </w:rPr>
            </w:r>
          </w:p>
        </w:tc>
        <w:tc>
          <w:tcPr>
            <w:tcBorders>
              <w:top w:color="030503" w:space="0" w:sz="8" w:val="single"/>
              <w:bottom w:color="030503" w:space="0" w:sz="8" w:val="single"/>
            </w:tcBorders>
            <w:shd w:fill="f9ac82" w:val="clear"/>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legreya" w:cs="Alegreya" w:eastAsia="Alegreya" w:hAnsi="Alegrey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337"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June 30, 2020</w:t>
            </w:r>
            <w:r w:rsidDel="00000000" w:rsidR="00000000" w:rsidRPr="00000000">
              <w:rPr>
                <w:rtl w:val="0"/>
              </w:rPr>
            </w:r>
          </w:p>
        </w:tc>
        <w:tc>
          <w:tcPr>
            <w:tcBorders>
              <w:top w:color="030503" w:space="0" w:sz="8" w:val="single"/>
              <w:bottom w:color="030503" w:space="0" w:sz="8" w:val="single"/>
            </w:tcBorders>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73" w:right="0" w:firstLine="80.99999999999997"/>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Increase (Decrease)</w:t>
            </w:r>
            <w:r w:rsidDel="00000000" w:rsidR="00000000" w:rsidRPr="00000000">
              <w:rPr>
                <w:rtl w:val="0"/>
              </w:rPr>
            </w:r>
          </w:p>
        </w:tc>
        <w:tc>
          <w:tcPr>
            <w:tcBorders>
              <w:top w:color="030503" w:space="0" w:sz="8" w:val="single"/>
              <w:bottom w:color="030503" w:space="0" w:sz="8" w:val="single"/>
              <w:right w:color="030503" w:space="0" w:sz="8" w:val="single"/>
            </w:tcBorders>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234" w:right="0" w:hanging="133"/>
              <w:jc w:val="left"/>
              <w:rPr>
                <w:rFonts w:ascii="Fira Sans Condensed Medium" w:cs="Fira Sans Condensed Medium" w:eastAsia="Fira Sans Condensed Medium" w:hAnsi="Fira Sans Condensed Medium"/>
                <w:b w:val="0"/>
                <w:i w:val="1"/>
                <w:smallCaps w:val="0"/>
                <w:strike w:val="0"/>
                <w:color w:val="000000"/>
                <w:sz w:val="17"/>
                <w:szCs w:val="17"/>
                <w:u w:val="none"/>
                <w:shd w:fill="auto" w:val="clear"/>
                <w:vertAlign w:val="baseline"/>
              </w:rPr>
            </w:pPr>
            <w:r w:rsidDel="00000000" w:rsidR="00000000" w:rsidRPr="00000000">
              <w:rPr>
                <w:rFonts w:ascii="Fira Sans Condensed Medium" w:cs="Fira Sans Condensed Medium" w:eastAsia="Fira Sans Condensed Medium" w:hAnsi="Fira Sans Condensed Medium"/>
                <w:b w:val="0"/>
                <w:i w:val="1"/>
                <w:smallCaps w:val="0"/>
                <w:strike w:val="0"/>
                <w:color w:val="2171b9"/>
                <w:sz w:val="17"/>
                <w:szCs w:val="17"/>
                <w:u w:val="none"/>
                <w:shd w:fill="auto" w:val="clear"/>
                <w:vertAlign w:val="baseline"/>
                <w:rtl w:val="0"/>
              </w:rPr>
              <w:t xml:space="preserve">Percentage Change</w:t>
            </w:r>
            <w:r w:rsidDel="00000000" w:rsidR="00000000" w:rsidRPr="00000000">
              <w:rPr>
                <w:rtl w:val="0"/>
              </w:rPr>
            </w:r>
          </w:p>
        </w:tc>
      </w:tr>
      <w:tr>
        <w:trPr>
          <w:cantSplit w:val="0"/>
          <w:trHeight w:val="330" w:hRule="atLeast"/>
          <w:tblHeader w:val="0"/>
        </w:trPr>
        <w:tc>
          <w:tcPr>
            <w:tcBorders>
              <w:top w:color="030503" w:space="0" w:sz="8" w:val="single"/>
              <w:left w:color="030503" w:space="0" w:sz="8" w:val="single"/>
            </w:tcBorders>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4"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7"/>
                <w:szCs w:val="17"/>
                <w:u w:val="none"/>
                <w:shd w:fill="auto" w:val="clear"/>
                <w:vertAlign w:val="baseline"/>
                <w:rtl w:val="0"/>
              </w:rPr>
              <w:t xml:space="preserve">Land</w:t>
            </w:r>
          </w:p>
        </w:tc>
        <w:tc>
          <w:tcPr>
            <w:tcBorders>
              <w:top w:color="030503" w:space="0" w:sz="8" w:val="single"/>
            </w:tcBorders>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46"/>
              </w:tabs>
              <w:spacing w:after="0" w:before="105" w:line="204"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1,488,885</w:t>
            </w:r>
          </w:p>
        </w:tc>
        <w:tc>
          <w:tcPr>
            <w:tcBorders>
              <w:top w:color="030503" w:space="0" w:sz="8" w:val="single"/>
            </w:tcBorders>
            <w:shd w:fill="f9ac82" w:val="clear"/>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8"/>
              </w:tabs>
              <w:spacing w:after="0" w:before="105" w:line="204"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w:t>
              <w:tab/>
              <w:t xml:space="preserve">136,262,476</w:t>
            </w:r>
          </w:p>
        </w:tc>
        <w:tc>
          <w:tcPr>
            <w:tcBorders>
              <w:top w:color="030503" w:space="0" w:sz="8" w:val="single"/>
            </w:tcBorders>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04" w:lineRule="auto"/>
              <w:ind w:left="87"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$ 134,773,591</w:t>
            </w:r>
          </w:p>
        </w:tc>
        <w:tc>
          <w:tcPr>
            <w:tcBorders>
              <w:top w:color="030503" w:space="0" w:sz="8" w:val="single"/>
              <w:right w:color="030503" w:space="0" w:sz="8" w:val="single"/>
            </w:tcBorders>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04" w:lineRule="auto"/>
              <w:ind w:left="263"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00000"/>
                <w:sz w:val="17"/>
                <w:szCs w:val="17"/>
                <w:u w:val="none"/>
                <w:shd w:fill="auto" w:val="clear"/>
                <w:vertAlign w:val="baseline"/>
                <w:rtl w:val="0"/>
              </w:rPr>
              <w:t xml:space="preserve">9052%</w:t>
            </w:r>
          </w:p>
        </w:tc>
      </w:tr>
      <w:tr>
        <w:trPr>
          <w:cantSplit w:val="0"/>
          <w:trHeight w:val="224" w:hRule="atLeast"/>
          <w:tblHeader w:val="0"/>
        </w:trPr>
        <w:tc>
          <w:tcPr>
            <w:tcBorders>
              <w:left w:color="030503" w:space="0" w:sz="8" w:val="single"/>
            </w:tcBorders>
          </w:tcPr>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02" w:lineRule="auto"/>
              <w:ind w:left="24"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Site improvements</w:t>
            </w:r>
            <w:r w:rsidDel="00000000" w:rsidR="00000000" w:rsidRPr="00000000">
              <w:rPr>
                <w:rtl w:val="0"/>
              </w:rPr>
            </w:r>
          </w:p>
        </w:tc>
        <w:tc>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02"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1,225,056</w:t>
            </w:r>
            <w:r w:rsidDel="00000000" w:rsidR="00000000" w:rsidRPr="00000000">
              <w:rPr>
                <w:rtl w:val="0"/>
              </w:rPr>
            </w:r>
          </w:p>
        </w:tc>
        <w:tc>
          <w:tcPr>
            <w:shd w:fill="f9ac82" w:val="clear"/>
          </w:tcPr>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02"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1,225,056</w:t>
            </w:r>
            <w:r w:rsidDel="00000000" w:rsidR="00000000" w:rsidRPr="00000000">
              <w:rPr>
                <w:rtl w:val="0"/>
              </w:rPr>
            </w:r>
          </w:p>
        </w:tc>
        <w:tc>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02" w:lineRule="auto"/>
              <w:ind w:left="0" w:right="339"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w:t>
            </w:r>
            <w:r w:rsidDel="00000000" w:rsidR="00000000" w:rsidRPr="00000000">
              <w:rPr>
                <w:rtl w:val="0"/>
              </w:rPr>
            </w:r>
          </w:p>
        </w:tc>
        <w:tc>
          <w:tcPr>
            <w:tcBorders>
              <w:right w:color="030503" w:space="0" w:sz="8" w:val="single"/>
            </w:tcBorders>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02" w:lineRule="auto"/>
              <w:ind w:left="405" w:right="468" w:firstLine="0"/>
              <w:jc w:val="center"/>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0%</w:t>
            </w:r>
            <w:r w:rsidDel="00000000" w:rsidR="00000000" w:rsidRPr="00000000">
              <w:rPr>
                <w:rtl w:val="0"/>
              </w:rPr>
            </w:r>
          </w:p>
        </w:tc>
      </w:tr>
      <w:tr>
        <w:trPr>
          <w:cantSplit w:val="0"/>
          <w:trHeight w:val="225" w:hRule="atLeast"/>
          <w:tblHeader w:val="0"/>
        </w:trPr>
        <w:tc>
          <w:tcPr>
            <w:tcBorders>
              <w:left w:color="030503" w:space="0" w:sz="8" w:val="single"/>
            </w:tcBorders>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02" w:lineRule="auto"/>
              <w:ind w:left="24"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Buildings and improvements</w:t>
            </w:r>
            <w:r w:rsidDel="00000000" w:rsidR="00000000" w:rsidRPr="00000000">
              <w:rPr>
                <w:rtl w:val="0"/>
              </w:rPr>
            </w:r>
          </w:p>
        </w:tc>
        <w:tc>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02"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129,573,748</w:t>
            </w:r>
            <w:r w:rsidDel="00000000" w:rsidR="00000000" w:rsidRPr="00000000">
              <w:rPr>
                <w:rtl w:val="0"/>
              </w:rPr>
            </w:r>
          </w:p>
        </w:tc>
        <w:tc>
          <w:tcPr>
            <w:shd w:fill="f9ac82" w:val="clear"/>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02"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130,339,280</w:t>
            </w:r>
            <w:r w:rsidDel="00000000" w:rsidR="00000000" w:rsidRPr="00000000">
              <w:rPr>
                <w:rtl w:val="0"/>
              </w:rPr>
            </w:r>
          </w:p>
        </w:tc>
        <w:tc>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02" w:lineRule="auto"/>
              <w:ind w:left="0" w:right="157"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765,532</w:t>
            </w:r>
            <w:r w:rsidDel="00000000" w:rsidR="00000000" w:rsidRPr="00000000">
              <w:rPr>
                <w:rtl w:val="0"/>
              </w:rPr>
            </w:r>
          </w:p>
        </w:tc>
        <w:tc>
          <w:tcPr>
            <w:tcBorders>
              <w:right w:color="030503" w:space="0" w:sz="8" w:val="single"/>
            </w:tcBorders>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02" w:lineRule="auto"/>
              <w:ind w:left="405" w:right="468" w:firstLine="0"/>
              <w:jc w:val="center"/>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1%</w:t>
            </w:r>
            <w:r w:rsidDel="00000000" w:rsidR="00000000" w:rsidRPr="00000000">
              <w:rPr>
                <w:rtl w:val="0"/>
              </w:rPr>
            </w:r>
          </w:p>
        </w:tc>
      </w:tr>
      <w:tr>
        <w:trPr>
          <w:cantSplit w:val="0"/>
          <w:trHeight w:val="197" w:hRule="atLeast"/>
          <w:tblHeader w:val="0"/>
        </w:trPr>
        <w:tc>
          <w:tcPr>
            <w:tcBorders>
              <w:left w:color="030503" w:space="0" w:sz="8" w:val="single"/>
              <w:bottom w:color="030503" w:space="0" w:sz="8" w:val="single"/>
            </w:tcBorders>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4" w:lineRule="auto"/>
              <w:ind w:left="24"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Equipment</w:t>
            </w:r>
            <w:r w:rsidDel="00000000" w:rsidR="00000000" w:rsidRPr="00000000">
              <w:rPr>
                <w:rtl w:val="0"/>
              </w:rPr>
            </w:r>
          </w:p>
        </w:tc>
        <w:tc>
          <w:tcPr>
            <w:tcBorders>
              <w:bottom w:color="030503" w:space="0" w:sz="8" w:val="single"/>
            </w:tcBorders>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4"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4,636,939</w:t>
            </w:r>
            <w:r w:rsidDel="00000000" w:rsidR="00000000" w:rsidRPr="00000000">
              <w:rPr>
                <w:rtl w:val="0"/>
              </w:rPr>
            </w:r>
          </w:p>
        </w:tc>
        <w:tc>
          <w:tcPr>
            <w:tcBorders>
              <w:bottom w:color="030503" w:space="0" w:sz="8" w:val="single"/>
            </w:tcBorders>
            <w:shd w:fill="f9ac82" w:val="clear"/>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4"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3,871,407</w:t>
            </w:r>
            <w:r w:rsidDel="00000000" w:rsidR="00000000" w:rsidRPr="00000000">
              <w:rPr>
                <w:rtl w:val="0"/>
              </w:rPr>
            </w:r>
          </w:p>
        </w:tc>
        <w:tc>
          <w:tcPr>
            <w:tcBorders>
              <w:bottom w:color="030503" w:space="0" w:sz="8" w:val="single"/>
            </w:tcBorders>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4" w:lineRule="auto"/>
              <w:ind w:left="0" w:right="98"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(765,532)</w:t>
            </w:r>
            <w:r w:rsidDel="00000000" w:rsidR="00000000" w:rsidRPr="00000000">
              <w:rPr>
                <w:rtl w:val="0"/>
              </w:rPr>
            </w:r>
          </w:p>
        </w:tc>
        <w:tc>
          <w:tcPr>
            <w:tcBorders>
              <w:bottom w:color="030503" w:space="0" w:sz="8" w:val="single"/>
              <w:right w:color="030503" w:space="0" w:sz="8" w:val="single"/>
            </w:tcBorders>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74" w:lineRule="auto"/>
              <w:ind w:left="329"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-17%</w:t>
            </w:r>
            <w:r w:rsidDel="00000000" w:rsidR="00000000" w:rsidRPr="00000000">
              <w:rPr>
                <w:rtl w:val="0"/>
              </w:rPr>
            </w:r>
          </w:p>
        </w:tc>
      </w:tr>
      <w:tr>
        <w:trPr>
          <w:cantSplit w:val="0"/>
          <w:trHeight w:val="312" w:hRule="atLeast"/>
          <w:tblHeader w:val="0"/>
        </w:trPr>
        <w:tc>
          <w:tcPr>
            <w:tcBorders>
              <w:top w:color="030503" w:space="0" w:sz="8" w:val="single"/>
              <w:left w:color="030503" w:space="0" w:sz="8" w:val="single"/>
              <w:bottom w:color="030503" w:space="0" w:sz="8" w:val="single"/>
            </w:tcBorders>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75" w:lineRule="auto"/>
              <w:ind w:left="24"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Total</w:t>
            </w:r>
            <w:r w:rsidDel="00000000" w:rsidR="00000000" w:rsidRPr="00000000">
              <w:rPr>
                <w:rtl w:val="0"/>
              </w:rPr>
            </w:r>
          </w:p>
        </w:tc>
        <w:tc>
          <w:tcPr>
            <w:tcBorders>
              <w:top w:color="030503" w:space="0" w:sz="8" w:val="single"/>
              <w:bottom w:color="030503" w:space="0" w:sz="8" w:val="single"/>
            </w:tcBorders>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75" w:lineRule="auto"/>
              <w:ind w:left="0" w:right="77"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136,924,628</w:t>
            </w:r>
            <w:r w:rsidDel="00000000" w:rsidR="00000000" w:rsidRPr="00000000">
              <w:rPr>
                <w:rtl w:val="0"/>
              </w:rPr>
            </w:r>
          </w:p>
        </w:tc>
        <w:tc>
          <w:tcPr>
            <w:tcBorders>
              <w:top w:color="030503" w:space="0" w:sz="8" w:val="single"/>
              <w:bottom w:color="030503" w:space="0" w:sz="8" w:val="single"/>
            </w:tcBorders>
            <w:shd w:fill="f9ac82" w:val="clear"/>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75"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271,698,219</w:t>
            </w:r>
            <w:r w:rsidDel="00000000" w:rsidR="00000000" w:rsidRPr="00000000">
              <w:rPr>
                <w:rtl w:val="0"/>
              </w:rPr>
            </w:r>
          </w:p>
        </w:tc>
        <w:tc>
          <w:tcPr>
            <w:tcBorders>
              <w:top w:color="030503" w:space="0" w:sz="8" w:val="single"/>
              <w:bottom w:color="030503" w:space="0" w:sz="8" w:val="single"/>
            </w:tcBorders>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75" w:lineRule="auto"/>
              <w:ind w:left="30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134,773,591</w:t>
            </w:r>
            <w:r w:rsidDel="00000000" w:rsidR="00000000" w:rsidRPr="00000000">
              <w:rPr>
                <w:rtl w:val="0"/>
              </w:rPr>
            </w:r>
          </w:p>
        </w:tc>
        <w:tc>
          <w:tcPr>
            <w:tcBorders>
              <w:top w:color="030503" w:space="0" w:sz="8" w:val="single"/>
              <w:bottom w:color="030503" w:space="0" w:sz="8" w:val="single"/>
              <w:right w:color="030503" w:space="0" w:sz="8" w:val="single"/>
            </w:tcBorders>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175" w:lineRule="auto"/>
              <w:ind w:left="356"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98%</w:t>
            </w:r>
            <w:r w:rsidDel="00000000" w:rsidR="00000000" w:rsidRPr="00000000">
              <w:rPr>
                <w:rtl w:val="0"/>
              </w:rPr>
            </w:r>
          </w:p>
        </w:tc>
      </w:tr>
      <w:tr>
        <w:trPr>
          <w:cantSplit w:val="0"/>
          <w:trHeight w:val="312" w:hRule="atLeast"/>
          <w:tblHeader w:val="0"/>
        </w:trPr>
        <w:tc>
          <w:tcPr>
            <w:tcBorders>
              <w:top w:color="030503" w:space="0" w:sz="8" w:val="single"/>
              <w:left w:color="030503" w:space="0" w:sz="8" w:val="single"/>
              <w:bottom w:color="030503" w:space="0" w:sz="8" w:val="single"/>
            </w:tcBorders>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175" w:lineRule="auto"/>
              <w:ind w:left="24"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Less: Accumulated Depreciation</w:t>
            </w:r>
            <w:r w:rsidDel="00000000" w:rsidR="00000000" w:rsidRPr="00000000">
              <w:rPr>
                <w:rtl w:val="0"/>
              </w:rPr>
            </w:r>
          </w:p>
        </w:tc>
        <w:tc>
          <w:tcPr>
            <w:tcBorders>
              <w:top w:color="030503" w:space="0" w:sz="8" w:val="single"/>
              <w:bottom w:color="030503" w:space="0" w:sz="8" w:val="single"/>
            </w:tcBorders>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175"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47,879,087</w:t>
            </w:r>
            <w:r w:rsidDel="00000000" w:rsidR="00000000" w:rsidRPr="00000000">
              <w:rPr>
                <w:rtl w:val="0"/>
              </w:rPr>
            </w:r>
          </w:p>
        </w:tc>
        <w:tc>
          <w:tcPr>
            <w:tcBorders>
              <w:top w:color="030503" w:space="0" w:sz="8" w:val="single"/>
              <w:bottom w:color="030503" w:space="0" w:sz="8" w:val="single"/>
            </w:tcBorders>
            <w:shd w:fill="f9ac82" w:val="clear"/>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175"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50,621,771</w:t>
            </w:r>
            <w:r w:rsidDel="00000000" w:rsidR="00000000" w:rsidRPr="00000000">
              <w:rPr>
                <w:rtl w:val="0"/>
              </w:rPr>
            </w:r>
          </w:p>
        </w:tc>
        <w:tc>
          <w:tcPr>
            <w:tcBorders>
              <w:top w:color="030503" w:space="0" w:sz="8" w:val="single"/>
              <w:bottom w:color="030503" w:space="0" w:sz="8" w:val="single"/>
            </w:tcBorders>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175" w:lineRule="auto"/>
              <w:ind w:left="0" w:right="158" w:firstLine="0"/>
              <w:jc w:val="righ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2,742,684</w:t>
            </w:r>
            <w:r w:rsidDel="00000000" w:rsidR="00000000" w:rsidRPr="00000000">
              <w:rPr>
                <w:rtl w:val="0"/>
              </w:rPr>
            </w:r>
          </w:p>
        </w:tc>
        <w:tc>
          <w:tcPr>
            <w:tcBorders>
              <w:top w:color="030503" w:space="0" w:sz="8" w:val="single"/>
              <w:bottom w:color="030503" w:space="0" w:sz="8" w:val="single"/>
              <w:right w:color="030503" w:space="0" w:sz="8" w:val="single"/>
            </w:tcBorders>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175" w:lineRule="auto"/>
              <w:ind w:left="405" w:right="468" w:firstLine="0"/>
              <w:jc w:val="center"/>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6%</w:t>
            </w:r>
            <w:r w:rsidDel="00000000" w:rsidR="00000000" w:rsidRPr="00000000">
              <w:rPr>
                <w:rtl w:val="0"/>
              </w:rPr>
            </w:r>
          </w:p>
        </w:tc>
      </w:tr>
      <w:tr>
        <w:trPr>
          <w:cantSplit w:val="0"/>
          <w:trHeight w:val="289" w:hRule="atLeast"/>
          <w:tblHeader w:val="0"/>
        </w:trPr>
        <w:tc>
          <w:tcPr>
            <w:tcBorders>
              <w:top w:color="030503" w:space="0" w:sz="8" w:val="single"/>
              <w:left w:color="030503" w:space="0" w:sz="8" w:val="single"/>
              <w:bottom w:color="030503" w:space="0" w:sz="12" w:val="single"/>
            </w:tcBorders>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179" w:lineRule="auto"/>
              <w:ind w:left="24"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2171b9"/>
                <w:sz w:val="17"/>
                <w:szCs w:val="17"/>
                <w:u w:val="none"/>
                <w:shd w:fill="auto" w:val="clear"/>
                <w:vertAlign w:val="baseline"/>
                <w:rtl w:val="0"/>
              </w:rPr>
              <w:t xml:space="preserve">Net Capital Assets</w:t>
            </w:r>
            <w:r w:rsidDel="00000000" w:rsidR="00000000" w:rsidRPr="00000000">
              <w:rPr>
                <w:rtl w:val="0"/>
              </w:rPr>
            </w:r>
          </w:p>
        </w:tc>
        <w:tc>
          <w:tcPr>
            <w:tcBorders>
              <w:top w:color="030503" w:space="0" w:sz="8" w:val="single"/>
              <w:bottom w:color="030503" w:space="0" w:sz="12" w:val="single"/>
            </w:tcBorders>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52"/>
              </w:tabs>
              <w:spacing w:after="0" w:before="91" w:line="179" w:lineRule="auto"/>
              <w:ind w:left="0" w:right="7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w:t>
              <w:tab/>
              <w:t xml:space="preserve">89,045,541</w:t>
            </w:r>
            <w:r w:rsidDel="00000000" w:rsidR="00000000" w:rsidRPr="00000000">
              <w:rPr>
                <w:rtl w:val="0"/>
              </w:rPr>
            </w:r>
          </w:p>
        </w:tc>
        <w:tc>
          <w:tcPr>
            <w:tcBorders>
              <w:top w:color="030503" w:space="0" w:sz="8" w:val="single"/>
              <w:bottom w:color="030503" w:space="0" w:sz="12" w:val="single"/>
            </w:tcBorders>
            <w:shd w:fill="f9ac82" w:val="clear"/>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8"/>
              </w:tabs>
              <w:spacing w:after="0" w:before="91" w:line="179" w:lineRule="auto"/>
              <w:ind w:left="0" w:right="88" w:firstLine="0"/>
              <w:jc w:val="righ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30503"/>
                <w:sz w:val="17"/>
                <w:szCs w:val="17"/>
                <w:u w:val="none"/>
                <w:shd w:fill="auto" w:val="clear"/>
                <w:vertAlign w:val="baseline"/>
                <w:rtl w:val="0"/>
              </w:rPr>
              <w:t xml:space="preserve">$</w:t>
              <w:tab/>
              <w:t xml:space="preserve">221,076,448</w:t>
            </w:r>
            <w:r w:rsidDel="00000000" w:rsidR="00000000" w:rsidRPr="00000000">
              <w:rPr>
                <w:rtl w:val="0"/>
              </w:rPr>
            </w:r>
          </w:p>
        </w:tc>
        <w:tc>
          <w:tcPr>
            <w:tcBorders>
              <w:top w:color="030503" w:space="0" w:sz="8" w:val="single"/>
              <w:bottom w:color="030503" w:space="0" w:sz="12" w:val="single"/>
            </w:tcBorders>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179" w:lineRule="auto"/>
              <w:ind w:left="87"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$ 132,030,907</w:t>
            </w:r>
            <w:r w:rsidDel="00000000" w:rsidR="00000000" w:rsidRPr="00000000">
              <w:rPr>
                <w:rtl w:val="0"/>
              </w:rPr>
            </w:r>
          </w:p>
        </w:tc>
        <w:tc>
          <w:tcPr>
            <w:tcBorders>
              <w:top w:color="030503" w:space="0" w:sz="8" w:val="single"/>
              <w:bottom w:color="030503" w:space="0" w:sz="12" w:val="single"/>
              <w:right w:color="030503" w:space="0" w:sz="8" w:val="single"/>
            </w:tcBorders>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179" w:lineRule="auto"/>
              <w:ind w:left="315"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1"/>
                <w:smallCaps w:val="0"/>
                <w:strike w:val="0"/>
                <w:color w:val="030503"/>
                <w:sz w:val="17"/>
                <w:szCs w:val="17"/>
                <w:u w:val="none"/>
                <w:shd w:fill="auto" w:val="clear"/>
                <w:vertAlign w:val="baseline"/>
                <w:rtl w:val="0"/>
              </w:rPr>
              <w:t xml:space="preserve">148%</w:t>
            </w:r>
            <w:r w:rsidDel="00000000" w:rsidR="00000000" w:rsidRPr="00000000">
              <w:rPr>
                <w:rtl w:val="0"/>
              </w:rPr>
            </w:r>
          </w:p>
        </w:tc>
      </w:tr>
    </w:tbl>
    <w:p w:rsidR="00000000" w:rsidDel="00000000" w:rsidP="00000000" w:rsidRDefault="00000000" w:rsidRPr="00000000" w14:paraId="00000D6D">
      <w:pPr>
        <w:spacing w:before="51" w:lineRule="auto"/>
        <w:ind w:left="1160"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1tdr5v4">
        <w:r w:rsidDel="00000000" w:rsidR="00000000" w:rsidRPr="00000000">
          <w:rPr>
            <w:sz w:val="20"/>
            <w:szCs w:val="20"/>
            <w:rtl w:val="0"/>
          </w:rPr>
          <w:t xml:space="preserve">(2021a,</w:t>
        </w:r>
      </w:hyperlink>
      <w:r w:rsidDel="00000000" w:rsidR="00000000" w:rsidRPr="00000000">
        <w:rPr>
          <w:sz w:val="20"/>
          <w:szCs w:val="20"/>
          <w:rtl w:val="0"/>
        </w:rPr>
        <w:t xml:space="preserve"> p. 10). Public record.</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D72">
      <w:pPr>
        <w:spacing w:before="1" w:line="269" w:lineRule="auto"/>
        <w:ind w:left="1160" w:right="0" w:firstLine="0"/>
        <w:jc w:val="left"/>
        <w:rPr>
          <w:b w:val="1"/>
          <w:sz w:val="20"/>
          <w:szCs w:val="20"/>
        </w:rPr>
      </w:pPr>
      <w:bookmarkStart w:colFirst="0" w:colLast="0" w:name="_heading=h.3na04zk" w:id="320"/>
      <w:bookmarkEnd w:id="320"/>
      <w:r w:rsidDel="00000000" w:rsidR="00000000" w:rsidRPr="00000000">
        <w:rPr>
          <w:b w:val="1"/>
          <w:sz w:val="20"/>
          <w:szCs w:val="20"/>
          <w:rtl w:val="0"/>
        </w:rPr>
        <w:t xml:space="preserve">Figure A.6</w:t>
      </w:r>
    </w:p>
    <w:p w:rsidR="00000000" w:rsidDel="00000000" w:rsidP="00000000" w:rsidRDefault="00000000" w:rsidRPr="00000000" w14:paraId="00000D73">
      <w:pPr>
        <w:spacing w:before="0" w:line="328" w:lineRule="auto"/>
        <w:ind w:left="1160" w:right="0" w:firstLine="0"/>
        <w:jc w:val="left"/>
        <w:rPr>
          <w:i w:val="1"/>
          <w:sz w:val="24"/>
          <w:szCs w:val="24"/>
        </w:rPr>
      </w:pPr>
      <w:r w:rsidDel="00000000" w:rsidR="00000000" w:rsidRPr="00000000">
        <w:rPr>
          <w:i w:val="1"/>
          <w:sz w:val="24"/>
          <w:szCs w:val="24"/>
          <w:rtl w:val="0"/>
        </w:rPr>
        <w:t xml:space="preserve">LASD YE 2020 Long-term Liabilities</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1"/>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791834</wp:posOffset>
            </wp:positionH>
            <wp:positionV relativeFrom="paragraph">
              <wp:posOffset>94070</wp:posOffset>
            </wp:positionV>
            <wp:extent cx="5369813" cy="2563368"/>
            <wp:effectExtent b="0" l="0" r="0" t="0"/>
            <wp:wrapTopAndBottom distB="0" distT="0"/>
            <wp:docPr id="169" name="image88.png"/>
            <a:graphic>
              <a:graphicData uri="http://schemas.openxmlformats.org/drawingml/2006/picture">
                <pic:pic>
                  <pic:nvPicPr>
                    <pic:cNvPr id="0" name="image88.png"/>
                    <pic:cNvPicPr preferRelativeResize="0"/>
                  </pic:nvPicPr>
                  <pic:blipFill>
                    <a:blip r:embed="rId321"/>
                    <a:srcRect b="0" l="0" r="0" t="0"/>
                    <a:stretch>
                      <a:fillRect/>
                    </a:stretch>
                  </pic:blipFill>
                  <pic:spPr>
                    <a:xfrm>
                      <a:off x="0" y="0"/>
                      <a:ext cx="5369813" cy="2563368"/>
                    </a:xfrm>
                    <a:prstGeom prst="rect"/>
                    <a:ln/>
                  </pic:spPr>
                </pic:pic>
              </a:graphicData>
            </a:graphic>
          </wp:anchor>
        </w:drawing>
      </w:r>
    </w:p>
    <w:p w:rsidR="00000000" w:rsidDel="00000000" w:rsidP="00000000" w:rsidRDefault="00000000" w:rsidRPr="00000000" w14:paraId="00000D75">
      <w:pPr>
        <w:spacing w:before="31" w:lineRule="auto"/>
        <w:ind w:left="1160" w:right="0" w:firstLine="0"/>
        <w:jc w:val="left"/>
        <w:rPr>
          <w:sz w:val="20"/>
          <w:szCs w:val="20"/>
        </w:rPr>
        <w:sectPr>
          <w:footerReference r:id="rId322" w:type="default"/>
          <w:type w:val="nextPage"/>
          <w:pgSz w:h="15840" w:w="12240" w:orient="portrait"/>
          <w:pgMar w:bottom="1740" w:top="1820" w:left="1000" w:right="1300" w:header="0" w:footer="1554"/>
        </w:sect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1tdr5v4">
        <w:r w:rsidDel="00000000" w:rsidR="00000000" w:rsidRPr="00000000">
          <w:rPr>
            <w:sz w:val="20"/>
            <w:szCs w:val="20"/>
            <w:rtl w:val="0"/>
          </w:rPr>
          <w:t xml:space="preserve">(2021a,</w:t>
        </w:r>
      </w:hyperlink>
      <w:r w:rsidDel="00000000" w:rsidR="00000000" w:rsidRPr="00000000">
        <w:rPr>
          <w:sz w:val="20"/>
          <w:szCs w:val="20"/>
          <w:rtl w:val="0"/>
        </w:rPr>
        <w:t xml:space="preserve"> p. 11). Public record.</w:t>
      </w:r>
    </w:p>
    <w:p w:rsidR="00000000" w:rsidDel="00000000" w:rsidP="00000000" w:rsidRDefault="00000000" w:rsidRPr="00000000" w14:paraId="00000D76">
      <w:pPr>
        <w:spacing w:before="56" w:line="269" w:lineRule="auto"/>
        <w:ind w:left="468" w:right="0" w:firstLine="0"/>
        <w:jc w:val="left"/>
        <w:rPr>
          <w:b w:val="1"/>
          <w:sz w:val="20"/>
          <w:szCs w:val="20"/>
        </w:rPr>
      </w:pPr>
      <w:bookmarkStart w:colFirst="0" w:colLast="0" w:name="_heading=h.22faf7d" w:id="321"/>
      <w:bookmarkEnd w:id="321"/>
      <w:r w:rsidDel="00000000" w:rsidR="00000000" w:rsidRPr="00000000">
        <w:rPr>
          <w:b w:val="1"/>
          <w:sz w:val="20"/>
          <w:szCs w:val="20"/>
          <w:rtl w:val="0"/>
        </w:rPr>
        <w:t xml:space="preserve">Figure A.7</w:t>
      </w:r>
    </w:p>
    <w:p w:rsidR="00000000" w:rsidDel="00000000" w:rsidP="00000000" w:rsidRDefault="00000000" w:rsidRPr="00000000" w14:paraId="00000D77">
      <w:pPr>
        <w:spacing w:before="0" w:line="328" w:lineRule="auto"/>
        <w:ind w:left="468" w:right="0" w:firstLine="0"/>
        <w:jc w:val="left"/>
        <w:rPr>
          <w:i w:val="1"/>
          <w:sz w:val="24"/>
          <w:szCs w:val="24"/>
        </w:rPr>
      </w:pPr>
      <w:r w:rsidDel="00000000" w:rsidR="00000000" w:rsidRPr="00000000">
        <w:rPr>
          <w:i w:val="1"/>
          <w:sz w:val="24"/>
          <w:szCs w:val="24"/>
          <w:rtl w:val="0"/>
        </w:rPr>
        <w:t xml:space="preserve">LASD 2019–20 Multi-Year Projection</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tbl>
      <w:tblPr>
        <w:tblStyle w:val="Table9"/>
        <w:tblW w:w="8482.0" w:type="dxa"/>
        <w:jc w:val="left"/>
        <w:tblInd w:w="49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02"/>
        <w:gridCol w:w="876"/>
        <w:gridCol w:w="991"/>
        <w:gridCol w:w="1141"/>
        <w:gridCol w:w="1001"/>
        <w:gridCol w:w="1000"/>
        <w:gridCol w:w="871"/>
        <w:tblGridChange w:id="0">
          <w:tblGrid>
            <w:gridCol w:w="2602"/>
            <w:gridCol w:w="876"/>
            <w:gridCol w:w="991"/>
            <w:gridCol w:w="1141"/>
            <w:gridCol w:w="1001"/>
            <w:gridCol w:w="1000"/>
            <w:gridCol w:w="871"/>
          </w:tblGrid>
        </w:tblGridChange>
      </w:tblGrid>
      <w:tr>
        <w:trPr>
          <w:cantSplit w:val="0"/>
          <w:trHeight w:val="244" w:hRule="atLeast"/>
          <w:tblHeader w:val="0"/>
        </w:trPr>
        <w:tc>
          <w:tcPr>
            <w:gridSpan w:val="2"/>
            <w:tcBorders>
              <w:top w:color="000000" w:space="0" w:sz="8" w:val="single"/>
              <w:left w:color="000000" w:space="0" w:sz="6" w:val="single"/>
              <w:bottom w:color="000000" w:space="0" w:sz="6" w:val="single"/>
            </w:tcBorders>
            <w:shd w:fill="d26d67" w:val="clear"/>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2020-21</w:t>
            </w:r>
            <w:r w:rsidDel="00000000" w:rsidR="00000000" w:rsidRPr="00000000">
              <w:rPr>
                <w:rtl w:val="0"/>
              </w:rPr>
            </w:r>
          </w:p>
        </w:tc>
        <w:tc>
          <w:tcPr>
            <w:tcBorders>
              <w:top w:color="000000" w:space="0" w:sz="8" w:val="single"/>
              <w:bottom w:color="000000" w:space="0" w:sz="6" w:val="single"/>
            </w:tcBorders>
            <w:shd w:fill="d26d67" w:val="clear"/>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2021-22</w:t>
            </w:r>
            <w:r w:rsidDel="00000000" w:rsidR="00000000" w:rsidRPr="00000000">
              <w:rPr>
                <w:rtl w:val="0"/>
              </w:rPr>
            </w:r>
          </w:p>
        </w:tc>
        <w:tc>
          <w:tcPr>
            <w:tcBorders>
              <w:top w:color="000000" w:space="0" w:sz="8" w:val="single"/>
              <w:bottom w:color="000000" w:space="0" w:sz="6" w:val="single"/>
            </w:tcBorders>
            <w:shd w:fill="d26d67" w:val="clear"/>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3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2022-23</w:t>
            </w:r>
            <w:r w:rsidDel="00000000" w:rsidR="00000000" w:rsidRPr="00000000">
              <w:rPr>
                <w:rtl w:val="0"/>
              </w:rPr>
            </w:r>
          </w:p>
        </w:tc>
        <w:tc>
          <w:tcPr>
            <w:tcBorders>
              <w:top w:color="000000" w:space="0" w:sz="8" w:val="single"/>
              <w:bottom w:color="000000" w:space="0" w:sz="6" w:val="single"/>
            </w:tcBorders>
            <w:shd w:fill="d26d67" w:val="clear"/>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3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2023-24</w:t>
            </w:r>
            <w:r w:rsidDel="00000000" w:rsidR="00000000" w:rsidRPr="00000000">
              <w:rPr>
                <w:rtl w:val="0"/>
              </w:rPr>
            </w:r>
          </w:p>
        </w:tc>
        <w:tc>
          <w:tcPr>
            <w:tcBorders>
              <w:top w:color="000000" w:space="0" w:sz="8" w:val="single"/>
              <w:bottom w:color="000000" w:space="0" w:sz="6" w:val="single"/>
            </w:tcBorders>
            <w:shd w:fill="d26d67" w:val="clear"/>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3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2024-25</w:t>
            </w:r>
            <w:r w:rsidDel="00000000" w:rsidR="00000000" w:rsidRPr="00000000">
              <w:rPr>
                <w:rtl w:val="0"/>
              </w:rPr>
            </w:r>
          </w:p>
        </w:tc>
        <w:tc>
          <w:tcPr>
            <w:tcBorders>
              <w:top w:color="000000" w:space="0" w:sz="8" w:val="single"/>
              <w:bottom w:color="000000" w:space="0" w:sz="6" w:val="single"/>
              <w:right w:color="000000" w:space="0" w:sz="6" w:val="single"/>
            </w:tcBorders>
            <w:shd w:fill="d26d67" w:val="clear"/>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15"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2025-26</w:t>
            </w:r>
            <w:r w:rsidDel="00000000" w:rsidR="00000000" w:rsidRPr="00000000">
              <w:rPr>
                <w:rtl w:val="0"/>
              </w:rPr>
            </w:r>
          </w:p>
        </w:tc>
      </w:tr>
      <w:tr>
        <w:trPr>
          <w:cantSplit w:val="0"/>
          <w:trHeight w:val="185" w:hRule="atLeast"/>
          <w:tblHeader w:val="0"/>
        </w:trPr>
        <w:tc>
          <w:tcPr>
            <w:tcBorders>
              <w:top w:color="000000" w:space="0" w:sz="6" w:val="single"/>
              <w:left w:color="000000" w:space="0" w:sz="6" w:val="single"/>
              <w:bottom w:color="949494" w:space="0" w:sz="6" w:val="single"/>
            </w:tcBorders>
            <w:shd w:fill="f2f2f2" w:val="clear"/>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Change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Prop</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Tax</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Collections</w:t>
            </w:r>
          </w:p>
        </w:tc>
        <w:tc>
          <w:tcPr>
            <w:tcBorders>
              <w:top w:color="000000" w:space="0" w:sz="6" w:val="single"/>
              <w:bottom w:color="949494" w:space="0" w:sz="6" w:val="single"/>
            </w:tcBorders>
            <w:shd w:fill="f2f2f2" w:val="clear"/>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7.06%</w:t>
            </w:r>
          </w:p>
        </w:tc>
        <w:tc>
          <w:tcPr>
            <w:tcBorders>
              <w:top w:color="000000" w:space="0" w:sz="6" w:val="single"/>
              <w:bottom w:color="949494" w:space="0" w:sz="6" w:val="single"/>
            </w:tcBorders>
            <w:shd w:fill="d26d67" w:val="clear"/>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4.00%</w:t>
            </w:r>
            <w:r w:rsidDel="00000000" w:rsidR="00000000" w:rsidRPr="00000000">
              <w:rPr>
                <w:rtl w:val="0"/>
              </w:rPr>
            </w:r>
          </w:p>
        </w:tc>
        <w:tc>
          <w:tcPr>
            <w:tcBorders>
              <w:top w:color="000000" w:space="0" w:sz="6" w:val="single"/>
              <w:bottom w:color="949494" w:space="0" w:sz="6" w:val="single"/>
            </w:tcBorders>
            <w:shd w:fill="f2f2f2" w:val="clear"/>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4.00%</w:t>
            </w:r>
          </w:p>
        </w:tc>
        <w:tc>
          <w:tcPr>
            <w:tcBorders>
              <w:top w:color="000000" w:space="0" w:sz="6" w:val="single"/>
              <w:bottom w:color="949494" w:space="0" w:sz="6" w:val="single"/>
            </w:tcBorders>
            <w:shd w:fill="f2f2f2" w:val="clear"/>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4.00%</w:t>
            </w:r>
          </w:p>
        </w:tc>
        <w:tc>
          <w:tcPr>
            <w:tcBorders>
              <w:top w:color="000000" w:space="0" w:sz="6" w:val="single"/>
              <w:bottom w:color="949494" w:space="0" w:sz="6" w:val="single"/>
            </w:tcBorders>
            <w:shd w:fill="f2f2f2" w:val="clear"/>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4.00%</w:t>
            </w:r>
          </w:p>
        </w:tc>
        <w:tc>
          <w:tcPr>
            <w:tcBorders>
              <w:top w:color="000000" w:space="0" w:sz="6" w:val="single"/>
              <w:bottom w:color="949494" w:space="0" w:sz="6" w:val="single"/>
              <w:right w:color="000000" w:space="0" w:sz="6" w:val="single"/>
            </w:tcBorders>
            <w:shd w:fill="f2f2f2" w:val="clear"/>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4.00%</w:t>
            </w:r>
          </w:p>
        </w:tc>
      </w:tr>
      <w:tr>
        <w:trPr>
          <w:cantSplit w:val="0"/>
          <w:trHeight w:val="185" w:hRule="atLeast"/>
          <w:tblHeader w:val="0"/>
        </w:trPr>
        <w:tc>
          <w:tcPr>
            <w:tcBorders>
              <w:top w:color="949494" w:space="0" w:sz="6" w:val="single"/>
              <w:left w:color="000000" w:space="0" w:sz="6" w:val="single"/>
              <w:bottom w:color="949494" w:space="0" w:sz="8" w:val="single"/>
            </w:tcBorders>
            <w:shd w:fill="f2f2f2" w:val="clear"/>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Enrollment</w:t>
            </w:r>
          </w:p>
        </w:tc>
        <w:tc>
          <w:tcPr>
            <w:tcBorders>
              <w:top w:color="949494" w:space="0" w:sz="6" w:val="single"/>
              <w:bottom w:color="949494" w:space="0" w:sz="8" w:val="single"/>
            </w:tcBorders>
            <w:shd w:fill="f2f2f2" w:val="clear"/>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5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3,574</w:t>
            </w:r>
          </w:p>
        </w:tc>
        <w:tc>
          <w:tcPr>
            <w:tcBorders>
              <w:top w:color="949494" w:space="0" w:sz="6" w:val="single"/>
              <w:bottom w:color="949494" w:space="0" w:sz="8" w:val="single"/>
            </w:tcBorders>
            <w:shd w:fill="d26d67" w:val="clear"/>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5" w:lineRule="auto"/>
              <w:ind w:left="0" w:right="65"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3,669</w:t>
            </w:r>
            <w:r w:rsidDel="00000000" w:rsidR="00000000" w:rsidRPr="00000000">
              <w:rPr>
                <w:rtl w:val="0"/>
              </w:rPr>
            </w:r>
          </w:p>
        </w:tc>
        <w:tc>
          <w:tcPr>
            <w:tcBorders>
              <w:top w:color="949494" w:space="0" w:sz="6" w:val="single"/>
              <w:bottom w:color="949494" w:space="0" w:sz="8" w:val="single"/>
            </w:tcBorders>
            <w:shd w:fill="f2f2f2" w:val="clear"/>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8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3,725</w:t>
            </w:r>
          </w:p>
        </w:tc>
        <w:tc>
          <w:tcPr>
            <w:tcBorders>
              <w:top w:color="949494" w:space="0" w:sz="6" w:val="single"/>
              <w:bottom w:color="949494" w:space="0" w:sz="8" w:val="single"/>
            </w:tcBorders>
            <w:shd w:fill="f2f2f2" w:val="clear"/>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8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3,761</w:t>
            </w:r>
          </w:p>
        </w:tc>
        <w:tc>
          <w:tcPr>
            <w:tcBorders>
              <w:top w:color="949494" w:space="0" w:sz="6" w:val="single"/>
              <w:bottom w:color="949494" w:space="0" w:sz="8" w:val="single"/>
            </w:tcBorders>
            <w:shd w:fill="f2f2f2" w:val="clear"/>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8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3,792</w:t>
            </w:r>
          </w:p>
        </w:tc>
        <w:tc>
          <w:tcPr>
            <w:tcBorders>
              <w:top w:color="949494" w:space="0" w:sz="6" w:val="single"/>
              <w:bottom w:color="949494" w:space="0" w:sz="8" w:val="single"/>
              <w:right w:color="000000" w:space="0" w:sz="6" w:val="single"/>
            </w:tcBorders>
            <w:shd w:fill="f2f2f2" w:val="clear"/>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3,813</w:t>
            </w:r>
          </w:p>
        </w:tc>
      </w:tr>
      <w:tr>
        <w:trPr>
          <w:cantSplit w:val="0"/>
          <w:trHeight w:val="182" w:hRule="atLeast"/>
          <w:tblHeader w:val="0"/>
        </w:trPr>
        <w:tc>
          <w:tcPr>
            <w:tcBorders>
              <w:top w:color="949494" w:space="0" w:sz="8" w:val="single"/>
              <w:left w:color="000000" w:space="0" w:sz="6" w:val="single"/>
              <w:bottom w:color="949494" w:space="0" w:sz="8" w:val="single"/>
            </w:tcBorders>
            <w:shd w:fill="f2f2f2" w:val="clear"/>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In-district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students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charter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school</w:t>
            </w:r>
          </w:p>
        </w:tc>
        <w:tc>
          <w:tcPr>
            <w:tcBorders>
              <w:top w:color="949494" w:space="0" w:sz="8" w:val="single"/>
              <w:bottom w:color="949494" w:space="0" w:sz="8" w:val="single"/>
            </w:tcBorders>
            <w:shd w:fill="f2f2f2" w:val="clear"/>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2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1043</w:t>
            </w:r>
          </w:p>
        </w:tc>
        <w:tc>
          <w:tcPr>
            <w:tcBorders>
              <w:top w:color="949494" w:space="0" w:sz="8" w:val="single"/>
              <w:bottom w:color="949494" w:space="0" w:sz="8" w:val="single"/>
            </w:tcBorders>
            <w:shd w:fill="d26d67" w:val="clear"/>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1061</w:t>
            </w:r>
            <w:r w:rsidDel="00000000" w:rsidR="00000000" w:rsidRPr="00000000">
              <w:rPr>
                <w:rtl w:val="0"/>
              </w:rPr>
            </w:r>
          </w:p>
        </w:tc>
        <w:tc>
          <w:tcPr>
            <w:tcBorders>
              <w:top w:color="949494" w:space="0" w:sz="8" w:val="single"/>
              <w:bottom w:color="949494" w:space="0" w:sz="8" w:val="single"/>
            </w:tcBorders>
            <w:shd w:fill="f2f2f2" w:val="clear"/>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5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1061</w:t>
            </w:r>
          </w:p>
        </w:tc>
        <w:tc>
          <w:tcPr>
            <w:tcBorders>
              <w:top w:color="949494" w:space="0" w:sz="8" w:val="single"/>
              <w:bottom w:color="949494" w:space="0" w:sz="8" w:val="single"/>
            </w:tcBorders>
            <w:shd w:fill="f2f2f2" w:val="clear"/>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1061</w:t>
            </w:r>
          </w:p>
        </w:tc>
        <w:tc>
          <w:tcPr>
            <w:tcBorders>
              <w:top w:color="949494" w:space="0" w:sz="8" w:val="single"/>
              <w:bottom w:color="949494" w:space="0" w:sz="8" w:val="single"/>
            </w:tcBorders>
            <w:shd w:fill="f2f2f2" w:val="clear"/>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1061</w:t>
            </w:r>
          </w:p>
        </w:tc>
        <w:tc>
          <w:tcPr>
            <w:tcBorders>
              <w:top w:color="949494" w:space="0" w:sz="8" w:val="single"/>
              <w:bottom w:color="949494" w:space="0" w:sz="8" w:val="single"/>
              <w:right w:color="000000" w:space="0" w:sz="6" w:val="single"/>
            </w:tcBorders>
            <w:shd w:fill="f2f2f2" w:val="clear"/>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1061</w:t>
            </w:r>
          </w:p>
        </w:tc>
      </w:tr>
      <w:tr>
        <w:trPr>
          <w:cantSplit w:val="0"/>
          <w:trHeight w:val="182" w:hRule="atLeast"/>
          <w:tblHeader w:val="0"/>
        </w:trPr>
        <w:tc>
          <w:tcPr>
            <w:tcBorders>
              <w:top w:color="949494" w:space="0" w:sz="8" w:val="single"/>
              <w:left w:color="000000" w:space="0" w:sz="6" w:val="single"/>
              <w:bottom w:color="949494" w:space="0" w:sz="8" w:val="single"/>
            </w:tcBorders>
            <w:shd w:fill="f2f2f2" w:val="clear"/>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0" w:right="0" w:firstLine="0"/>
              <w:jc w:val="left"/>
              <w:rPr>
                <w:rFonts w:ascii="Gill Sans" w:cs="Gill Sans" w:eastAsia="Gill Sans" w:hAnsi="Gill Sans"/>
                <w:b w:val="0"/>
                <w:i w:val="1"/>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Enrollment,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LASD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BCS</w:t>
            </w:r>
          </w:p>
        </w:tc>
        <w:tc>
          <w:tcPr>
            <w:tcBorders>
              <w:top w:color="949494" w:space="0" w:sz="8" w:val="single"/>
              <w:bottom w:color="949494" w:space="0" w:sz="8" w:val="single"/>
            </w:tcBorders>
            <w:shd w:fill="f2f2f2" w:val="clear"/>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4,617</w:t>
            </w:r>
          </w:p>
        </w:tc>
        <w:tc>
          <w:tcPr>
            <w:tcBorders>
              <w:top w:color="949494" w:space="0" w:sz="8" w:val="single"/>
              <w:bottom w:color="949494" w:space="0" w:sz="8" w:val="single"/>
            </w:tcBorders>
            <w:shd w:fill="d26d67" w:val="clear"/>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0" w:lineRule="auto"/>
              <w:ind w:left="0" w:right="56" w:firstLine="0"/>
              <w:jc w:val="right"/>
              <w:rPr>
                <w:rFonts w:ascii="Gill Sans" w:cs="Gill Sans" w:eastAsia="Gill Sans" w:hAnsi="Gill Sans"/>
                <w:b w:val="1"/>
                <w:i w:val="1"/>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1"/>
                <w:smallCaps w:val="0"/>
                <w:strike w:val="0"/>
                <w:color w:val="ffffff"/>
                <w:sz w:val="15"/>
                <w:szCs w:val="15"/>
                <w:u w:val="none"/>
                <w:shd w:fill="auto" w:val="clear"/>
                <w:vertAlign w:val="baseline"/>
                <w:rtl w:val="0"/>
              </w:rPr>
              <w:t xml:space="preserve">4,730</w:t>
            </w:r>
            <w:r w:rsidDel="00000000" w:rsidR="00000000" w:rsidRPr="00000000">
              <w:rPr>
                <w:rtl w:val="0"/>
              </w:rPr>
            </w:r>
          </w:p>
        </w:tc>
        <w:tc>
          <w:tcPr>
            <w:tcBorders>
              <w:top w:color="949494" w:space="0" w:sz="8" w:val="single"/>
              <w:bottom w:color="949494" w:space="0" w:sz="8" w:val="single"/>
            </w:tcBorders>
            <w:shd w:fill="f2f2f2" w:val="clear"/>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86" w:firstLine="0"/>
              <w:jc w:val="right"/>
              <w:rPr>
                <w:rFonts w:ascii="Gill Sans" w:cs="Gill Sans" w:eastAsia="Gill Sans" w:hAnsi="Gill Sans"/>
                <w:b w:val="0"/>
                <w:i w:val="1"/>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4,786</w:t>
            </w:r>
          </w:p>
        </w:tc>
        <w:tc>
          <w:tcPr>
            <w:tcBorders>
              <w:top w:color="949494" w:space="0" w:sz="8" w:val="single"/>
              <w:bottom w:color="949494" w:space="0" w:sz="8" w:val="single"/>
            </w:tcBorders>
            <w:shd w:fill="f2f2f2" w:val="clear"/>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83" w:firstLine="0"/>
              <w:jc w:val="right"/>
              <w:rPr>
                <w:rFonts w:ascii="Gill Sans" w:cs="Gill Sans" w:eastAsia="Gill Sans" w:hAnsi="Gill Sans"/>
                <w:b w:val="0"/>
                <w:i w:val="1"/>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4,822</w:t>
            </w:r>
          </w:p>
        </w:tc>
        <w:tc>
          <w:tcPr>
            <w:tcBorders>
              <w:top w:color="949494" w:space="0" w:sz="8" w:val="single"/>
              <w:bottom w:color="949494" w:space="0" w:sz="8" w:val="single"/>
            </w:tcBorders>
            <w:shd w:fill="f2f2f2" w:val="clear"/>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80" w:firstLine="0"/>
              <w:jc w:val="right"/>
              <w:rPr>
                <w:rFonts w:ascii="Gill Sans" w:cs="Gill Sans" w:eastAsia="Gill Sans" w:hAnsi="Gill Sans"/>
                <w:b w:val="0"/>
                <w:i w:val="1"/>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4,853</w:t>
            </w:r>
          </w:p>
        </w:tc>
        <w:tc>
          <w:tcPr>
            <w:tcBorders>
              <w:top w:color="949494" w:space="0" w:sz="8" w:val="single"/>
              <w:bottom w:color="949494" w:space="0" w:sz="8" w:val="single"/>
              <w:right w:color="000000" w:space="0" w:sz="6" w:val="single"/>
            </w:tcBorders>
            <w:shd w:fill="f2f2f2" w:val="clear"/>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9" w:firstLine="0"/>
              <w:jc w:val="right"/>
              <w:rPr>
                <w:rFonts w:ascii="Gill Sans" w:cs="Gill Sans" w:eastAsia="Gill Sans" w:hAnsi="Gill Sans"/>
                <w:b w:val="0"/>
                <w:i w:val="1"/>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1"/>
                <w:smallCaps w:val="0"/>
                <w:strike w:val="0"/>
                <w:color w:val="000000"/>
                <w:sz w:val="13"/>
                <w:szCs w:val="13"/>
                <w:u w:val="none"/>
                <w:shd w:fill="auto" w:val="clear"/>
                <w:vertAlign w:val="baseline"/>
                <w:rtl w:val="0"/>
              </w:rPr>
              <w:t xml:space="preserve">4,874</w:t>
            </w:r>
          </w:p>
        </w:tc>
      </w:tr>
      <w:tr>
        <w:trPr>
          <w:cantSplit w:val="0"/>
          <w:trHeight w:val="183" w:hRule="atLeast"/>
          <w:tblHeader w:val="0"/>
        </w:trPr>
        <w:tc>
          <w:tcPr>
            <w:tcBorders>
              <w:top w:color="949494" w:space="0" w:sz="8" w:val="single"/>
              <w:left w:color="000000" w:space="0" w:sz="6" w:val="single"/>
              <w:bottom w:color="949494" w:space="0" w:sz="6" w:val="single"/>
            </w:tcBorders>
            <w:shd w:fill="f2f2f2" w:val="clear"/>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Transfer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Prop</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Tax</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BCS</w:t>
            </w:r>
          </w:p>
        </w:tc>
        <w:tc>
          <w:tcPr>
            <w:tcBorders>
              <w:top w:color="949494" w:space="0" w:sz="8" w:val="single"/>
              <w:bottom w:color="949494" w:space="0" w:sz="6" w:val="single"/>
            </w:tcBorders>
            <w:shd w:fill="f2f2f2" w:val="clear"/>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9,187,469</w:t>
            </w:r>
          </w:p>
        </w:tc>
        <w:tc>
          <w:tcPr>
            <w:tcBorders>
              <w:top w:color="949494" w:space="0" w:sz="8" w:val="single"/>
              <w:bottom w:color="949494" w:space="0" w:sz="6" w:val="single"/>
            </w:tcBorders>
            <w:shd w:fill="d26d67" w:val="clear"/>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0"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9,926,004</w:t>
            </w:r>
            <w:r w:rsidDel="00000000" w:rsidR="00000000" w:rsidRPr="00000000">
              <w:rPr>
                <w:rtl w:val="0"/>
              </w:rPr>
            </w:r>
          </w:p>
        </w:tc>
        <w:tc>
          <w:tcPr>
            <w:tcBorders>
              <w:top w:color="949494" w:space="0" w:sz="8" w:val="single"/>
              <w:bottom w:color="949494" w:space="0" w:sz="6" w:val="single"/>
            </w:tcBorders>
            <w:shd w:fill="f2f2f2" w:val="clear"/>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10,210,982</w:t>
            </w:r>
          </w:p>
        </w:tc>
        <w:tc>
          <w:tcPr>
            <w:tcBorders>
              <w:top w:color="949494" w:space="0" w:sz="8" w:val="single"/>
              <w:bottom w:color="949494" w:space="0" w:sz="6" w:val="single"/>
            </w:tcBorders>
            <w:shd w:fill="f2f2f2" w:val="clear"/>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10,494,976</w:t>
            </w:r>
          </w:p>
        </w:tc>
        <w:tc>
          <w:tcPr>
            <w:tcBorders>
              <w:top w:color="949494" w:space="0" w:sz="8" w:val="single"/>
              <w:bottom w:color="949494" w:space="0" w:sz="6" w:val="single"/>
            </w:tcBorders>
            <w:shd w:fill="f2f2f2" w:val="clear"/>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10,785,723</w:t>
            </w:r>
          </w:p>
        </w:tc>
        <w:tc>
          <w:tcPr>
            <w:tcBorders>
              <w:top w:color="949494" w:space="0" w:sz="8" w:val="single"/>
              <w:bottom w:color="949494" w:space="0" w:sz="6" w:val="single"/>
              <w:right w:color="000000" w:space="0" w:sz="6" w:val="single"/>
            </w:tcBorders>
            <w:shd w:fill="f2f2f2" w:val="clear"/>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10,450,068</w:t>
            </w:r>
          </w:p>
        </w:tc>
      </w:tr>
      <w:tr>
        <w:trPr>
          <w:cantSplit w:val="0"/>
          <w:trHeight w:val="187" w:hRule="atLeast"/>
          <w:tblHeader w:val="0"/>
        </w:trPr>
        <w:tc>
          <w:tcPr>
            <w:tcBorders>
              <w:top w:color="949494" w:space="0" w:sz="6" w:val="single"/>
              <w:left w:color="000000" w:space="0" w:sz="6" w:val="single"/>
              <w:bottom w:color="949494" w:space="0" w:sz="6" w:val="single"/>
            </w:tcBorders>
            <w:shd w:fill="f2f2f2" w:val="clear"/>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Cost-of-Living</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Adjustment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(COLA)</w:t>
            </w:r>
          </w:p>
        </w:tc>
        <w:tc>
          <w:tcPr>
            <w:tcBorders>
              <w:top w:color="949494" w:space="0" w:sz="6" w:val="single"/>
              <w:bottom w:color="949494" w:space="0" w:sz="6" w:val="single"/>
            </w:tcBorders>
            <w:shd w:fill="f2f2f2" w:val="clear"/>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0.00%</w:t>
            </w:r>
          </w:p>
        </w:tc>
        <w:tc>
          <w:tcPr>
            <w:tcBorders>
              <w:top w:color="949494" w:space="0" w:sz="6" w:val="single"/>
              <w:bottom w:color="949494" w:space="0" w:sz="6" w:val="single"/>
            </w:tcBorders>
            <w:shd w:fill="d26d67" w:val="clear"/>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4"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4.05%</w:t>
            </w:r>
            <w:r w:rsidDel="00000000" w:rsidR="00000000" w:rsidRPr="00000000">
              <w:rPr>
                <w:rtl w:val="0"/>
              </w:rPr>
            </w:r>
          </w:p>
        </w:tc>
        <w:tc>
          <w:tcPr>
            <w:tcBorders>
              <w:top w:color="949494" w:space="0" w:sz="6" w:val="single"/>
              <w:bottom w:color="949494" w:space="0" w:sz="6" w:val="single"/>
            </w:tcBorders>
            <w:shd w:fill="f2f2f2" w:val="clear"/>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2.98%</w:t>
            </w:r>
          </w:p>
        </w:tc>
        <w:tc>
          <w:tcPr>
            <w:tcBorders>
              <w:top w:color="949494" w:space="0" w:sz="6" w:val="single"/>
              <w:bottom w:color="949494" w:space="0" w:sz="6" w:val="single"/>
            </w:tcBorders>
            <w:shd w:fill="f2f2f2" w:val="clear"/>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3.05%</w:t>
            </w:r>
          </w:p>
        </w:tc>
        <w:tc>
          <w:tcPr>
            <w:tcBorders>
              <w:top w:color="949494" w:space="0" w:sz="6" w:val="single"/>
              <w:bottom w:color="949494" w:space="0" w:sz="6" w:val="single"/>
            </w:tcBorders>
            <w:shd w:fill="f2f2f2" w:val="clear"/>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3.00%</w:t>
            </w:r>
          </w:p>
        </w:tc>
        <w:tc>
          <w:tcPr>
            <w:tcBorders>
              <w:top w:color="949494" w:space="0" w:sz="6" w:val="single"/>
              <w:bottom w:color="949494" w:space="0" w:sz="6" w:val="single"/>
              <w:right w:color="000000" w:space="0" w:sz="6" w:val="single"/>
            </w:tcBorders>
            <w:shd w:fill="f2f2f2" w:val="clear"/>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3.00%</w:t>
            </w:r>
          </w:p>
        </w:tc>
      </w:tr>
      <w:tr>
        <w:trPr>
          <w:cantSplit w:val="0"/>
          <w:trHeight w:val="183" w:hRule="atLeast"/>
          <w:tblHeader w:val="0"/>
        </w:trPr>
        <w:tc>
          <w:tcPr>
            <w:tcBorders>
              <w:top w:color="949494" w:space="0" w:sz="6" w:val="single"/>
              <w:left w:color="000000" w:space="0" w:sz="6" w:val="single"/>
              <w:bottom w:color="949494" w:space="0" w:sz="8" w:val="single"/>
            </w:tcBorders>
            <w:shd w:fill="f2f2f2" w:val="clear"/>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Foundation</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Funding</w:t>
            </w:r>
          </w:p>
        </w:tc>
        <w:tc>
          <w:tcPr>
            <w:tcBorders>
              <w:top w:color="949494" w:space="0" w:sz="6" w:val="single"/>
              <w:bottom w:color="949494" w:space="0" w:sz="8" w:val="single"/>
            </w:tcBorders>
            <w:shd w:fill="f2f2f2" w:val="clear"/>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5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2,400,000</w:t>
            </w:r>
          </w:p>
        </w:tc>
        <w:tc>
          <w:tcPr>
            <w:tcBorders>
              <w:top w:color="949494" w:space="0" w:sz="6" w:val="single"/>
              <w:bottom w:color="949494" w:space="0" w:sz="8" w:val="single"/>
            </w:tcBorders>
            <w:shd w:fill="d26d67" w:val="clear"/>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3" w:lineRule="auto"/>
              <w:ind w:left="0" w:right="4"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2,500,000</w:t>
            </w:r>
            <w:r w:rsidDel="00000000" w:rsidR="00000000" w:rsidRPr="00000000">
              <w:rPr>
                <w:rtl w:val="0"/>
              </w:rPr>
            </w:r>
          </w:p>
        </w:tc>
        <w:tc>
          <w:tcPr>
            <w:tcBorders>
              <w:top w:color="949494" w:space="0" w:sz="6" w:val="single"/>
              <w:bottom w:color="949494" w:space="0" w:sz="8" w:val="single"/>
            </w:tcBorders>
            <w:shd w:fill="f2f2f2" w:val="clear"/>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5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2,500,000</w:t>
            </w:r>
          </w:p>
        </w:tc>
        <w:tc>
          <w:tcPr>
            <w:tcBorders>
              <w:top w:color="949494" w:space="0" w:sz="6" w:val="single"/>
              <w:bottom w:color="949494" w:space="0" w:sz="8" w:val="single"/>
            </w:tcBorders>
            <w:shd w:fill="f2f2f2" w:val="clear"/>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4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2,500,000</w:t>
            </w:r>
          </w:p>
        </w:tc>
        <w:tc>
          <w:tcPr>
            <w:tcBorders>
              <w:top w:color="949494" w:space="0" w:sz="6" w:val="single"/>
              <w:bottom w:color="949494" w:space="0" w:sz="8" w:val="single"/>
            </w:tcBorders>
            <w:shd w:fill="f2f2f2" w:val="clear"/>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2,500,000</w:t>
            </w:r>
          </w:p>
        </w:tc>
        <w:tc>
          <w:tcPr>
            <w:tcBorders>
              <w:top w:color="949494" w:space="0" w:sz="6" w:val="single"/>
              <w:bottom w:color="949494" w:space="0" w:sz="8" w:val="single"/>
              <w:right w:color="000000" w:space="0" w:sz="6" w:val="single"/>
            </w:tcBorders>
            <w:shd w:fill="f2f2f2" w:val="clear"/>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2,500,000</w:t>
            </w:r>
          </w:p>
        </w:tc>
      </w:tr>
      <w:tr>
        <w:trPr>
          <w:cantSplit w:val="0"/>
          <w:trHeight w:val="182" w:hRule="atLeast"/>
          <w:tblHeader w:val="0"/>
        </w:trPr>
        <w:tc>
          <w:tcPr>
            <w:tcBorders>
              <w:top w:color="949494" w:space="0" w:sz="8" w:val="single"/>
              <w:left w:color="000000" w:space="0" w:sz="6" w:val="single"/>
              <w:bottom w:color="949494" w:space="0" w:sz="8" w:val="single"/>
            </w:tcBorders>
            <w:shd w:fill="f2f2f2" w:val="clear"/>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Parcel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Tax</w:t>
            </w:r>
          </w:p>
        </w:tc>
        <w:tc>
          <w:tcPr>
            <w:tcBorders>
              <w:top w:color="949494" w:space="0" w:sz="8" w:val="single"/>
              <w:bottom w:color="949494" w:space="0" w:sz="8" w:val="single"/>
            </w:tcBorders>
            <w:shd w:fill="f2f2f2" w:val="clear"/>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820</w:t>
            </w:r>
          </w:p>
        </w:tc>
        <w:tc>
          <w:tcPr>
            <w:tcBorders>
              <w:top w:color="949494" w:space="0" w:sz="8" w:val="single"/>
              <w:bottom w:color="949494" w:space="0" w:sz="8" w:val="single"/>
            </w:tcBorders>
            <w:shd w:fill="d26d67" w:val="clear"/>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3"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820</w:t>
            </w:r>
            <w:r w:rsidDel="00000000" w:rsidR="00000000" w:rsidRPr="00000000">
              <w:rPr>
                <w:rtl w:val="0"/>
              </w:rPr>
            </w:r>
          </w:p>
        </w:tc>
        <w:tc>
          <w:tcPr>
            <w:tcBorders>
              <w:top w:color="949494" w:space="0" w:sz="8" w:val="single"/>
              <w:bottom w:color="949494" w:space="0" w:sz="8" w:val="single"/>
            </w:tcBorders>
            <w:shd w:fill="f2f2f2" w:val="clear"/>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5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820</w:t>
            </w:r>
          </w:p>
        </w:tc>
        <w:tc>
          <w:tcPr>
            <w:tcBorders>
              <w:top w:color="949494" w:space="0" w:sz="8" w:val="single"/>
              <w:bottom w:color="949494" w:space="0" w:sz="8" w:val="single"/>
            </w:tcBorders>
            <w:shd w:fill="f2f2f2" w:val="clear"/>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820</w:t>
            </w:r>
          </w:p>
        </w:tc>
        <w:tc>
          <w:tcPr>
            <w:tcBorders>
              <w:top w:color="949494" w:space="0" w:sz="8" w:val="single"/>
              <w:bottom w:color="949494" w:space="0" w:sz="8" w:val="single"/>
            </w:tcBorders>
            <w:shd w:fill="f2f2f2" w:val="clear"/>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820</w:t>
            </w:r>
          </w:p>
        </w:tc>
        <w:tc>
          <w:tcPr>
            <w:tcBorders>
              <w:top w:color="949494" w:space="0" w:sz="8" w:val="single"/>
              <w:bottom w:color="949494" w:space="0" w:sz="8" w:val="single"/>
              <w:right w:color="000000" w:space="0" w:sz="6" w:val="single"/>
            </w:tcBorders>
            <w:shd w:fill="f2f2f2" w:val="clear"/>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597</w:t>
            </w:r>
          </w:p>
        </w:tc>
      </w:tr>
      <w:tr>
        <w:trPr>
          <w:cantSplit w:val="0"/>
          <w:trHeight w:val="182" w:hRule="atLeast"/>
          <w:tblHeader w:val="0"/>
        </w:trPr>
        <w:tc>
          <w:tcPr>
            <w:tcBorders>
              <w:top w:color="949494" w:space="0" w:sz="8" w:val="single"/>
              <w:left w:color="000000" w:space="0" w:sz="6" w:val="single"/>
              <w:bottom w:color="949494" w:space="0" w:sz="8" w:val="single"/>
            </w:tcBorders>
            <w:shd w:fill="f2f2f2" w:val="clear"/>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K-3</w:t>
            </w:r>
          </w:p>
        </w:tc>
        <w:tc>
          <w:tcPr>
            <w:tcBorders>
              <w:top w:color="949494" w:space="0" w:sz="8" w:val="single"/>
              <w:bottom w:color="949494" w:space="0" w:sz="8" w:val="single"/>
            </w:tcBorders>
            <w:shd w:fill="f2f2f2" w:val="clear"/>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19</w:t>
            </w:r>
          </w:p>
        </w:tc>
        <w:tc>
          <w:tcPr>
            <w:tcBorders>
              <w:top w:color="949494" w:space="0" w:sz="8" w:val="single"/>
              <w:bottom w:color="949494" w:space="0" w:sz="8" w:val="single"/>
            </w:tcBorders>
            <w:shd w:fill="d26d67" w:val="clear"/>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22</w:t>
            </w:r>
            <w:r w:rsidDel="00000000" w:rsidR="00000000" w:rsidRPr="00000000">
              <w:rPr>
                <w:rtl w:val="0"/>
              </w:rPr>
            </w:r>
          </w:p>
        </w:tc>
        <w:tc>
          <w:tcPr>
            <w:tcBorders>
              <w:top w:color="949494" w:space="0" w:sz="8" w:val="single"/>
              <w:bottom w:color="949494" w:space="0" w:sz="8" w:val="single"/>
            </w:tcBorders>
            <w:shd w:fill="f2f2f2" w:val="clear"/>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w:t>
            </w:r>
          </w:p>
        </w:tc>
        <w:tc>
          <w:tcPr>
            <w:tcBorders>
              <w:top w:color="949494" w:space="0" w:sz="8" w:val="single"/>
              <w:bottom w:color="949494" w:space="0" w:sz="8" w:val="single"/>
            </w:tcBorders>
            <w:shd w:fill="f2f2f2" w:val="clear"/>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w:t>
            </w:r>
          </w:p>
        </w:tc>
        <w:tc>
          <w:tcPr>
            <w:tcBorders>
              <w:top w:color="949494" w:space="0" w:sz="8" w:val="single"/>
              <w:bottom w:color="949494" w:space="0" w:sz="8" w:val="single"/>
            </w:tcBorders>
            <w:shd w:fill="f2f2f2" w:val="clear"/>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w:t>
            </w:r>
          </w:p>
        </w:tc>
        <w:tc>
          <w:tcPr>
            <w:tcBorders>
              <w:top w:color="949494" w:space="0" w:sz="8" w:val="single"/>
              <w:bottom w:color="949494" w:space="0" w:sz="8" w:val="single"/>
              <w:right w:color="000000" w:space="0" w:sz="6" w:val="single"/>
            </w:tcBorders>
            <w:shd w:fill="f2f2f2" w:val="clear"/>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w:t>
            </w:r>
          </w:p>
        </w:tc>
      </w:tr>
      <w:tr>
        <w:trPr>
          <w:cantSplit w:val="0"/>
          <w:trHeight w:val="183" w:hRule="atLeast"/>
          <w:tblHeader w:val="0"/>
        </w:trPr>
        <w:tc>
          <w:tcPr>
            <w:tcBorders>
              <w:top w:color="949494" w:space="0" w:sz="8" w:val="single"/>
              <w:left w:color="000000" w:space="0" w:sz="6" w:val="single"/>
              <w:bottom w:color="949494" w:space="0" w:sz="6" w:val="single"/>
            </w:tcBorders>
            <w:shd w:fill="f2f2f2" w:val="clear"/>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4-6</w:t>
            </w:r>
          </w:p>
        </w:tc>
        <w:tc>
          <w:tcPr>
            <w:tcBorders>
              <w:top w:color="949494" w:space="0" w:sz="8" w:val="single"/>
              <w:bottom w:color="949494" w:space="0" w:sz="6" w:val="single"/>
            </w:tcBorders>
            <w:shd w:fill="f2f2f2" w:val="clear"/>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c>
          <w:tcPr>
            <w:tcBorders>
              <w:top w:color="949494" w:space="0" w:sz="8" w:val="single"/>
              <w:bottom w:color="949494" w:space="0" w:sz="6" w:val="single"/>
            </w:tcBorders>
            <w:shd w:fill="d26d67" w:val="clear"/>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0"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25</w:t>
            </w:r>
            <w:r w:rsidDel="00000000" w:rsidR="00000000" w:rsidRPr="00000000">
              <w:rPr>
                <w:rtl w:val="0"/>
              </w:rPr>
            </w:r>
          </w:p>
        </w:tc>
        <w:tc>
          <w:tcPr>
            <w:tcBorders>
              <w:top w:color="949494" w:space="0" w:sz="8" w:val="single"/>
              <w:bottom w:color="949494" w:space="0" w:sz="6" w:val="single"/>
            </w:tcBorders>
            <w:shd w:fill="f2f2f2" w:val="clear"/>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c>
          <w:tcPr>
            <w:tcBorders>
              <w:top w:color="949494" w:space="0" w:sz="8" w:val="single"/>
              <w:bottom w:color="949494" w:space="0" w:sz="6" w:val="single"/>
            </w:tcBorders>
            <w:shd w:fill="f2f2f2" w:val="clear"/>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c>
          <w:tcPr>
            <w:tcBorders>
              <w:top w:color="949494" w:space="0" w:sz="8" w:val="single"/>
              <w:bottom w:color="949494" w:space="0" w:sz="6" w:val="single"/>
            </w:tcBorders>
            <w:shd w:fill="f2f2f2" w:val="clear"/>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c>
          <w:tcPr>
            <w:tcBorders>
              <w:top w:color="949494" w:space="0" w:sz="8" w:val="single"/>
              <w:bottom w:color="949494" w:space="0" w:sz="6" w:val="single"/>
              <w:right w:color="000000" w:space="0" w:sz="6" w:val="single"/>
            </w:tcBorders>
            <w:shd w:fill="f2f2f2" w:val="clear"/>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r>
      <w:tr>
        <w:trPr>
          <w:cantSplit w:val="0"/>
          <w:trHeight w:val="187" w:hRule="atLeast"/>
          <w:tblHeader w:val="0"/>
        </w:trPr>
        <w:tc>
          <w:tcPr>
            <w:tcBorders>
              <w:top w:color="949494" w:space="0" w:sz="6" w:val="single"/>
              <w:left w:color="000000" w:space="0" w:sz="6" w:val="single"/>
              <w:bottom w:color="949494" w:space="0" w:sz="6" w:val="single"/>
            </w:tcBorders>
            <w:shd w:fill="f2f2f2" w:val="clear"/>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7-8</w:t>
            </w:r>
          </w:p>
        </w:tc>
        <w:tc>
          <w:tcPr>
            <w:tcBorders>
              <w:top w:color="949494" w:space="0" w:sz="6" w:val="single"/>
              <w:bottom w:color="949494" w:space="0" w:sz="6" w:val="single"/>
            </w:tcBorders>
            <w:shd w:fill="f2f2f2" w:val="clear"/>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w:t>
            </w:r>
          </w:p>
        </w:tc>
        <w:tc>
          <w:tcPr>
            <w:tcBorders>
              <w:top w:color="949494" w:space="0" w:sz="6" w:val="single"/>
              <w:bottom w:color="949494" w:space="0" w:sz="6" w:val="single"/>
            </w:tcBorders>
            <w:shd w:fill="d26d67" w:val="clear"/>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26</w:t>
            </w:r>
            <w:r w:rsidDel="00000000" w:rsidR="00000000" w:rsidRPr="00000000">
              <w:rPr>
                <w:rtl w:val="0"/>
              </w:rPr>
            </w:r>
          </w:p>
        </w:tc>
        <w:tc>
          <w:tcPr>
            <w:tcBorders>
              <w:top w:color="949494" w:space="0" w:sz="6" w:val="single"/>
              <w:bottom w:color="949494" w:space="0" w:sz="6" w:val="single"/>
            </w:tcBorders>
            <w:shd w:fill="f2f2f2" w:val="clear"/>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4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26</w:t>
            </w:r>
          </w:p>
        </w:tc>
        <w:tc>
          <w:tcPr>
            <w:tcBorders>
              <w:top w:color="949494" w:space="0" w:sz="6" w:val="single"/>
              <w:bottom w:color="949494" w:space="0" w:sz="6" w:val="single"/>
            </w:tcBorders>
            <w:shd w:fill="f2f2f2" w:val="clear"/>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4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26</w:t>
            </w:r>
          </w:p>
        </w:tc>
        <w:tc>
          <w:tcPr>
            <w:tcBorders>
              <w:top w:color="949494" w:space="0" w:sz="6" w:val="single"/>
              <w:bottom w:color="949494" w:space="0" w:sz="6" w:val="single"/>
            </w:tcBorders>
            <w:shd w:fill="f2f2f2" w:val="clear"/>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26</w:t>
            </w:r>
          </w:p>
        </w:tc>
        <w:tc>
          <w:tcPr>
            <w:tcBorders>
              <w:top w:color="949494" w:space="0" w:sz="6" w:val="single"/>
              <w:bottom w:color="949494" w:space="0" w:sz="6" w:val="single"/>
              <w:right w:color="000000" w:space="0" w:sz="6" w:val="single"/>
            </w:tcBorders>
            <w:shd w:fill="f2f2f2" w:val="clear"/>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26</w:t>
            </w:r>
          </w:p>
        </w:tc>
      </w:tr>
      <w:tr>
        <w:trPr>
          <w:cantSplit w:val="0"/>
          <w:trHeight w:val="185" w:hRule="atLeast"/>
          <w:tblHeader w:val="0"/>
        </w:trPr>
        <w:tc>
          <w:tcPr>
            <w:tcBorders>
              <w:top w:color="949494" w:space="0" w:sz="6" w:val="single"/>
              <w:left w:color="000000" w:space="0" w:sz="6" w:val="single"/>
              <w:bottom w:color="949494" w:space="0" w:sz="8" w:val="single"/>
            </w:tcBorders>
            <w:shd w:fill="f2f2f2" w:val="clear"/>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Teachers,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FTE</w:t>
            </w:r>
          </w:p>
        </w:tc>
        <w:tc>
          <w:tcPr>
            <w:tcBorders>
              <w:top w:color="949494" w:space="0" w:sz="6" w:val="single"/>
              <w:bottom w:color="949494" w:space="0" w:sz="8" w:val="single"/>
            </w:tcBorders>
            <w:shd w:fill="f2f2f2" w:val="clear"/>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226</w:t>
            </w:r>
          </w:p>
        </w:tc>
        <w:tc>
          <w:tcPr>
            <w:tcBorders>
              <w:top w:color="949494" w:space="0" w:sz="6" w:val="single"/>
              <w:bottom w:color="949494" w:space="0" w:sz="8" w:val="single"/>
            </w:tcBorders>
            <w:shd w:fill="d26d67" w:val="clear"/>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5" w:lineRule="auto"/>
              <w:ind w:left="0" w:right="2"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220</w:t>
            </w:r>
            <w:r w:rsidDel="00000000" w:rsidR="00000000" w:rsidRPr="00000000">
              <w:rPr>
                <w:rtl w:val="0"/>
              </w:rPr>
            </w:r>
          </w:p>
        </w:tc>
        <w:tc>
          <w:tcPr>
            <w:tcBorders>
              <w:top w:color="949494" w:space="0" w:sz="6" w:val="single"/>
              <w:bottom w:color="949494" w:space="0" w:sz="8" w:val="single"/>
            </w:tcBorders>
            <w:shd w:fill="f2f2f2" w:val="clear"/>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5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222</w:t>
            </w:r>
          </w:p>
        </w:tc>
        <w:tc>
          <w:tcPr>
            <w:tcBorders>
              <w:top w:color="949494" w:space="0" w:sz="6" w:val="single"/>
              <w:bottom w:color="949494" w:space="0" w:sz="8" w:val="single"/>
            </w:tcBorders>
            <w:shd w:fill="f2f2f2" w:val="clear"/>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4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223</w:t>
            </w:r>
          </w:p>
        </w:tc>
        <w:tc>
          <w:tcPr>
            <w:tcBorders>
              <w:top w:color="949494" w:space="0" w:sz="6" w:val="single"/>
              <w:bottom w:color="949494" w:space="0" w:sz="8" w:val="single"/>
            </w:tcBorders>
            <w:shd w:fill="f2f2f2" w:val="clear"/>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225</w:t>
            </w:r>
          </w:p>
        </w:tc>
        <w:tc>
          <w:tcPr>
            <w:tcBorders>
              <w:top w:color="949494" w:space="0" w:sz="6" w:val="single"/>
              <w:bottom w:color="949494" w:space="0" w:sz="8" w:val="single"/>
              <w:right w:color="000000" w:space="0" w:sz="6" w:val="single"/>
            </w:tcBorders>
            <w:shd w:fill="f2f2f2" w:val="clear"/>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226</w:t>
            </w:r>
          </w:p>
        </w:tc>
      </w:tr>
      <w:tr>
        <w:trPr>
          <w:cantSplit w:val="0"/>
          <w:trHeight w:val="182" w:hRule="atLeast"/>
          <w:tblHeader w:val="0"/>
        </w:trPr>
        <w:tc>
          <w:tcPr>
            <w:tcBorders>
              <w:top w:color="949494" w:space="0" w:sz="8" w:val="single"/>
              <w:left w:color="000000" w:space="0" w:sz="6" w:val="single"/>
              <w:bottom w:color="949494" w:space="0" w:sz="8" w:val="single"/>
            </w:tcBorders>
            <w:shd w:fill="f2f2f2" w:val="clear"/>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Raises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(across-the-board)</w:t>
            </w:r>
          </w:p>
        </w:tc>
        <w:tc>
          <w:tcPr>
            <w:tcBorders>
              <w:top w:color="949494" w:space="0" w:sz="8" w:val="single"/>
              <w:bottom w:color="949494" w:space="0" w:sz="8" w:val="single"/>
            </w:tcBorders>
            <w:shd w:fill="f2f2f2" w:val="clear"/>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2.00%</w:t>
            </w:r>
          </w:p>
        </w:tc>
        <w:tc>
          <w:tcPr>
            <w:tcBorders>
              <w:top w:color="949494" w:space="0" w:sz="8" w:val="single"/>
              <w:bottom w:color="949494" w:space="0" w:sz="8" w:val="single"/>
            </w:tcBorders>
            <w:shd w:fill="d26d67" w:val="clear"/>
          </w:tcPr>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2.00%</w:t>
            </w:r>
            <w:r w:rsidDel="00000000" w:rsidR="00000000" w:rsidRPr="00000000">
              <w:rPr>
                <w:rtl w:val="0"/>
              </w:rPr>
            </w:r>
          </w:p>
        </w:tc>
        <w:tc>
          <w:tcPr>
            <w:tcBorders>
              <w:top w:color="949494" w:space="0" w:sz="8" w:val="single"/>
              <w:bottom w:color="949494" w:space="0" w:sz="8" w:val="single"/>
            </w:tcBorders>
            <w:shd w:fill="f2f2f2" w:val="clear"/>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0.00%</w:t>
            </w:r>
          </w:p>
        </w:tc>
        <w:tc>
          <w:tcPr>
            <w:tcBorders>
              <w:top w:color="949494" w:space="0" w:sz="8" w:val="single"/>
              <w:bottom w:color="949494" w:space="0" w:sz="8" w:val="single"/>
            </w:tcBorders>
            <w:shd w:fill="f2f2f2" w:val="clear"/>
          </w:tcPr>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0.00%</w:t>
            </w:r>
          </w:p>
        </w:tc>
        <w:tc>
          <w:tcPr>
            <w:tcBorders>
              <w:top w:color="949494" w:space="0" w:sz="8" w:val="single"/>
              <w:bottom w:color="949494" w:space="0" w:sz="8" w:val="single"/>
            </w:tcBorders>
            <w:shd w:fill="f2f2f2" w:val="clear"/>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0.00%</w:t>
            </w:r>
          </w:p>
        </w:tc>
        <w:tc>
          <w:tcPr>
            <w:tcBorders>
              <w:top w:color="949494" w:space="0" w:sz="8" w:val="single"/>
              <w:bottom w:color="949494" w:space="0" w:sz="8" w:val="single"/>
              <w:right w:color="000000" w:space="0" w:sz="6" w:val="single"/>
            </w:tcBorders>
            <w:shd w:fill="f2f2f2" w:val="clear"/>
          </w:tcPr>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0.00%</w:t>
            </w:r>
          </w:p>
        </w:tc>
      </w:tr>
      <w:tr>
        <w:trPr>
          <w:cantSplit w:val="0"/>
          <w:trHeight w:val="172" w:hRule="atLeast"/>
          <w:tblHeader w:val="0"/>
        </w:trPr>
        <w:tc>
          <w:tcPr>
            <w:tcBorders>
              <w:top w:color="949494" w:space="0" w:sz="8" w:val="single"/>
              <w:left w:color="000000" w:space="0" w:sz="6" w:val="single"/>
            </w:tcBorders>
            <w:shd w:fill="f2f2f2" w:val="clear"/>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Cost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Step/Column</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Movement</w:t>
            </w:r>
          </w:p>
        </w:tc>
        <w:tc>
          <w:tcPr>
            <w:tcBorders>
              <w:top w:color="949494" w:space="0" w:sz="8" w:val="single"/>
            </w:tcBorders>
            <w:shd w:fill="f2f2f2" w:val="clear"/>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8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355,034</w:t>
            </w:r>
          </w:p>
        </w:tc>
        <w:tc>
          <w:tcPr>
            <w:tcBorders>
              <w:top w:color="949494" w:space="0" w:sz="8" w:val="single"/>
            </w:tcBorders>
            <w:shd w:fill="d26d67" w:val="clear"/>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2"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355,276</w:t>
            </w:r>
            <w:r w:rsidDel="00000000" w:rsidR="00000000" w:rsidRPr="00000000">
              <w:rPr>
                <w:rtl w:val="0"/>
              </w:rPr>
            </w:r>
          </w:p>
        </w:tc>
        <w:tc>
          <w:tcPr>
            <w:tcBorders>
              <w:top w:color="949494" w:space="0" w:sz="8" w:val="single"/>
            </w:tcBorders>
            <w:shd w:fill="f2f2f2" w:val="clear"/>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357,641</w:t>
            </w:r>
          </w:p>
        </w:tc>
        <w:tc>
          <w:tcPr>
            <w:tcBorders>
              <w:top w:color="949494" w:space="0" w:sz="8" w:val="single"/>
            </w:tcBorders>
            <w:shd w:fill="f2f2f2" w:val="clear"/>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358,823</w:t>
            </w:r>
          </w:p>
        </w:tc>
        <w:tc>
          <w:tcPr>
            <w:tcBorders>
              <w:top w:color="949494" w:space="0" w:sz="8" w:val="single"/>
            </w:tcBorders>
            <w:shd w:fill="f2f2f2" w:val="clear"/>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361,188</w:t>
            </w:r>
          </w:p>
        </w:tc>
        <w:tc>
          <w:tcPr>
            <w:tcBorders>
              <w:top w:color="949494" w:space="0" w:sz="8" w:val="single"/>
              <w:right w:color="000000" w:space="0" w:sz="6" w:val="single"/>
            </w:tcBorders>
            <w:shd w:fill="f2f2f2" w:val="clear"/>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362,370</w:t>
            </w:r>
          </w:p>
        </w:tc>
      </w:tr>
      <w:tr>
        <w:trPr>
          <w:cantSplit w:val="0"/>
          <w:trHeight w:val="211" w:hRule="atLeast"/>
          <w:tblHeader w:val="0"/>
        </w:trPr>
        <w:tc>
          <w:tcPr>
            <w:tcBorders>
              <w:left w:color="000000" w:space="0" w:sz="6" w:val="single"/>
              <w:bottom w:color="949494" w:space="0" w:sz="6" w:val="single"/>
            </w:tcBorders>
            <w:shd w:fill="f2f2f2" w:val="clear"/>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91"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Step/Col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(converted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salary</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inc.)</w:t>
            </w:r>
          </w:p>
        </w:tc>
        <w:tc>
          <w:tcPr>
            <w:tcBorders>
              <w:bottom w:color="949494" w:space="0" w:sz="6" w:val="single"/>
            </w:tcBorders>
            <w:shd w:fill="f2f2f2" w:val="clear"/>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w:t>
            </w:r>
          </w:p>
        </w:tc>
        <w:tc>
          <w:tcPr>
            <w:tcBorders>
              <w:bottom w:color="949494" w:space="0" w:sz="6" w:val="single"/>
            </w:tcBorders>
            <w:shd w:fill="d26d67" w:val="clear"/>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1.2%</w:t>
            </w:r>
            <w:r w:rsidDel="00000000" w:rsidR="00000000" w:rsidRPr="00000000">
              <w:rPr>
                <w:rtl w:val="0"/>
              </w:rPr>
            </w:r>
          </w:p>
        </w:tc>
        <w:tc>
          <w:tcPr>
            <w:tcBorders>
              <w:bottom w:color="949494" w:space="0" w:sz="6" w:val="single"/>
            </w:tcBorders>
            <w:shd w:fill="f2f2f2" w:val="clear"/>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w:t>
            </w:r>
          </w:p>
        </w:tc>
        <w:tc>
          <w:tcPr>
            <w:tcBorders>
              <w:bottom w:color="949494" w:space="0" w:sz="6" w:val="single"/>
            </w:tcBorders>
            <w:shd w:fill="f2f2f2" w:val="clear"/>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w:t>
            </w:r>
          </w:p>
        </w:tc>
        <w:tc>
          <w:tcPr>
            <w:tcBorders>
              <w:bottom w:color="949494" w:space="0" w:sz="6" w:val="single"/>
            </w:tcBorders>
            <w:shd w:fill="f2f2f2" w:val="clear"/>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w:t>
            </w:r>
          </w:p>
        </w:tc>
        <w:tc>
          <w:tcPr>
            <w:tcBorders>
              <w:bottom w:color="949494" w:space="0" w:sz="6" w:val="single"/>
              <w:right w:color="000000" w:space="0" w:sz="6" w:val="single"/>
            </w:tcBorders>
            <w:shd w:fill="f2f2f2" w:val="clear"/>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w:t>
            </w:r>
          </w:p>
        </w:tc>
      </w:tr>
      <w:tr>
        <w:trPr>
          <w:cantSplit w:val="0"/>
          <w:trHeight w:val="175" w:hRule="atLeast"/>
          <w:tblHeader w:val="0"/>
        </w:trPr>
        <w:tc>
          <w:tcPr>
            <w:tcBorders>
              <w:top w:color="949494" w:space="0" w:sz="6" w:val="single"/>
              <w:left w:color="000000" w:space="0" w:sz="6" w:val="single"/>
            </w:tcBorders>
            <w:shd w:fill="f2f2f2" w:val="clear"/>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Health</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Benefit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rate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increases</w:t>
            </w:r>
          </w:p>
        </w:tc>
        <w:tc>
          <w:tcPr>
            <w:tcBorders>
              <w:top w:color="949494" w:space="0" w:sz="6" w:val="single"/>
            </w:tcBorders>
            <w:shd w:fill="f2f2f2" w:val="clear"/>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0" w:right="1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w:t>
            </w:r>
          </w:p>
        </w:tc>
        <w:tc>
          <w:tcPr>
            <w:tcBorders>
              <w:top w:color="949494" w:space="0" w:sz="6" w:val="single"/>
            </w:tcBorders>
            <w:shd w:fill="d26d67" w:val="clear"/>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6"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7.5%</w:t>
            </w:r>
            <w:r w:rsidDel="00000000" w:rsidR="00000000" w:rsidRPr="00000000">
              <w:rPr>
                <w:rtl w:val="0"/>
              </w:rPr>
            </w:r>
          </w:p>
        </w:tc>
        <w:tc>
          <w:tcPr>
            <w:tcBorders>
              <w:top w:color="949494" w:space="0" w:sz="6" w:val="single"/>
            </w:tcBorders>
            <w:shd w:fill="f2f2f2" w:val="clear"/>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7.5%</w:t>
            </w:r>
          </w:p>
        </w:tc>
        <w:tc>
          <w:tcPr>
            <w:tcBorders>
              <w:top w:color="949494" w:space="0" w:sz="6" w:val="single"/>
            </w:tcBorders>
            <w:shd w:fill="f2f2f2" w:val="clear"/>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7.5%</w:t>
            </w:r>
          </w:p>
        </w:tc>
        <w:tc>
          <w:tcPr>
            <w:tcBorders>
              <w:top w:color="949494" w:space="0" w:sz="6" w:val="single"/>
            </w:tcBorders>
            <w:shd w:fill="f2f2f2" w:val="clear"/>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7.5%</w:t>
            </w:r>
          </w:p>
        </w:tc>
        <w:tc>
          <w:tcPr>
            <w:tcBorders>
              <w:top w:color="949494" w:space="0" w:sz="6" w:val="single"/>
              <w:right w:color="000000" w:space="0" w:sz="6" w:val="single"/>
            </w:tcBorders>
            <w:shd w:fill="f2f2f2" w:val="clear"/>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49" w:lineRule="auto"/>
              <w:ind w:left="0" w:right="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7.5%</w:t>
            </w:r>
          </w:p>
        </w:tc>
      </w:tr>
      <w:tr>
        <w:trPr>
          <w:cantSplit w:val="0"/>
          <w:trHeight w:val="212" w:hRule="atLeast"/>
          <w:tblHeader w:val="0"/>
        </w:trPr>
        <w:tc>
          <w:tcPr>
            <w:tcBorders>
              <w:left w:color="000000" w:space="0" w:sz="6" w:val="single"/>
              <w:bottom w:color="a4a4a4" w:space="0" w:sz="8" w:val="single"/>
            </w:tcBorders>
            <w:shd w:fill="f2f2f2" w:val="clear"/>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5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Health</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Benefits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(converted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salary</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inc.</w:t>
            </w:r>
          </w:p>
        </w:tc>
        <w:tc>
          <w:tcPr>
            <w:tcBorders>
              <w:bottom w:color="a4a4a4" w:space="0" w:sz="8" w:val="single"/>
            </w:tcBorders>
            <w:shd w:fill="f2f2f2" w:val="clear"/>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0.9%</w:t>
            </w:r>
          </w:p>
        </w:tc>
        <w:tc>
          <w:tcPr>
            <w:tcBorders>
              <w:bottom w:color="a4a4a4" w:space="0" w:sz="8" w:val="single"/>
            </w:tcBorders>
            <w:shd w:fill="d26d67" w:val="clear"/>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1.4%</w:t>
            </w:r>
            <w:r w:rsidDel="00000000" w:rsidR="00000000" w:rsidRPr="00000000">
              <w:rPr>
                <w:rtl w:val="0"/>
              </w:rPr>
            </w:r>
          </w:p>
        </w:tc>
        <w:tc>
          <w:tcPr>
            <w:tcBorders>
              <w:bottom w:color="a4a4a4" w:space="0" w:sz="8" w:val="single"/>
            </w:tcBorders>
            <w:shd w:fill="f2f2f2" w:val="clear"/>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w:t>
            </w:r>
          </w:p>
        </w:tc>
        <w:tc>
          <w:tcPr>
            <w:tcBorders>
              <w:bottom w:color="a4a4a4" w:space="0" w:sz="8" w:val="single"/>
            </w:tcBorders>
            <w:shd w:fill="f2f2f2" w:val="clear"/>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w:t>
            </w:r>
          </w:p>
        </w:tc>
        <w:tc>
          <w:tcPr>
            <w:tcBorders>
              <w:bottom w:color="a4a4a4" w:space="0" w:sz="8" w:val="single"/>
            </w:tcBorders>
            <w:shd w:fill="f2f2f2" w:val="clear"/>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1.6%</w:t>
            </w:r>
          </w:p>
        </w:tc>
        <w:tc>
          <w:tcPr>
            <w:tcBorders>
              <w:bottom w:color="a4a4a4" w:space="0" w:sz="8" w:val="single"/>
              <w:right w:color="000000" w:space="0" w:sz="6" w:val="single"/>
            </w:tcBorders>
            <w:shd w:fill="f2f2f2" w:val="clear"/>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1.7%</w:t>
            </w:r>
          </w:p>
        </w:tc>
      </w:tr>
      <w:tr>
        <w:trPr>
          <w:cantSplit w:val="0"/>
          <w:trHeight w:val="180" w:hRule="atLeast"/>
          <w:tblHeader w:val="0"/>
        </w:trPr>
        <w:tc>
          <w:tcPr>
            <w:tcBorders>
              <w:top w:color="a4a4a4" w:space="0" w:sz="8" w:val="single"/>
              <w:left w:color="000000" w:space="0" w:sz="6" w:val="single"/>
              <w:bottom w:color="a4a4a4" w:space="0" w:sz="8" w:val="single"/>
            </w:tcBorders>
            <w:shd w:fill="f2f2f2" w:val="clear"/>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STRS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rate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increases</w:t>
            </w:r>
          </w:p>
        </w:tc>
        <w:tc>
          <w:tcPr>
            <w:tcBorders>
              <w:top w:color="a4a4a4" w:space="0" w:sz="8" w:val="single"/>
              <w:bottom w:color="a4a4a4" w:space="0" w:sz="8" w:val="single"/>
            </w:tcBorders>
            <w:shd w:fill="f2f2f2" w:val="clear"/>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w:t>
            </w:r>
          </w:p>
        </w:tc>
        <w:tc>
          <w:tcPr>
            <w:tcBorders>
              <w:top w:color="a4a4a4" w:space="0" w:sz="8" w:val="single"/>
              <w:bottom w:color="a4a4a4" w:space="0" w:sz="8" w:val="single"/>
            </w:tcBorders>
            <w:shd w:fill="d26d67" w:val="clear"/>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0.8%</w:t>
            </w:r>
            <w:r w:rsidDel="00000000" w:rsidR="00000000" w:rsidRPr="00000000">
              <w:rPr>
                <w:rtl w:val="0"/>
              </w:rPr>
            </w:r>
          </w:p>
        </w:tc>
        <w:tc>
          <w:tcPr>
            <w:tcBorders>
              <w:top w:color="a4a4a4" w:space="0" w:sz="8" w:val="single"/>
              <w:bottom w:color="a4a4a4" w:space="0" w:sz="8" w:val="single"/>
            </w:tcBorders>
            <w:shd w:fill="f2f2f2" w:val="clear"/>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0" w:right="138" w:firstLine="0"/>
              <w:jc w:val="righ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0"/>
                <w:i w:val="0"/>
                <w:smallCaps w:val="0"/>
                <w:strike w:val="0"/>
                <w:color w:val="000000"/>
                <w:sz w:val="15"/>
                <w:szCs w:val="15"/>
                <w:u w:val="none"/>
                <w:shd w:fill="auto" w:val="clear"/>
                <w:vertAlign w:val="baseline"/>
                <w:rtl w:val="0"/>
              </w:rPr>
              <w:t xml:space="preserve">1.1%</w:t>
            </w:r>
          </w:p>
        </w:tc>
        <w:tc>
          <w:tcPr>
            <w:tcBorders>
              <w:top w:color="a4a4a4" w:space="0" w:sz="8" w:val="single"/>
              <w:bottom w:color="a4a4a4" w:space="0" w:sz="8" w:val="single"/>
            </w:tcBorders>
            <w:shd w:fill="f2f2f2" w:val="clear"/>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0" w:right="138" w:firstLine="0"/>
              <w:jc w:val="righ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0"/>
                <w:i w:val="0"/>
                <w:smallCaps w:val="0"/>
                <w:strike w:val="0"/>
                <w:color w:val="000000"/>
                <w:sz w:val="15"/>
                <w:szCs w:val="15"/>
                <w:u w:val="none"/>
                <w:shd w:fill="auto" w:val="clear"/>
                <w:vertAlign w:val="baseline"/>
                <w:rtl w:val="0"/>
              </w:rPr>
              <w:t xml:space="preserve">0.0%</w:t>
            </w:r>
          </w:p>
        </w:tc>
        <w:tc>
          <w:tcPr>
            <w:tcBorders>
              <w:top w:color="a4a4a4" w:space="0" w:sz="8" w:val="single"/>
              <w:bottom w:color="a4a4a4" w:space="0" w:sz="8" w:val="single"/>
            </w:tcBorders>
            <w:shd w:fill="f2f2f2" w:val="clear"/>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0" w:right="136" w:firstLine="0"/>
              <w:jc w:val="righ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0"/>
                <w:i w:val="0"/>
                <w:smallCaps w:val="0"/>
                <w:strike w:val="0"/>
                <w:color w:val="000000"/>
                <w:sz w:val="15"/>
                <w:szCs w:val="15"/>
                <w:u w:val="none"/>
                <w:shd w:fill="auto" w:val="clear"/>
                <w:vertAlign w:val="baseline"/>
                <w:rtl w:val="0"/>
              </w:rPr>
              <w:t xml:space="preserve">0.0%</w:t>
            </w:r>
          </w:p>
        </w:tc>
        <w:tc>
          <w:tcPr>
            <w:tcBorders>
              <w:top w:color="a4a4a4" w:space="0" w:sz="8" w:val="single"/>
              <w:bottom w:color="a4a4a4" w:space="0" w:sz="8" w:val="single"/>
              <w:right w:color="000000" w:space="0" w:sz="6" w:val="single"/>
            </w:tcBorders>
            <w:shd w:fill="f2f2f2" w:val="clear"/>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0" w:right="-15" w:firstLine="0"/>
              <w:jc w:val="righ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0"/>
                <w:i w:val="0"/>
                <w:smallCaps w:val="0"/>
                <w:strike w:val="0"/>
                <w:color w:val="000000"/>
                <w:sz w:val="15"/>
                <w:szCs w:val="15"/>
                <w:u w:val="none"/>
                <w:shd w:fill="auto" w:val="clear"/>
                <w:vertAlign w:val="baseline"/>
                <w:rtl w:val="0"/>
              </w:rPr>
              <w:t xml:space="preserve">0.0%</w:t>
            </w:r>
          </w:p>
        </w:tc>
      </w:tr>
      <w:tr>
        <w:trPr>
          <w:cantSplit w:val="0"/>
          <w:trHeight w:val="182" w:hRule="atLeast"/>
          <w:tblHeader w:val="0"/>
        </w:trPr>
        <w:tc>
          <w:tcPr>
            <w:tcBorders>
              <w:top w:color="a4a4a4" w:space="0" w:sz="8" w:val="single"/>
              <w:left w:color="000000" w:space="0" w:sz="6" w:val="single"/>
              <w:bottom w:color="000000" w:space="0" w:sz="8" w:val="single"/>
            </w:tcBorders>
            <w:shd w:fill="f2f2f2" w:val="clear"/>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Comp</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salary)</w:t>
            </w:r>
          </w:p>
        </w:tc>
        <w:tc>
          <w:tcPr>
            <w:tcBorders>
              <w:top w:color="a4a4a4" w:space="0" w:sz="8" w:val="single"/>
              <w:bottom w:color="000000" w:space="0" w:sz="8" w:val="single"/>
            </w:tcBorders>
            <w:shd w:fill="f2f2f2" w:val="clear"/>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3.2%</w:t>
            </w:r>
          </w:p>
        </w:tc>
        <w:tc>
          <w:tcPr>
            <w:tcBorders>
              <w:top w:color="a4a4a4" w:space="0" w:sz="8" w:val="single"/>
              <w:bottom w:color="000000" w:space="0" w:sz="8" w:val="single"/>
            </w:tcBorders>
            <w:shd w:fill="d26d67" w:val="clear"/>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2"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5.4%</w:t>
            </w:r>
            <w:r w:rsidDel="00000000" w:rsidR="00000000" w:rsidRPr="00000000">
              <w:rPr>
                <w:rtl w:val="0"/>
              </w:rPr>
            </w:r>
          </w:p>
        </w:tc>
        <w:tc>
          <w:tcPr>
            <w:tcBorders>
              <w:top w:color="a4a4a4" w:space="0" w:sz="8" w:val="single"/>
              <w:bottom w:color="000000" w:space="0" w:sz="8" w:val="single"/>
            </w:tcBorders>
            <w:shd w:fill="f2f2f2" w:val="clear"/>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3.7%</w:t>
            </w:r>
          </w:p>
        </w:tc>
        <w:tc>
          <w:tcPr>
            <w:tcBorders>
              <w:top w:color="a4a4a4" w:space="0" w:sz="8" w:val="single"/>
              <w:bottom w:color="000000" w:space="0" w:sz="8" w:val="single"/>
            </w:tcBorders>
            <w:shd w:fill="f2f2f2" w:val="clear"/>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2.6%</w:t>
            </w:r>
          </w:p>
        </w:tc>
        <w:tc>
          <w:tcPr>
            <w:tcBorders>
              <w:top w:color="a4a4a4" w:space="0" w:sz="8" w:val="single"/>
              <w:bottom w:color="000000" w:space="0" w:sz="8" w:val="single"/>
            </w:tcBorders>
            <w:shd w:fill="f2f2f2" w:val="clear"/>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4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2.8%</w:t>
            </w:r>
          </w:p>
        </w:tc>
        <w:tc>
          <w:tcPr>
            <w:tcBorders>
              <w:top w:color="a4a4a4" w:space="0" w:sz="8" w:val="single"/>
              <w:bottom w:color="000000" w:space="0" w:sz="8" w:val="single"/>
              <w:right w:color="000000" w:space="0" w:sz="6" w:val="single"/>
            </w:tcBorders>
            <w:shd w:fill="f2f2f2" w:val="clear"/>
          </w:tcPr>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3"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2.9%</w:t>
            </w:r>
          </w:p>
        </w:tc>
      </w:tr>
      <w:tr>
        <w:trPr>
          <w:cantSplit w:val="0"/>
          <w:trHeight w:val="524" w:hRule="atLeast"/>
          <w:tblHeader w:val="0"/>
        </w:trPr>
        <w:tc>
          <w:tcPr>
            <w:tcBorders>
              <w:top w:color="000000" w:space="0" w:sz="8" w:val="single"/>
              <w:left w:color="000000" w:space="0" w:sz="6" w:val="single"/>
            </w:tcBorders>
            <w:shd w:fill="f2f2f2" w:val="clear"/>
          </w:tcPr>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LCFF</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Sources</w:t>
            </w:r>
          </w:p>
        </w:tc>
        <w:tc>
          <w:tcPr>
            <w:tcBorders>
              <w:top w:color="000000" w:space="0" w:sz="8" w:val="single"/>
            </w:tcBorders>
            <w:shd w:fill="f2f2f2" w:val="clear"/>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47,831,288</w:t>
            </w:r>
          </w:p>
        </w:tc>
        <w:tc>
          <w:tcPr>
            <w:tcBorders>
              <w:top w:color="000000" w:space="0" w:sz="8" w:val="single"/>
            </w:tcBorders>
            <w:shd w:fill="d26d67" w:val="clear"/>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legreya" w:cs="Alegreya" w:eastAsia="Alegreya" w:hAnsi="Alegreya"/>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48,960,469</w:t>
            </w:r>
            <w:r w:rsidDel="00000000" w:rsidR="00000000" w:rsidRPr="00000000">
              <w:rPr>
                <w:rtl w:val="0"/>
              </w:rPr>
            </w:r>
          </w:p>
        </w:tc>
        <w:tc>
          <w:tcPr>
            <w:tcBorders>
              <w:top w:color="000000" w:space="0" w:sz="8" w:val="single"/>
            </w:tcBorders>
            <w:shd w:fill="f2f2f2" w:val="clear"/>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50,930,778</w:t>
            </w:r>
          </w:p>
        </w:tc>
        <w:tc>
          <w:tcPr>
            <w:tcBorders>
              <w:top w:color="000000" w:space="0" w:sz="8" w:val="single"/>
            </w:tcBorders>
            <w:shd w:fill="f2f2f2" w:val="clear"/>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52,994,478</w:t>
            </w:r>
          </w:p>
        </w:tc>
        <w:tc>
          <w:tcPr>
            <w:tcBorders>
              <w:top w:color="000000" w:space="0" w:sz="8" w:val="single"/>
            </w:tcBorders>
            <w:shd w:fill="f2f2f2" w:val="clear"/>
          </w:tcPr>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55,150,308</w:t>
            </w:r>
          </w:p>
        </w:tc>
        <w:tc>
          <w:tcPr>
            <w:tcBorders>
              <w:top w:color="000000" w:space="0" w:sz="8" w:val="single"/>
              <w:right w:color="000000" w:space="0" w:sz="6" w:val="single"/>
            </w:tcBorders>
            <w:shd w:fill="f2f2f2" w:val="clear"/>
          </w:tcPr>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58,023,166</w:t>
            </w:r>
          </w:p>
        </w:tc>
      </w:tr>
      <w:tr>
        <w:trPr>
          <w:cantSplit w:val="0"/>
          <w:trHeight w:val="284" w:hRule="atLeast"/>
          <w:tblHeader w:val="0"/>
        </w:trPr>
        <w:tc>
          <w:tcPr>
            <w:tcBorders>
              <w:left w:color="000000" w:space="0" w:sz="6" w:val="single"/>
            </w:tcBorders>
            <w:shd w:fill="f2f2f2" w:val="clear"/>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Federal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Sources</w:t>
            </w:r>
          </w:p>
        </w:tc>
        <w:tc>
          <w:tcPr>
            <w:shd w:fill="f2f2f2" w:val="clear"/>
          </w:tcPr>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2,966,976</w:t>
            </w:r>
          </w:p>
        </w:tc>
        <w:tc>
          <w:tcPr>
            <w:shd w:fill="d26d67" w:val="clear"/>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168"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1,128,389</w:t>
            </w:r>
            <w:r w:rsidDel="00000000" w:rsidR="00000000" w:rsidRPr="00000000">
              <w:rPr>
                <w:rtl w:val="0"/>
              </w:rPr>
            </w:r>
          </w:p>
        </w:tc>
        <w:tc>
          <w:tcPr>
            <w:shd w:fill="f2f2f2" w:val="clear"/>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1,162,015</w:t>
            </w:r>
          </w:p>
        </w:tc>
        <w:tc>
          <w:tcPr>
            <w:shd w:fill="f2f2f2" w:val="clear"/>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1,197,456</w:t>
            </w:r>
          </w:p>
        </w:tc>
        <w:tc>
          <w:tcPr>
            <w:shd w:fill="f2f2f2" w:val="clear"/>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1,233,380</w:t>
            </w:r>
          </w:p>
        </w:tc>
        <w:tc>
          <w:tcPr>
            <w:tcBorders>
              <w:right w:color="000000" w:space="0" w:sz="6" w:val="single"/>
            </w:tcBorders>
            <w:shd w:fill="f2f2f2" w:val="clear"/>
          </w:tcPr>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148"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1,270,382</w:t>
            </w:r>
          </w:p>
        </w:tc>
      </w:tr>
      <w:tr>
        <w:trPr>
          <w:cantSplit w:val="0"/>
          <w:trHeight w:val="201" w:hRule="atLeast"/>
          <w:tblHeader w:val="0"/>
        </w:trPr>
        <w:tc>
          <w:tcPr>
            <w:tcBorders>
              <w:left w:color="000000" w:space="0" w:sz="6" w:val="single"/>
            </w:tcBorders>
            <w:shd w:fill="f2f2f2" w:val="clear"/>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Sources</w:t>
            </w:r>
          </w:p>
        </w:tc>
        <w:tc>
          <w:tcPr>
            <w:shd w:fill="f2f2f2" w:val="clear"/>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7,460,221</w:t>
            </w:r>
          </w:p>
        </w:tc>
        <w:tc>
          <w:tcPr>
            <w:shd w:fill="d26d67" w:val="clear"/>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7"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3,799,074</w:t>
            </w:r>
            <w:r w:rsidDel="00000000" w:rsidR="00000000" w:rsidRPr="00000000">
              <w:rPr>
                <w:rtl w:val="0"/>
              </w:rPr>
            </w:r>
          </w:p>
        </w:tc>
        <w:tc>
          <w:tcPr>
            <w:shd w:fill="f2f2f2" w:val="clear"/>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3,848,990</w:t>
            </w:r>
          </w:p>
        </w:tc>
        <w:tc>
          <w:tcPr>
            <w:shd w:fill="f2f2f2" w:val="clear"/>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3,863,445</w:t>
            </w:r>
          </w:p>
        </w:tc>
        <w:tc>
          <w:tcPr>
            <w:shd w:fill="f2f2f2" w:val="clear"/>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3,874,123</w:t>
            </w:r>
          </w:p>
        </w:tc>
        <w:tc>
          <w:tcPr>
            <w:tcBorders>
              <w:right w:color="000000" w:space="0" w:sz="6" w:val="single"/>
            </w:tcBorders>
            <w:shd w:fill="f2f2f2" w:val="clear"/>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3,881,107</w:t>
            </w:r>
          </w:p>
        </w:tc>
      </w:tr>
      <w:tr>
        <w:trPr>
          <w:cantSplit w:val="0"/>
          <w:trHeight w:val="203" w:hRule="atLeast"/>
          <w:tblHeader w:val="0"/>
        </w:trPr>
        <w:tc>
          <w:tcPr>
            <w:tcBorders>
              <w:left w:color="000000" w:space="0" w:sz="6" w:val="single"/>
            </w:tcBorders>
            <w:shd w:fill="f2f2f2" w:val="clear"/>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Local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Sources</w:t>
            </w:r>
          </w:p>
        </w:tc>
        <w:tc>
          <w:tcPr>
            <w:shd w:fill="f2f2f2" w:val="clear"/>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0" w:right="10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14,942,614</w:t>
            </w:r>
          </w:p>
        </w:tc>
        <w:tc>
          <w:tcPr>
            <w:shd w:fill="d26d67" w:val="clear"/>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70"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15,253,502</w:t>
            </w:r>
            <w:r w:rsidDel="00000000" w:rsidR="00000000" w:rsidRPr="00000000">
              <w:rPr>
                <w:rtl w:val="0"/>
              </w:rPr>
            </w:r>
          </w:p>
        </w:tc>
        <w:tc>
          <w:tcPr>
            <w:shd w:fill="f2f2f2" w:val="clear"/>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15,910,684</w:t>
            </w:r>
          </w:p>
        </w:tc>
        <w:tc>
          <w:tcPr>
            <w:shd w:fill="f2f2f2" w:val="clear"/>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15,977,729</w:t>
            </w:r>
          </w:p>
        </w:tc>
        <w:tc>
          <w:tcPr>
            <w:shd w:fill="f2f2f2" w:val="clear"/>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16,049,330</w:t>
            </w:r>
          </w:p>
        </w:tc>
        <w:tc>
          <w:tcPr>
            <w:tcBorders>
              <w:right w:color="000000" w:space="0" w:sz="6" w:val="single"/>
            </w:tcBorders>
            <w:shd w:fill="f2f2f2" w:val="clear"/>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7"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13,308,736</w:t>
            </w:r>
          </w:p>
        </w:tc>
      </w:tr>
      <w:tr>
        <w:trPr>
          <w:cantSplit w:val="0"/>
          <w:trHeight w:val="317" w:hRule="atLeast"/>
          <w:tblHeader w:val="0"/>
        </w:trPr>
        <w:tc>
          <w:tcPr>
            <w:tcBorders>
              <w:left w:color="000000" w:space="0" w:sz="6" w:val="single"/>
            </w:tcBorders>
            <w:shd w:fill="f2f2f2" w:val="clear"/>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79" w:right="0" w:firstLine="0"/>
              <w:jc w:val="lef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Revenues</w:t>
            </w:r>
          </w:p>
        </w:tc>
        <w:tc>
          <w:tcPr>
            <w:shd w:fill="f2f2f2" w:val="clear"/>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59"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73,201,099</w:t>
            </w:r>
          </w:p>
        </w:tc>
        <w:tc>
          <w:tcPr>
            <w:shd w:fill="d26d67" w:val="clear"/>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69,141,434</w:t>
            </w:r>
            <w:r w:rsidDel="00000000" w:rsidR="00000000" w:rsidRPr="00000000">
              <w:rPr>
                <w:rtl w:val="0"/>
              </w:rPr>
            </w:r>
          </w:p>
        </w:tc>
        <w:tc>
          <w:tcPr>
            <w:shd w:fill="f2f2f2" w:val="clear"/>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192"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71,852,467</w:t>
            </w:r>
          </w:p>
        </w:tc>
        <w:tc>
          <w:tcPr>
            <w:shd w:fill="f2f2f2" w:val="clear"/>
          </w:tcPr>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189"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74,033,108</w:t>
            </w:r>
          </w:p>
        </w:tc>
        <w:tc>
          <w:tcPr>
            <w:shd w:fill="f2f2f2" w:val="clear"/>
          </w:tcPr>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188"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76,307,141</w:t>
            </w:r>
          </w:p>
        </w:tc>
        <w:tc>
          <w:tcPr>
            <w:tcBorders>
              <w:right w:color="000000" w:space="0" w:sz="6" w:val="single"/>
            </w:tcBorders>
            <w:shd w:fill="f2f2f2" w:val="clear"/>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50"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76,483,390</w:t>
            </w:r>
          </w:p>
        </w:tc>
      </w:tr>
      <w:tr>
        <w:trPr>
          <w:cantSplit w:val="0"/>
          <w:trHeight w:val="317" w:hRule="atLeast"/>
          <w:tblHeader w:val="0"/>
        </w:trPr>
        <w:tc>
          <w:tcPr>
            <w:tcBorders>
              <w:left w:color="000000" w:space="0" w:sz="6" w:val="single"/>
            </w:tcBorders>
            <w:shd w:fill="f2f2f2" w:val="clear"/>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Certificated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Salaries</w:t>
            </w:r>
          </w:p>
        </w:tc>
        <w:tc>
          <w:tcPr>
            <w:shd w:fill="f2f2f2" w:val="clear"/>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0" w:right="10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28,473,085</w:t>
            </w:r>
          </w:p>
        </w:tc>
        <w:tc>
          <w:tcPr>
            <w:shd w:fill="d26d67" w:val="clear"/>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169"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26,804,421</w:t>
            </w:r>
            <w:r w:rsidDel="00000000" w:rsidR="00000000" w:rsidRPr="00000000">
              <w:rPr>
                <w:rtl w:val="0"/>
              </w:rPr>
            </w:r>
          </w:p>
        </w:tc>
        <w:tc>
          <w:tcPr>
            <w:shd w:fill="f2f2f2" w:val="clear"/>
          </w:tcPr>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27,081,223</w:t>
            </w:r>
          </w:p>
        </w:tc>
        <w:tc>
          <w:tcPr>
            <w:shd w:fill="f2f2f2" w:val="clear"/>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27,286,386</w:t>
            </w:r>
          </w:p>
        </w:tc>
        <w:tc>
          <w:tcPr>
            <w:shd w:fill="f2f2f2" w:val="clear"/>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27,563,386</w:t>
            </w:r>
          </w:p>
        </w:tc>
        <w:tc>
          <w:tcPr>
            <w:tcBorders>
              <w:right w:color="000000" w:space="0" w:sz="6" w:val="single"/>
            </w:tcBorders>
            <w:shd w:fill="f2f2f2" w:val="clear"/>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27,771,946</w:t>
            </w:r>
          </w:p>
        </w:tc>
      </w:tr>
      <w:tr>
        <w:trPr>
          <w:cantSplit w:val="0"/>
          <w:trHeight w:val="202" w:hRule="atLeast"/>
          <w:tblHeader w:val="0"/>
        </w:trPr>
        <w:tc>
          <w:tcPr>
            <w:tcBorders>
              <w:left w:color="000000" w:space="0" w:sz="6" w:val="single"/>
            </w:tcBorders>
            <w:shd w:fill="f2f2f2" w:val="clear"/>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Classified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Salaries</w:t>
            </w:r>
          </w:p>
        </w:tc>
        <w:tc>
          <w:tcPr>
            <w:shd w:fill="f2f2f2" w:val="clear"/>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0" w:right="10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12,146,432</w:t>
            </w:r>
          </w:p>
        </w:tc>
        <w:tc>
          <w:tcPr>
            <w:shd w:fill="d26d67" w:val="clear"/>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9"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11,964,000</w:t>
            </w:r>
            <w:r w:rsidDel="00000000" w:rsidR="00000000" w:rsidRPr="00000000">
              <w:rPr>
                <w:rtl w:val="0"/>
              </w:rPr>
            </w:r>
          </w:p>
        </w:tc>
        <w:tc>
          <w:tcPr>
            <w:shd w:fill="f2f2f2" w:val="clear"/>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12,072,253</w:t>
            </w:r>
          </w:p>
        </w:tc>
        <w:tc>
          <w:tcPr>
            <w:shd w:fill="f2f2f2" w:val="clear"/>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12,178,439</w:t>
            </w:r>
          </w:p>
        </w:tc>
        <w:tc>
          <w:tcPr>
            <w:shd w:fill="f2f2f2" w:val="clear"/>
          </w:tcPr>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12,284,470</w:t>
            </w:r>
          </w:p>
        </w:tc>
        <w:tc>
          <w:tcPr>
            <w:tcBorders>
              <w:right w:color="000000" w:space="0" w:sz="6" w:val="single"/>
            </w:tcBorders>
            <w:shd w:fill="f2f2f2" w:val="clear"/>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45.99999999999997"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12,390,750</w:t>
            </w:r>
          </w:p>
        </w:tc>
      </w:tr>
      <w:tr>
        <w:trPr>
          <w:cantSplit w:val="0"/>
          <w:trHeight w:val="202" w:hRule="atLeast"/>
          <w:tblHeader w:val="0"/>
        </w:trPr>
        <w:tc>
          <w:tcPr>
            <w:tcBorders>
              <w:left w:color="000000" w:space="0" w:sz="6" w:val="single"/>
            </w:tcBorders>
            <w:shd w:fill="f2f2f2" w:val="clear"/>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Employee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Benefits</w:t>
            </w:r>
          </w:p>
        </w:tc>
        <w:tc>
          <w:tcPr>
            <w:shd w:fill="f2f2f2" w:val="clear"/>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01"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16,708,058</w:t>
            </w:r>
          </w:p>
        </w:tc>
        <w:tc>
          <w:tcPr>
            <w:shd w:fill="d26d67" w:val="clear"/>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8"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17,877,672</w:t>
            </w:r>
            <w:r w:rsidDel="00000000" w:rsidR="00000000" w:rsidRPr="00000000">
              <w:rPr>
                <w:rtl w:val="0"/>
              </w:rPr>
            </w:r>
          </w:p>
        </w:tc>
        <w:tc>
          <w:tcPr>
            <w:shd w:fill="f2f2f2" w:val="clear"/>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19,185,547</w:t>
            </w:r>
          </w:p>
        </w:tc>
        <w:tc>
          <w:tcPr>
            <w:shd w:fill="f2f2f2" w:val="clear"/>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19,853,541</w:t>
            </w:r>
          </w:p>
        </w:tc>
        <w:tc>
          <w:tcPr>
            <w:shd w:fill="f2f2f2" w:val="clear"/>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20,542,397</w:t>
            </w:r>
          </w:p>
        </w:tc>
        <w:tc>
          <w:tcPr>
            <w:tcBorders>
              <w:right w:color="000000" w:space="0" w:sz="6" w:val="single"/>
            </w:tcBorders>
            <w:shd w:fill="f2f2f2" w:val="clear"/>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21,163,633</w:t>
            </w:r>
          </w:p>
        </w:tc>
      </w:tr>
      <w:tr>
        <w:trPr>
          <w:cantSplit w:val="0"/>
          <w:trHeight w:val="201" w:hRule="atLeast"/>
          <w:tblHeader w:val="0"/>
        </w:trPr>
        <w:tc>
          <w:tcPr>
            <w:tcBorders>
              <w:left w:color="000000" w:space="0" w:sz="6" w:val="single"/>
            </w:tcBorders>
            <w:shd w:fill="f2f2f2" w:val="clear"/>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191"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Retiree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Benefits</w:t>
            </w:r>
          </w:p>
        </w:tc>
        <w:tc>
          <w:tcPr>
            <w:shd w:fill="f2f2f2" w:val="clear"/>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8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934,490</w:t>
            </w:r>
          </w:p>
        </w:tc>
        <w:tc>
          <w:tcPr>
            <w:shd w:fill="d26d67" w:val="clear"/>
          </w:tcPr>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7"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960,791</w:t>
            </w:r>
            <w:r w:rsidDel="00000000" w:rsidR="00000000" w:rsidRPr="00000000">
              <w:rPr>
                <w:rtl w:val="0"/>
              </w:rPr>
            </w:r>
          </w:p>
        </w:tc>
        <w:tc>
          <w:tcPr>
            <w:shd w:fill="f2f2f2" w:val="clear"/>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1,001,625</w:t>
            </w:r>
          </w:p>
        </w:tc>
        <w:tc>
          <w:tcPr>
            <w:shd w:fill="f2f2f2" w:val="clear"/>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1,044,194</w:t>
            </w:r>
          </w:p>
        </w:tc>
        <w:tc>
          <w:tcPr>
            <w:shd w:fill="f2f2f2" w:val="clear"/>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1,088,572</w:t>
            </w:r>
          </w:p>
        </w:tc>
        <w:tc>
          <w:tcPr>
            <w:tcBorders>
              <w:right w:color="000000" w:space="0" w:sz="6" w:val="single"/>
            </w:tcBorders>
            <w:shd w:fill="f2f2f2" w:val="clear"/>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1,134,836</w:t>
            </w:r>
          </w:p>
        </w:tc>
      </w:tr>
      <w:tr>
        <w:trPr>
          <w:cantSplit w:val="0"/>
          <w:trHeight w:val="201" w:hRule="atLeast"/>
          <w:tblHeader w:val="0"/>
        </w:trPr>
        <w:tc>
          <w:tcPr>
            <w:tcBorders>
              <w:left w:color="000000" w:space="0" w:sz="6" w:val="single"/>
            </w:tcBorders>
            <w:shd w:fill="f2f2f2" w:val="clear"/>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Books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Supplies</w:t>
            </w:r>
          </w:p>
        </w:tc>
        <w:tc>
          <w:tcPr>
            <w:shd w:fill="f2f2f2" w:val="clear"/>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3,926,089</w:t>
            </w:r>
          </w:p>
        </w:tc>
        <w:tc>
          <w:tcPr>
            <w:shd w:fill="d26d67" w:val="clear"/>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169"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1,508,677</w:t>
            </w:r>
            <w:r w:rsidDel="00000000" w:rsidR="00000000" w:rsidRPr="00000000">
              <w:rPr>
                <w:rtl w:val="0"/>
              </w:rPr>
            </w:r>
          </w:p>
        </w:tc>
        <w:tc>
          <w:tcPr>
            <w:shd w:fill="f2f2f2" w:val="clear"/>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1,542,077</w:t>
            </w:r>
          </w:p>
        </w:tc>
        <w:tc>
          <w:tcPr>
            <w:shd w:fill="f2f2f2" w:val="clear"/>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1,573,747</w:t>
            </w:r>
          </w:p>
        </w:tc>
        <w:tc>
          <w:tcPr>
            <w:shd w:fill="f2f2f2" w:val="clear"/>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1,607,611</w:t>
            </w:r>
          </w:p>
        </w:tc>
        <w:tc>
          <w:tcPr>
            <w:tcBorders>
              <w:right w:color="000000" w:space="0" w:sz="6" w:val="single"/>
            </w:tcBorders>
            <w:shd w:fill="f2f2f2" w:val="clear"/>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1,640,136</w:t>
            </w:r>
          </w:p>
        </w:tc>
      </w:tr>
      <w:tr>
        <w:trPr>
          <w:cantSplit w:val="0"/>
          <w:trHeight w:val="202" w:hRule="atLeast"/>
          <w:tblHeader w:val="0"/>
        </w:trPr>
        <w:tc>
          <w:tcPr>
            <w:tcBorders>
              <w:left w:color="000000" w:space="0" w:sz="6" w:val="single"/>
            </w:tcBorders>
            <w:shd w:fill="f2f2f2" w:val="clear"/>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Contract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Services</w:t>
            </w:r>
          </w:p>
        </w:tc>
        <w:tc>
          <w:tcPr>
            <w:shd w:fill="f2f2f2" w:val="clear"/>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9,782,495</w:t>
            </w:r>
          </w:p>
        </w:tc>
        <w:tc>
          <w:tcPr>
            <w:shd w:fill="d26d67" w:val="clear"/>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8"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8,879,712</w:t>
            </w:r>
            <w:r w:rsidDel="00000000" w:rsidR="00000000" w:rsidRPr="00000000">
              <w:rPr>
                <w:rtl w:val="0"/>
              </w:rPr>
            </w:r>
          </w:p>
        </w:tc>
        <w:tc>
          <w:tcPr>
            <w:shd w:fill="f2f2f2" w:val="clear"/>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8,999,752</w:t>
            </w:r>
          </w:p>
        </w:tc>
        <w:tc>
          <w:tcPr>
            <w:shd w:fill="f2f2f2" w:val="clear"/>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9,143,511</w:t>
            </w:r>
          </w:p>
        </w:tc>
        <w:tc>
          <w:tcPr>
            <w:shd w:fill="f2f2f2" w:val="clear"/>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9,308,868</w:t>
            </w:r>
          </w:p>
        </w:tc>
        <w:tc>
          <w:tcPr>
            <w:tcBorders>
              <w:right w:color="000000" w:space="0" w:sz="6" w:val="single"/>
            </w:tcBorders>
            <w:shd w:fill="f2f2f2" w:val="clear"/>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9,477,329</w:t>
            </w:r>
          </w:p>
        </w:tc>
      </w:tr>
      <w:tr>
        <w:trPr>
          <w:cantSplit w:val="0"/>
          <w:trHeight w:val="202" w:hRule="atLeast"/>
          <w:tblHeader w:val="0"/>
        </w:trPr>
        <w:tc>
          <w:tcPr>
            <w:tcBorders>
              <w:left w:color="000000" w:space="0" w:sz="6" w:val="single"/>
            </w:tcBorders>
            <w:shd w:fill="f2f2f2" w:val="clear"/>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Capital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Outlay</w:t>
            </w:r>
          </w:p>
        </w:tc>
        <w:tc>
          <w:tcPr>
            <w:shd w:fill="f2f2f2" w:val="clear"/>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8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251,893</w:t>
            </w:r>
          </w:p>
        </w:tc>
        <w:tc>
          <w:tcPr>
            <w:shd w:fill="d26d67" w:val="clear"/>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8"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235,312</w:t>
            </w:r>
            <w:r w:rsidDel="00000000" w:rsidR="00000000" w:rsidRPr="00000000">
              <w:rPr>
                <w:rtl w:val="0"/>
              </w:rPr>
            </w:r>
          </w:p>
        </w:tc>
        <w:tc>
          <w:tcPr>
            <w:shd w:fill="f2f2f2" w:val="clear"/>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240,835</w:t>
            </w:r>
          </w:p>
        </w:tc>
        <w:tc>
          <w:tcPr>
            <w:shd w:fill="f2f2f2" w:val="clear"/>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246,658</w:t>
            </w:r>
          </w:p>
        </w:tc>
        <w:tc>
          <w:tcPr>
            <w:shd w:fill="f2f2f2" w:val="clear"/>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253,080</w:t>
            </w:r>
          </w:p>
        </w:tc>
        <w:tc>
          <w:tcPr>
            <w:tcBorders>
              <w:right w:color="000000" w:space="0" w:sz="6" w:val="single"/>
            </w:tcBorders>
            <w:shd w:fill="f2f2f2" w:val="clear"/>
          </w:tcPr>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8" w:lineRule="auto"/>
              <w:ind w:left="0" w:right="4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259,653</w:t>
            </w:r>
          </w:p>
        </w:tc>
      </w:tr>
      <w:tr>
        <w:trPr>
          <w:cantSplit w:val="0"/>
          <w:trHeight w:val="203" w:hRule="atLeast"/>
          <w:tblHeader w:val="0"/>
        </w:trPr>
        <w:tc>
          <w:tcPr>
            <w:tcBorders>
              <w:left w:color="000000" w:space="0" w:sz="6" w:val="single"/>
            </w:tcBorders>
            <w:shd w:fill="f2f2f2" w:val="clear"/>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Other</w:t>
            </w:r>
          </w:p>
        </w:tc>
        <w:tc>
          <w:tcPr>
            <w:shd w:fill="f2f2f2" w:val="clear"/>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0" w:right="5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8,262</w:t>
            </w:r>
          </w:p>
        </w:tc>
        <w:tc>
          <w:tcPr>
            <w:shd w:fill="d26d67" w:val="clear"/>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69" w:lineRule="auto"/>
              <w:ind w:left="0" w:right="65"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8,262</w:t>
            </w:r>
            <w:r w:rsidDel="00000000" w:rsidR="00000000" w:rsidRPr="00000000">
              <w:rPr>
                <w:rtl w:val="0"/>
              </w:rPr>
            </w:r>
          </w:p>
        </w:tc>
        <w:tc>
          <w:tcPr>
            <w:shd w:fill="f2f2f2" w:val="clear"/>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0" w:right="18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8,262</w:t>
            </w:r>
          </w:p>
        </w:tc>
        <w:tc>
          <w:tcPr>
            <w:shd w:fill="f2f2f2" w:val="clear"/>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0" w:right="18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8,262</w:t>
            </w:r>
          </w:p>
        </w:tc>
        <w:tc>
          <w:tcPr>
            <w:shd w:fill="f2f2f2" w:val="clear"/>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0" w:right="18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8,262</w:t>
            </w:r>
          </w:p>
        </w:tc>
        <w:tc>
          <w:tcPr>
            <w:tcBorders>
              <w:right w:color="000000" w:space="0" w:sz="6" w:val="single"/>
            </w:tcBorders>
            <w:shd w:fill="f2f2f2" w:val="clear"/>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9" w:lineRule="auto"/>
              <w:ind w:left="0" w:right="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8,262</w:t>
            </w:r>
          </w:p>
        </w:tc>
      </w:tr>
      <w:tr>
        <w:trPr>
          <w:cantSplit w:val="0"/>
          <w:trHeight w:val="348" w:hRule="atLeast"/>
          <w:tblHeader w:val="0"/>
        </w:trPr>
        <w:tc>
          <w:tcPr>
            <w:tcBorders>
              <w:left w:color="000000" w:space="0" w:sz="6" w:val="single"/>
            </w:tcBorders>
            <w:shd w:fill="f2f2f2" w:val="clear"/>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9" w:right="0" w:firstLine="0"/>
              <w:jc w:val="lef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Expenses</w:t>
            </w:r>
          </w:p>
        </w:tc>
        <w:tc>
          <w:tcPr>
            <w:shd w:fill="f2f2f2" w:val="clear"/>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59"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72,230,804</w:t>
            </w:r>
          </w:p>
        </w:tc>
        <w:tc>
          <w:tcPr>
            <w:shd w:fill="d26d67" w:val="clear"/>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57"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68,238,847</w:t>
            </w:r>
            <w:r w:rsidDel="00000000" w:rsidR="00000000" w:rsidRPr="00000000">
              <w:rPr>
                <w:rtl w:val="0"/>
              </w:rPr>
            </w:r>
          </w:p>
        </w:tc>
        <w:tc>
          <w:tcPr>
            <w:shd w:fill="f2f2f2" w:val="clear"/>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92"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70,131,574</w:t>
            </w:r>
          </w:p>
        </w:tc>
        <w:tc>
          <w:tcPr>
            <w:shd w:fill="f2f2f2" w:val="clear"/>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89"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71,334,737</w:t>
            </w:r>
          </w:p>
        </w:tc>
        <w:tc>
          <w:tcPr>
            <w:shd w:fill="f2f2f2" w:val="clear"/>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88"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72,656,646</w:t>
            </w:r>
          </w:p>
        </w:tc>
        <w:tc>
          <w:tcPr>
            <w:tcBorders>
              <w:right w:color="000000" w:space="0" w:sz="6" w:val="single"/>
            </w:tcBorders>
            <w:shd w:fill="f2f2f2" w:val="clear"/>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50"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73,846,545</w:t>
            </w:r>
          </w:p>
        </w:tc>
      </w:tr>
      <w:tr>
        <w:trPr>
          <w:cantSplit w:val="0"/>
          <w:trHeight w:val="358" w:hRule="atLeast"/>
          <w:tblHeader w:val="0"/>
        </w:trPr>
        <w:tc>
          <w:tcPr>
            <w:tcBorders>
              <w:left w:color="000000" w:space="0" w:sz="6" w:val="single"/>
              <w:bottom w:color="000000" w:space="0" w:sz="8" w:val="single"/>
            </w:tcBorders>
            <w:shd w:fill="f2f2f2" w:val="clear"/>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 w:right="0" w:firstLine="0"/>
              <w:jc w:val="lef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Net</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Change</w:t>
            </w:r>
          </w:p>
        </w:tc>
        <w:tc>
          <w:tcPr>
            <w:tcBorders>
              <w:bottom w:color="000000" w:space="0" w:sz="8" w:val="single"/>
            </w:tcBorders>
            <w:shd w:fill="f2f2f2" w:val="clear"/>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970,295</w:t>
            </w:r>
          </w:p>
        </w:tc>
        <w:tc>
          <w:tcPr>
            <w:tcBorders>
              <w:bottom w:color="000000" w:space="0" w:sz="8" w:val="single"/>
            </w:tcBorders>
            <w:shd w:fill="d26d67" w:val="clear"/>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legreya" w:cs="Alegreya" w:eastAsia="Alegreya" w:hAnsi="Alegrey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902,587</w:t>
            </w:r>
            <w:r w:rsidDel="00000000" w:rsidR="00000000" w:rsidRPr="00000000">
              <w:rPr>
                <w:rtl w:val="0"/>
              </w:rPr>
            </w:r>
          </w:p>
        </w:tc>
        <w:tc>
          <w:tcPr>
            <w:tcBorders>
              <w:bottom w:color="000000" w:space="0" w:sz="8" w:val="single"/>
            </w:tcBorders>
            <w:shd w:fill="f2f2f2" w:val="clear"/>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1,720,892</w:t>
            </w:r>
          </w:p>
        </w:tc>
        <w:tc>
          <w:tcPr>
            <w:tcBorders>
              <w:bottom w:color="000000" w:space="0" w:sz="8" w:val="single"/>
            </w:tcBorders>
            <w:shd w:fill="f2f2f2" w:val="clear"/>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2,698,370</w:t>
            </w:r>
          </w:p>
        </w:tc>
        <w:tc>
          <w:tcPr>
            <w:tcBorders>
              <w:bottom w:color="000000" w:space="0" w:sz="8" w:val="single"/>
            </w:tcBorders>
            <w:shd w:fill="f2f2f2" w:val="clear"/>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3,650,495</w:t>
            </w:r>
          </w:p>
        </w:tc>
        <w:tc>
          <w:tcPr>
            <w:tcBorders>
              <w:bottom w:color="000000" w:space="0" w:sz="8" w:val="single"/>
              <w:right w:color="000000" w:space="0" w:sz="6" w:val="single"/>
            </w:tcBorders>
            <w:shd w:fill="f2f2f2" w:val="clear"/>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legreya" w:cs="Alegreya" w:eastAsia="Alegreya" w:hAnsi="Alegreya"/>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2,636,845</w:t>
            </w:r>
          </w:p>
        </w:tc>
      </w:tr>
      <w:tr>
        <w:trPr>
          <w:cantSplit w:val="0"/>
          <w:trHeight w:val="231" w:hRule="atLeast"/>
          <w:tblHeader w:val="0"/>
        </w:trPr>
        <w:tc>
          <w:tcPr>
            <w:tcBorders>
              <w:top w:color="000000" w:space="0" w:sz="8" w:val="single"/>
              <w:left w:color="000000" w:space="0" w:sz="6" w:val="single"/>
            </w:tcBorders>
            <w:shd w:fill="f2f2f2" w:val="clear"/>
          </w:tcPr>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Adjusted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Beginning</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Balance</w:t>
            </w:r>
          </w:p>
        </w:tc>
        <w:tc>
          <w:tcPr>
            <w:tcBorders>
              <w:top w:color="000000" w:space="0" w:sz="8" w:val="single"/>
            </w:tcBorders>
            <w:shd w:fill="f2f2f2" w:val="clear"/>
          </w:tcPr>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4,469,801</w:t>
            </w:r>
          </w:p>
        </w:tc>
        <w:tc>
          <w:tcPr>
            <w:tcBorders>
              <w:top w:color="000000" w:space="0" w:sz="8" w:val="single"/>
            </w:tcBorders>
            <w:shd w:fill="d26d67" w:val="clear"/>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171"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5,440,096</w:t>
            </w:r>
            <w:r w:rsidDel="00000000" w:rsidR="00000000" w:rsidRPr="00000000">
              <w:rPr>
                <w:rtl w:val="0"/>
              </w:rPr>
            </w:r>
          </w:p>
        </w:tc>
        <w:tc>
          <w:tcPr>
            <w:tcBorders>
              <w:top w:color="000000" w:space="0" w:sz="8" w:val="single"/>
            </w:tcBorders>
            <w:shd w:fill="f2f2f2" w:val="clear"/>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6,342,683</w:t>
            </w:r>
          </w:p>
        </w:tc>
        <w:tc>
          <w:tcPr>
            <w:tcBorders>
              <w:top w:color="000000" w:space="0" w:sz="8" w:val="single"/>
            </w:tcBorders>
            <w:shd w:fill="f2f2f2" w:val="clear"/>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8,063,576</w:t>
            </w:r>
          </w:p>
        </w:tc>
        <w:tc>
          <w:tcPr>
            <w:tcBorders>
              <w:top w:color="000000" w:space="0" w:sz="8" w:val="single"/>
            </w:tcBorders>
            <w:shd w:fill="f2f2f2" w:val="clear"/>
          </w:tcPr>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10,761,946</w:t>
            </w:r>
          </w:p>
        </w:tc>
        <w:tc>
          <w:tcPr>
            <w:tcBorders>
              <w:top w:color="000000" w:space="0" w:sz="8" w:val="single"/>
              <w:right w:color="000000" w:space="0" w:sz="6" w:val="single"/>
            </w:tcBorders>
            <w:shd w:fill="f2f2f2" w:val="clear"/>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148"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14,412,441</w:t>
            </w:r>
          </w:p>
        </w:tc>
      </w:tr>
      <w:tr>
        <w:trPr>
          <w:cantSplit w:val="0"/>
          <w:trHeight w:val="234" w:hRule="atLeast"/>
          <w:tblHeader w:val="0"/>
        </w:trPr>
        <w:tc>
          <w:tcPr>
            <w:tcBorders>
              <w:left w:color="000000" w:space="0" w:sz="6" w:val="single"/>
            </w:tcBorders>
            <w:shd w:fill="f2f2f2" w:val="clear"/>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Ending</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Balance</w:t>
            </w:r>
          </w:p>
        </w:tc>
        <w:tc>
          <w:tcPr>
            <w:shd w:fill="f2f2f2" w:val="clear"/>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5,440,096</w:t>
            </w:r>
          </w:p>
        </w:tc>
        <w:tc>
          <w:tcPr>
            <w:shd w:fill="d26d67" w:val="clear"/>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6,342,683</w:t>
            </w:r>
            <w:r w:rsidDel="00000000" w:rsidR="00000000" w:rsidRPr="00000000">
              <w:rPr>
                <w:rtl w:val="0"/>
              </w:rPr>
            </w:r>
          </w:p>
        </w:tc>
        <w:tc>
          <w:tcPr>
            <w:shd w:fill="f2f2f2" w:val="clear"/>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8,063,576</w:t>
            </w:r>
          </w:p>
        </w:tc>
        <w:tc>
          <w:tcPr>
            <w:shd w:fill="f2f2f2" w:val="clear"/>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10,761,946</w:t>
            </w:r>
          </w:p>
        </w:tc>
        <w:tc>
          <w:tcPr>
            <w:shd w:fill="f2f2f2" w:val="clear"/>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14,412,441</w:t>
            </w:r>
          </w:p>
        </w:tc>
        <w:tc>
          <w:tcPr>
            <w:tcBorders>
              <w:right w:color="000000" w:space="0" w:sz="6" w:val="single"/>
            </w:tcBorders>
            <w:shd w:fill="f2f2f2" w:val="clear"/>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17,049,286</w:t>
            </w:r>
          </w:p>
        </w:tc>
      </w:tr>
      <w:tr>
        <w:trPr>
          <w:cantSplit w:val="0"/>
          <w:trHeight w:val="255" w:hRule="atLeast"/>
          <w:tblHeader w:val="0"/>
        </w:trPr>
        <w:tc>
          <w:tcPr>
            <w:tcBorders>
              <w:left w:color="000000" w:space="0" w:sz="6" w:val="single"/>
            </w:tcBorders>
            <w:shd w:fill="f2f2f2" w:val="clear"/>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71"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Encumbrances</w:t>
            </w:r>
          </w:p>
        </w:tc>
        <w:tc>
          <w:tcPr>
            <w:shd w:fill="f2f2f2" w:val="clear"/>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9"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5,000</w:t>
            </w:r>
          </w:p>
        </w:tc>
        <w:tc>
          <w:tcPr>
            <w:shd w:fill="d26d67" w:val="clear"/>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65"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5,000</w:t>
            </w:r>
            <w:r w:rsidDel="00000000" w:rsidR="00000000" w:rsidRPr="00000000">
              <w:rPr>
                <w:rtl w:val="0"/>
              </w:rPr>
            </w:r>
          </w:p>
        </w:tc>
        <w:tc>
          <w:tcPr>
            <w:shd w:fill="f2f2f2" w:val="clear"/>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188"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5,000</w:t>
            </w:r>
          </w:p>
        </w:tc>
        <w:tc>
          <w:tcPr>
            <w:shd w:fill="f2f2f2" w:val="clear"/>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187"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5,000</w:t>
            </w:r>
          </w:p>
        </w:tc>
        <w:tc>
          <w:tcPr>
            <w:shd w:fill="f2f2f2" w:val="clear"/>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18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5,000</w:t>
            </w:r>
          </w:p>
        </w:tc>
        <w:tc>
          <w:tcPr>
            <w:tcBorders>
              <w:right w:color="000000" w:space="0" w:sz="6" w:val="single"/>
            </w:tcBorders>
            <w:shd w:fill="f2f2f2" w:val="clear"/>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44"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5,000</w:t>
            </w:r>
          </w:p>
        </w:tc>
      </w:tr>
      <w:tr>
        <w:trPr>
          <w:cantSplit w:val="0"/>
          <w:trHeight w:val="228" w:hRule="atLeast"/>
          <w:tblHeader w:val="0"/>
        </w:trPr>
        <w:tc>
          <w:tcPr>
            <w:tcBorders>
              <w:left w:color="000000" w:space="0" w:sz="6" w:val="single"/>
            </w:tcBorders>
            <w:shd w:fill="f2f2f2" w:val="clear"/>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General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Fund</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Reserves</w:t>
            </w:r>
          </w:p>
        </w:tc>
        <w:tc>
          <w:tcPr>
            <w:shd w:fill="f2f2f2" w:val="clear"/>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5,435,096</w:t>
            </w:r>
          </w:p>
        </w:tc>
        <w:tc>
          <w:tcPr>
            <w:shd w:fill="d26d67" w:val="clear"/>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171"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6,337,683</w:t>
            </w:r>
            <w:r w:rsidDel="00000000" w:rsidR="00000000" w:rsidRPr="00000000">
              <w:rPr>
                <w:rtl w:val="0"/>
              </w:rPr>
            </w:r>
          </w:p>
        </w:tc>
        <w:tc>
          <w:tcPr>
            <w:shd w:fill="f2f2f2" w:val="clear"/>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8,058,576</w:t>
            </w:r>
          </w:p>
        </w:tc>
        <w:tc>
          <w:tcPr>
            <w:shd w:fill="f2f2f2" w:val="clear"/>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10,756,946</w:t>
            </w:r>
          </w:p>
        </w:tc>
        <w:tc>
          <w:tcPr>
            <w:shd w:fill="f2f2f2" w:val="clear"/>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14,407,441</w:t>
            </w:r>
          </w:p>
        </w:tc>
        <w:tc>
          <w:tcPr>
            <w:tcBorders>
              <w:right w:color="000000" w:space="0" w:sz="6" w:val="single"/>
            </w:tcBorders>
            <w:shd w:fill="f2f2f2" w:val="clear"/>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48" w:lineRule="auto"/>
              <w:ind w:left="173"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17,044,286</w:t>
            </w:r>
          </w:p>
        </w:tc>
      </w:tr>
      <w:tr>
        <w:trPr>
          <w:cantSplit w:val="0"/>
          <w:trHeight w:val="211" w:hRule="atLeast"/>
          <w:tblHeader w:val="0"/>
        </w:trPr>
        <w:tc>
          <w:tcPr>
            <w:tcBorders>
              <w:left w:color="000000" w:space="0" w:sz="6" w:val="single"/>
              <w:bottom w:color="000000" w:space="0" w:sz="8" w:val="single"/>
            </w:tcBorders>
            <w:shd w:fill="f2f2f2" w:val="clear"/>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0"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Reserves,</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Special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Funds</w:t>
            </w:r>
          </w:p>
        </w:tc>
        <w:tc>
          <w:tcPr>
            <w:tcBorders>
              <w:bottom w:color="000000" w:space="0" w:sz="8" w:val="single"/>
            </w:tcBorders>
            <w:shd w:fill="f2f2f2" w:val="clear"/>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95"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3,590,562</w:t>
            </w:r>
          </w:p>
        </w:tc>
        <w:tc>
          <w:tcPr>
            <w:tcBorders>
              <w:bottom w:color="000000" w:space="0" w:sz="8" w:val="single"/>
            </w:tcBorders>
            <w:shd w:fill="d26d67" w:val="clear"/>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3,630,562</w:t>
            </w:r>
            <w:r w:rsidDel="00000000" w:rsidR="00000000" w:rsidRPr="00000000">
              <w:rPr>
                <w:rtl w:val="0"/>
              </w:rPr>
            </w:r>
          </w:p>
        </w:tc>
        <w:tc>
          <w:tcPr>
            <w:tcBorders>
              <w:bottom w:color="000000" w:space="0" w:sz="8" w:val="single"/>
            </w:tcBorders>
            <w:shd w:fill="f2f2f2" w:val="clear"/>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3,690,466</w:t>
            </w:r>
          </w:p>
        </w:tc>
        <w:tc>
          <w:tcPr>
            <w:tcBorders>
              <w:bottom w:color="000000" w:space="0" w:sz="8" w:val="single"/>
            </w:tcBorders>
            <w:shd w:fill="f2f2f2" w:val="clear"/>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90"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3,760,585</w:t>
            </w:r>
          </w:p>
        </w:tc>
        <w:tc>
          <w:tcPr>
            <w:tcBorders>
              <w:bottom w:color="000000" w:space="0" w:sz="8" w:val="single"/>
            </w:tcBorders>
            <w:shd w:fill="f2f2f2" w:val="clear"/>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86" w:firstLine="0"/>
              <w:jc w:val="righ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3,839,557</w:t>
            </w:r>
          </w:p>
        </w:tc>
        <w:tc>
          <w:tcPr>
            <w:tcBorders>
              <w:bottom w:color="000000" w:space="0" w:sz="8" w:val="single"/>
              <w:right w:color="000000" w:space="0" w:sz="6" w:val="single"/>
            </w:tcBorders>
            <w:shd w:fill="f2f2f2" w:val="clear"/>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47" w:right="0" w:firstLine="0"/>
              <w:jc w:val="left"/>
              <w:rPr>
                <w:rFonts w:ascii="Gill Sans" w:cs="Gill Sans" w:eastAsia="Gill Sans" w:hAnsi="Gill Sans"/>
                <w:b w:val="0"/>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0"/>
                <w:i w:val="0"/>
                <w:smallCaps w:val="0"/>
                <w:strike w:val="0"/>
                <w:color w:val="000000"/>
                <w:sz w:val="13"/>
                <w:szCs w:val="13"/>
                <w:u w:val="none"/>
                <w:shd w:fill="auto" w:val="clear"/>
                <w:vertAlign w:val="baseline"/>
                <w:rtl w:val="0"/>
              </w:rPr>
              <w:t xml:space="preserve">3,920,188</w:t>
            </w:r>
          </w:p>
        </w:tc>
      </w:tr>
      <w:tr>
        <w:trPr>
          <w:cantSplit w:val="0"/>
          <w:trHeight w:val="218" w:hRule="atLeast"/>
          <w:tblHeader w:val="0"/>
        </w:trPr>
        <w:tc>
          <w:tcPr>
            <w:tcBorders>
              <w:top w:color="000000" w:space="0" w:sz="8" w:val="single"/>
              <w:left w:color="000000" w:space="0" w:sz="6" w:val="single"/>
            </w:tcBorders>
            <w:shd w:fill="f2f2f2" w:val="clear"/>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9" w:right="0" w:firstLine="0"/>
              <w:jc w:val="lef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Total</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Reserves</w:t>
            </w:r>
          </w:p>
        </w:tc>
        <w:tc>
          <w:tcPr>
            <w:tcBorders>
              <w:top w:color="000000" w:space="0" w:sz="8" w:val="single"/>
            </w:tcBorders>
            <w:shd w:fill="f2f2f2" w:val="clear"/>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64"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9,025,657</w:t>
            </w:r>
          </w:p>
        </w:tc>
        <w:tc>
          <w:tcPr>
            <w:tcBorders>
              <w:top w:color="000000" w:space="0" w:sz="8" w:val="single"/>
            </w:tcBorders>
            <w:shd w:fill="d26d67" w:val="clear"/>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59"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9,968,245</w:t>
            </w:r>
            <w:r w:rsidDel="00000000" w:rsidR="00000000" w:rsidRPr="00000000">
              <w:rPr>
                <w:rtl w:val="0"/>
              </w:rPr>
            </w:r>
          </w:p>
        </w:tc>
        <w:tc>
          <w:tcPr>
            <w:tcBorders>
              <w:top w:color="000000" w:space="0" w:sz="8" w:val="single"/>
            </w:tcBorders>
            <w:shd w:fill="f2f2f2" w:val="clear"/>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92"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11,749,042</w:t>
            </w:r>
          </w:p>
        </w:tc>
        <w:tc>
          <w:tcPr>
            <w:tcBorders>
              <w:top w:color="000000" w:space="0" w:sz="8" w:val="single"/>
            </w:tcBorders>
            <w:shd w:fill="f2f2f2" w:val="clear"/>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87"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14,517,531</w:t>
            </w:r>
          </w:p>
        </w:tc>
        <w:tc>
          <w:tcPr>
            <w:tcBorders>
              <w:top w:color="000000" w:space="0" w:sz="8" w:val="single"/>
            </w:tcBorders>
            <w:shd w:fill="f2f2f2" w:val="clear"/>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88"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18,246,998</w:t>
            </w:r>
          </w:p>
        </w:tc>
        <w:tc>
          <w:tcPr>
            <w:tcBorders>
              <w:top w:color="000000" w:space="0" w:sz="8" w:val="single"/>
              <w:right w:color="000000" w:space="0" w:sz="6" w:val="single"/>
            </w:tcBorders>
            <w:shd w:fill="f2f2f2" w:val="clear"/>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52"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20,964,474</w:t>
            </w:r>
          </w:p>
        </w:tc>
      </w:tr>
      <w:tr>
        <w:trPr>
          <w:cantSplit w:val="0"/>
          <w:trHeight w:val="228" w:hRule="atLeast"/>
          <w:tblHeader w:val="0"/>
        </w:trPr>
        <w:tc>
          <w:tcPr>
            <w:tcBorders>
              <w:left w:color="000000" w:space="0" w:sz="6" w:val="single"/>
              <w:bottom w:color="000000" w:space="0" w:sz="6" w:val="single"/>
            </w:tcBorders>
            <w:shd w:fill="f2f2f2" w:val="clear"/>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79" w:right="0" w:firstLine="0"/>
              <w:jc w:val="lef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Expense</w:t>
            </w:r>
          </w:p>
        </w:tc>
        <w:tc>
          <w:tcPr>
            <w:tcBorders>
              <w:bottom w:color="000000" w:space="0" w:sz="6" w:val="single"/>
            </w:tcBorders>
            <w:shd w:fill="f2f2f2" w:val="clear"/>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9"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12.50%</w:t>
            </w:r>
          </w:p>
        </w:tc>
        <w:tc>
          <w:tcPr>
            <w:tcBorders>
              <w:bottom w:color="000000" w:space="0" w:sz="6" w:val="single"/>
            </w:tcBorders>
            <w:shd w:fill="d26d67" w:val="clear"/>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6" w:firstLine="0"/>
              <w:jc w:val="righ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Fonts w:ascii="Gill Sans" w:cs="Gill Sans" w:eastAsia="Gill Sans" w:hAnsi="Gill Sans"/>
                <w:b w:val="1"/>
                <w:i w:val="0"/>
                <w:smallCaps w:val="0"/>
                <w:strike w:val="0"/>
                <w:color w:val="ffffff"/>
                <w:sz w:val="15"/>
                <w:szCs w:val="15"/>
                <w:u w:val="none"/>
                <w:shd w:fill="auto" w:val="clear"/>
                <w:vertAlign w:val="baseline"/>
                <w:rtl w:val="0"/>
              </w:rPr>
              <w:t xml:space="preserve">14.61%</w:t>
            </w:r>
            <w:r w:rsidDel="00000000" w:rsidR="00000000" w:rsidRPr="00000000">
              <w:rPr>
                <w:rtl w:val="0"/>
              </w:rPr>
            </w:r>
          </w:p>
        </w:tc>
        <w:tc>
          <w:tcPr>
            <w:tcBorders>
              <w:bottom w:color="000000" w:space="0" w:sz="6" w:val="single"/>
            </w:tcBorders>
            <w:shd w:fill="f2f2f2" w:val="clear"/>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36"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16.75%</w:t>
            </w:r>
          </w:p>
        </w:tc>
        <w:tc>
          <w:tcPr>
            <w:tcBorders>
              <w:bottom w:color="000000" w:space="0" w:sz="6" w:val="single"/>
            </w:tcBorders>
            <w:shd w:fill="f2f2f2" w:val="clear"/>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35"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20.35%</w:t>
            </w:r>
          </w:p>
        </w:tc>
        <w:tc>
          <w:tcPr>
            <w:tcBorders>
              <w:bottom w:color="000000" w:space="0" w:sz="6" w:val="single"/>
            </w:tcBorders>
            <w:shd w:fill="f2f2f2" w:val="clear"/>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34"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25.11%</w:t>
            </w:r>
          </w:p>
        </w:tc>
        <w:tc>
          <w:tcPr>
            <w:tcBorders>
              <w:bottom w:color="000000" w:space="0" w:sz="6" w:val="single"/>
              <w:right w:color="000000" w:space="0" w:sz="6" w:val="single"/>
            </w:tcBorders>
            <w:shd w:fill="f2f2f2" w:val="clear"/>
          </w:tcPr>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15" w:firstLine="0"/>
              <w:jc w:val="right"/>
              <w:rPr>
                <w:rFonts w:ascii="Gill Sans" w:cs="Gill Sans" w:eastAsia="Gill Sans" w:hAnsi="Gill Sans"/>
                <w:b w:val="1"/>
                <w:i w:val="0"/>
                <w:smallCaps w:val="0"/>
                <w:strike w:val="0"/>
                <w:color w:val="000000"/>
                <w:sz w:val="13"/>
                <w:szCs w:val="13"/>
                <w:u w:val="none"/>
                <w:shd w:fill="auto" w:val="clear"/>
                <w:vertAlign w:val="baseline"/>
              </w:rPr>
            </w:pPr>
            <w:r w:rsidDel="00000000" w:rsidR="00000000" w:rsidRPr="00000000">
              <w:rPr>
                <w:rFonts w:ascii="Gill Sans" w:cs="Gill Sans" w:eastAsia="Gill Sans" w:hAnsi="Gill Sans"/>
                <w:b w:val="1"/>
                <w:i w:val="0"/>
                <w:smallCaps w:val="0"/>
                <w:strike w:val="0"/>
                <w:color w:val="000000"/>
                <w:sz w:val="13"/>
                <w:szCs w:val="13"/>
                <w:u w:val="none"/>
                <w:shd w:fill="auto" w:val="clear"/>
                <w:vertAlign w:val="baseline"/>
                <w:rtl w:val="0"/>
              </w:rPr>
              <w:t xml:space="preserve">28.39%</w:t>
            </w:r>
          </w:p>
        </w:tc>
      </w:tr>
    </w:tbl>
    <w:p w:rsidR="00000000" w:rsidDel="00000000" w:rsidP="00000000" w:rsidRDefault="00000000" w:rsidRPr="00000000" w14:paraId="00000EB3">
      <w:pPr>
        <w:spacing w:before="38" w:lineRule="auto"/>
        <w:ind w:left="468" w:right="0" w:firstLine="0"/>
        <w:jc w:val="left"/>
        <w:rPr>
          <w:sz w:val="20"/>
          <w:szCs w:val="20"/>
        </w:rPr>
      </w:pPr>
      <w:r w:rsidDel="00000000" w:rsidR="00000000" w:rsidRPr="00000000">
        <w:rPr>
          <w:i w:val="1"/>
          <w:sz w:val="20"/>
          <w:szCs w:val="20"/>
          <w:rtl w:val="0"/>
        </w:rPr>
        <w:t xml:space="preserve">Note: </w:t>
      </w:r>
      <w:r w:rsidDel="00000000" w:rsidR="00000000" w:rsidRPr="00000000">
        <w:rPr>
          <w:sz w:val="20"/>
          <w:szCs w:val="20"/>
          <w:rtl w:val="0"/>
        </w:rPr>
        <w:t xml:space="preserve">Kenyon </w:t>
      </w:r>
      <w:hyperlink w:anchor="_heading=h.4ddeoix">
        <w:r w:rsidDel="00000000" w:rsidR="00000000" w:rsidRPr="00000000">
          <w:rPr>
            <w:sz w:val="20"/>
            <w:szCs w:val="20"/>
            <w:rtl w:val="0"/>
          </w:rPr>
          <w:t xml:space="preserve">(2021b,</w:t>
        </w:r>
      </w:hyperlink>
      <w:r w:rsidDel="00000000" w:rsidR="00000000" w:rsidRPr="00000000">
        <w:rPr>
          <w:sz w:val="20"/>
          <w:szCs w:val="20"/>
          <w:rtl w:val="0"/>
        </w:rPr>
        <w:t xml:space="preserve"> p. 137) Public record.</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legreya" w:cs="Alegreya" w:eastAsia="Alegreya" w:hAnsi="Alegrey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14" w:right="0" w:firstLine="0"/>
        <w:jc w:val="left"/>
        <w:rPr>
          <w:rFonts w:ascii="Alegreya" w:cs="Alegreya" w:eastAsia="Alegreya" w:hAnsi="Alegreya"/>
          <w:b w:val="0"/>
          <w:i w:val="0"/>
          <w:smallCaps w:val="0"/>
          <w:strike w:val="0"/>
          <w:color w:val="000000"/>
          <w:sz w:val="24"/>
          <w:szCs w:val="24"/>
          <w:u w:val="none"/>
          <w:shd w:fill="auto" w:val="clear"/>
          <w:vertAlign w:val="baseline"/>
        </w:rPr>
      </w:pPr>
      <w:r w:rsidDel="00000000" w:rsidR="00000000" w:rsidRPr="00000000">
        <w:rPr>
          <w:rFonts w:ascii="Alegreya Sans" w:cs="Alegreya Sans" w:eastAsia="Alegreya Sans" w:hAnsi="Alegreya Sans"/>
          <w:b w:val="0"/>
          <w:i w:val="0"/>
          <w:smallCaps w:val="0"/>
          <w:strike w:val="0"/>
          <w:color w:val="000000"/>
          <w:sz w:val="16"/>
          <w:szCs w:val="16"/>
          <w:u w:val="none"/>
          <w:shd w:fill="auto" w:val="clear"/>
          <w:vertAlign w:val="baseline"/>
          <w:rtl w:val="0"/>
        </w:rPr>
        <w:t xml:space="preserve">1  </w:t>
      </w:r>
      <w:r w:rsidDel="00000000" w:rsidR="00000000" w:rsidRPr="00000000">
        <w:rPr>
          <w:rFonts w:ascii="Alegreya" w:cs="Alegreya" w:eastAsia="Alegreya" w:hAnsi="Alegreya"/>
          <w:b w:val="0"/>
          <w:i w:val="0"/>
          <w:smallCaps w:val="0"/>
          <w:strike w:val="0"/>
          <w:color w:val="000000"/>
          <w:sz w:val="24"/>
          <w:szCs w:val="24"/>
          <w:u w:val="none"/>
          <w:shd w:fill="auto" w:val="clear"/>
          <w:vertAlign w:val="baseline"/>
          <w:rtl w:val="0"/>
        </w:rPr>
        <w:t xml:space="preserve">needed to make budgetary decisions and thus might serve as a template for what data is</w:t>
      </w:r>
    </w:p>
    <w:p w:rsidR="00000000" w:rsidDel="00000000" w:rsidP="00000000" w:rsidRDefault="00000000" w:rsidRPr="00000000" w14:paraId="00000EB6">
      <w:pPr>
        <w:spacing w:before="125" w:lineRule="auto"/>
        <w:ind w:left="197" w:right="0" w:firstLine="0"/>
        <w:jc w:val="left"/>
        <w:rPr>
          <w:sz w:val="24"/>
          <w:szCs w:val="24"/>
        </w:rPr>
      </w:pPr>
      <w:r w:rsidDel="00000000" w:rsidR="00000000" w:rsidRPr="00000000">
        <w:rPr>
          <w:rFonts w:ascii="Alegreya Sans" w:cs="Alegreya Sans" w:eastAsia="Alegreya Sans" w:hAnsi="Alegreya Sans"/>
          <w:sz w:val="16"/>
          <w:szCs w:val="16"/>
          <w:rtl w:val="0"/>
        </w:rPr>
        <w:t xml:space="preserve">2  </w:t>
      </w:r>
      <w:r w:rsidDel="00000000" w:rsidR="00000000" w:rsidRPr="00000000">
        <w:rPr>
          <w:sz w:val="24"/>
          <w:szCs w:val="24"/>
          <w:rtl w:val="0"/>
        </w:rPr>
        <w:t xml:space="preserve">important.</w:t>
      </w:r>
      <w:r w:rsidDel="00000000" w:rsidR="00000000" w:rsidRPr="00000000">
        <w:rPr>
          <w:rtl w:val="0"/>
        </w:rPr>
      </w:r>
    </w:p>
    <w:sectPr>
      <w:footerReference r:id="rId323" w:type="default"/>
      <w:type w:val="nextPage"/>
      <w:pgSz w:h="15840" w:w="12240" w:orient="portrait"/>
      <w:pgMar w:bottom="1740" w:top="1660" w:left="1000" w:right="1300" w:header="0" w:footer="155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xana Marachi" w:id="0" w:date="2022-08-05T19:16:06Z">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combining with above paragraph.</w:t>
      </w:r>
    </w:p>
  </w:comment>
  <w:comment w:author="Roxana Marachi" w:id="2" w:date="2022-08-05T19:57:50Z">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describe how the data would be gathered... from publicly available documents, their website? FOIA requests?</w:t>
      </w:r>
    </w:p>
  </w:comment>
  <w:comment w:author="Roxana Marachi" w:id="1" w:date="2022-08-05T19:47:41Z">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Fascinating. As I recall after reading Whitmire's book, he had been paid to write it.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F2F" w15:done="0"/>
  <w15:commentEx w15:paraId="00000F30" w15:done="0"/>
  <w15:commentEx w15:paraId="00000F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Fira Mono">
    <w:embedRegular w:fontKey="{00000000-0000-0000-0000-000000000000}" r:id="rId1" w:subsetted="0"/>
    <w:embedBold w:fontKey="{00000000-0000-0000-0000-000000000000}" r:id="rId2" w:subsetted="0"/>
  </w:font>
  <w:font w:name="Alegrey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Condensed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Gill Sans">
    <w:embedRegular w:fontKey="{00000000-0000-0000-0000-000000000000}" r:id="rId11" w:subsetted="0"/>
    <w:embedBold w:fontKey="{00000000-0000-0000-0000-000000000000}" r:id="rId12" w:subsetted="0"/>
  </w:font>
  <w:font w:name="Alegrey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4625" cy="241934"/>
              <wp:effectExtent b="0" l="0" r="0" t="0"/>
              <wp:wrapNone/>
              <wp:docPr id="53" name=""/>
              <a:graphic>
                <a:graphicData uri="http://schemas.microsoft.com/office/word/2010/wordprocessingShape">
                  <wps:wsp>
                    <wps:cNvSpPr/>
                    <wps:cNvPr id="43" name="Shape 43"/>
                    <wps:spPr>
                      <a:xfrm>
                        <a:off x="5898450" y="3663796"/>
                        <a:ext cx="165100" cy="232409"/>
                      </a:xfrm>
                      <a:custGeom>
                        <a:rect b="b" l="l" r="r" t="t"/>
                        <a:pathLst>
                          <a:path extrusionOk="0" h="232409" w="165100">
                            <a:moveTo>
                              <a:pt x="0" y="0"/>
                            </a:moveTo>
                            <a:lnTo>
                              <a:pt x="0" y="232409"/>
                            </a:lnTo>
                            <a:lnTo>
                              <a:pt x="165100" y="232409"/>
                            </a:lnTo>
                            <a:lnTo>
                              <a:pt x="1651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4625" cy="241934"/>
              <wp:effectExtent b="0" l="0" r="0" t="0"/>
              <wp:wrapNone/>
              <wp:docPr id="53"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74625" cy="241934"/>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1140" cy="241934"/>
              <wp:effectExtent b="0" l="0" r="0" t="0"/>
              <wp:wrapNone/>
              <wp:docPr id="57" name=""/>
              <a:graphic>
                <a:graphicData uri="http://schemas.microsoft.com/office/word/2010/wordprocessingShape">
                  <wps:wsp>
                    <wps:cNvSpPr/>
                    <wps:cNvPr id="47" name="Shape 47"/>
                    <wps:spPr>
                      <a:xfrm>
                        <a:off x="5870193" y="3663796"/>
                        <a:ext cx="221615" cy="232409"/>
                      </a:xfrm>
                      <a:custGeom>
                        <a:rect b="b" l="l" r="r" t="t"/>
                        <a:pathLst>
                          <a:path extrusionOk="0" h="232409" w="221615">
                            <a:moveTo>
                              <a:pt x="0" y="0"/>
                            </a:moveTo>
                            <a:lnTo>
                              <a:pt x="0" y="232409"/>
                            </a:lnTo>
                            <a:lnTo>
                              <a:pt x="221615" y="232409"/>
                            </a:lnTo>
                            <a:lnTo>
                              <a:pt x="2216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1140" cy="241934"/>
              <wp:effectExtent b="0" l="0" r="0" t="0"/>
              <wp:wrapNone/>
              <wp:docPr id="57"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231140" cy="241934"/>
                      </a:xfrm>
                      <a:prstGeom prst="rect"/>
                      <a:ln/>
                    </pic:spPr>
                  </pic:pic>
                </a:graphicData>
              </a:graphic>
            </wp:anchor>
          </w:drawing>
        </mc:Fallback>
      </mc:AlternateConten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60" name=""/>
              <a:graphic>
                <a:graphicData uri="http://schemas.microsoft.com/office/word/2010/wordprocessingShape">
                  <wps:wsp>
                    <wps:cNvSpPr/>
                    <wps:cNvPr id="50" name="Shape 50"/>
                    <wps:spPr>
                      <a:xfrm>
                        <a:off x="5898768" y="3663796"/>
                        <a:ext cx="164465" cy="232409"/>
                      </a:xfrm>
                      <a:custGeom>
                        <a:rect b="b" l="l" r="r" t="t"/>
                        <a:pathLst>
                          <a:path extrusionOk="0" h="232409" w="164465">
                            <a:moveTo>
                              <a:pt x="0" y="0"/>
                            </a:moveTo>
                            <a:lnTo>
                              <a:pt x="0" y="232409"/>
                            </a:lnTo>
                            <a:lnTo>
                              <a:pt x="164465" y="232409"/>
                            </a:lnTo>
                            <a:lnTo>
                              <a:pt x="16446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60"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173990" cy="241934"/>
                      </a:xfrm>
                      <a:prstGeom prst="rect"/>
                      <a:ln/>
                    </pic:spPr>
                  </pic:pic>
                </a:graphicData>
              </a:graphic>
            </wp:anchor>
          </w:drawing>
        </mc:Fallback>
      </mc:AlternateConten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75" name=""/>
              <a:graphic>
                <a:graphicData uri="http://schemas.microsoft.com/office/word/2010/wordprocessingShape">
                  <wps:wsp>
                    <wps:cNvSpPr/>
                    <wps:cNvPr id="65" name="Shape 65"/>
                    <wps:spPr>
                      <a:xfrm>
                        <a:off x="5900990" y="3663796"/>
                        <a:ext cx="160020" cy="232409"/>
                      </a:xfrm>
                      <a:custGeom>
                        <a:rect b="b" l="l" r="r" t="t"/>
                        <a:pathLst>
                          <a:path extrusionOk="0" h="232409" w="160020">
                            <a:moveTo>
                              <a:pt x="0" y="0"/>
                            </a:moveTo>
                            <a:lnTo>
                              <a:pt x="0" y="232409"/>
                            </a:lnTo>
                            <a:lnTo>
                              <a:pt x="160020" y="232409"/>
                            </a:lnTo>
                            <a:lnTo>
                              <a:pt x="16002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75"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169545" cy="241934"/>
                      </a:xfrm>
                      <a:prstGeom prst="rect"/>
                      <a:ln/>
                    </pic:spPr>
                  </pic:pic>
                </a:graphicData>
              </a:graphic>
            </wp:anchor>
          </w:drawing>
        </mc:Fallback>
      </mc:AlternateConten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146" name=""/>
              <a:graphic>
                <a:graphicData uri="http://schemas.microsoft.com/office/word/2010/wordprocessingShape">
                  <wps:wsp>
                    <wps:cNvSpPr/>
                    <wps:cNvPr id="275" name="Shape 275"/>
                    <wps:spPr>
                      <a:xfrm>
                        <a:off x="5896863" y="3663796"/>
                        <a:ext cx="168275" cy="232409"/>
                      </a:xfrm>
                      <a:custGeom>
                        <a:rect b="b" l="l" r="r" t="t"/>
                        <a:pathLst>
                          <a:path extrusionOk="0" h="232409" w="168275">
                            <a:moveTo>
                              <a:pt x="0" y="0"/>
                            </a:moveTo>
                            <a:lnTo>
                              <a:pt x="0" y="232409"/>
                            </a:lnTo>
                            <a:lnTo>
                              <a:pt x="168275" y="232409"/>
                            </a:lnTo>
                            <a:lnTo>
                              <a:pt x="1682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146" name="image140.png"/>
              <a:graphic>
                <a:graphicData uri="http://schemas.openxmlformats.org/drawingml/2006/picture">
                  <pic:pic>
                    <pic:nvPicPr>
                      <pic:cNvPr id="0" name="image140.png"/>
                      <pic:cNvPicPr preferRelativeResize="0"/>
                    </pic:nvPicPr>
                    <pic:blipFill>
                      <a:blip r:embed="rId1"/>
                      <a:srcRect/>
                      <a:stretch>
                        <a:fillRect/>
                      </a:stretch>
                    </pic:blipFill>
                    <pic:spPr>
                      <a:xfrm>
                        <a:off x="0" y="0"/>
                        <a:ext cx="177800" cy="241934"/>
                      </a:xfrm>
                      <a:prstGeom prst="rect"/>
                      <a:ln/>
                    </pic:spPr>
                  </pic:pic>
                </a:graphicData>
              </a:graphic>
            </wp:anchor>
          </w:drawing>
        </mc:Fallback>
      </mc:AlternateConten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14" name=""/>
              <a:graphic>
                <a:graphicData uri="http://schemas.microsoft.com/office/word/2010/wordprocessingShape">
                  <wps:wsp>
                    <wps:cNvSpPr/>
                    <wps:cNvPr id="4" name="Shape 4"/>
                    <wps:spPr>
                      <a:xfrm>
                        <a:off x="5901625" y="3663796"/>
                        <a:ext cx="158750" cy="232409"/>
                      </a:xfrm>
                      <a:custGeom>
                        <a:rect b="b" l="l" r="r" t="t"/>
                        <a:pathLst>
                          <a:path extrusionOk="0" h="232409" w="158750">
                            <a:moveTo>
                              <a:pt x="0" y="0"/>
                            </a:moveTo>
                            <a:lnTo>
                              <a:pt x="0" y="232409"/>
                            </a:lnTo>
                            <a:lnTo>
                              <a:pt x="158750" y="232409"/>
                            </a:lnTo>
                            <a:lnTo>
                              <a:pt x="1587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1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68275" cy="241934"/>
                      </a:xfrm>
                      <a:prstGeom prst="rect"/>
                      <a:ln/>
                    </pic:spPr>
                  </pic:pic>
                </a:graphicData>
              </a:graphic>
            </wp:anchor>
          </w:drawing>
        </mc:Fallback>
      </mc:AlternateConten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6055" cy="241934"/>
              <wp:effectExtent b="0" l="0" r="0" t="0"/>
              <wp:wrapNone/>
              <wp:docPr id="25" name=""/>
              <a:graphic>
                <a:graphicData uri="http://schemas.microsoft.com/office/word/2010/wordprocessingShape">
                  <wps:wsp>
                    <wps:cNvSpPr/>
                    <wps:cNvPr id="15" name="Shape 15"/>
                    <wps:spPr>
                      <a:xfrm>
                        <a:off x="5892735" y="3663796"/>
                        <a:ext cx="176530" cy="232409"/>
                      </a:xfrm>
                      <a:custGeom>
                        <a:rect b="b" l="l" r="r" t="t"/>
                        <a:pathLst>
                          <a:path extrusionOk="0" h="232409" w="176530">
                            <a:moveTo>
                              <a:pt x="0" y="0"/>
                            </a:moveTo>
                            <a:lnTo>
                              <a:pt x="0" y="232409"/>
                            </a:lnTo>
                            <a:lnTo>
                              <a:pt x="176530" y="232409"/>
                            </a:lnTo>
                            <a:lnTo>
                              <a:pt x="1765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6055" cy="241934"/>
              <wp:effectExtent b="0" l="0" r="0" t="0"/>
              <wp:wrapNone/>
              <wp:docPr id="2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86055" cy="241934"/>
                      </a:xfrm>
                      <a:prstGeom prst="rect"/>
                      <a:ln/>
                    </pic:spPr>
                  </pic:pic>
                </a:graphicData>
              </a:graphic>
            </wp:anchor>
          </w:drawing>
        </mc:Fallback>
      </mc:AlternateConten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7480" cy="241934"/>
              <wp:effectExtent b="0" l="0" r="0" t="0"/>
              <wp:wrapNone/>
              <wp:docPr id="35" name=""/>
              <a:graphic>
                <a:graphicData uri="http://schemas.microsoft.com/office/word/2010/wordprocessingShape">
                  <wps:wsp>
                    <wps:cNvSpPr/>
                    <wps:cNvPr id="25" name="Shape 25"/>
                    <wps:spPr>
                      <a:xfrm>
                        <a:off x="5907023" y="3663796"/>
                        <a:ext cx="147955" cy="232409"/>
                      </a:xfrm>
                      <a:custGeom>
                        <a:rect b="b" l="l" r="r" t="t"/>
                        <a:pathLst>
                          <a:path extrusionOk="0" h="232409" w="147955">
                            <a:moveTo>
                              <a:pt x="0" y="0"/>
                            </a:moveTo>
                            <a:lnTo>
                              <a:pt x="0" y="232409"/>
                            </a:lnTo>
                            <a:lnTo>
                              <a:pt x="147955" y="232409"/>
                            </a:lnTo>
                            <a:lnTo>
                              <a:pt x="14795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7480" cy="241934"/>
              <wp:effectExtent b="0" l="0" r="0" t="0"/>
              <wp:wrapNone/>
              <wp:docPr id="35"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57480" cy="241934"/>
                      </a:xfrm>
                      <a:prstGeom prst="rect"/>
                      <a:ln/>
                    </pic:spPr>
                  </pic:pic>
                </a:graphicData>
              </a:graphic>
            </wp:anchor>
          </w:drawing>
        </mc:Fallback>
      </mc:AlternateConten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1140" cy="241934"/>
              <wp:effectExtent b="0" l="0" r="0" t="0"/>
              <wp:wrapNone/>
              <wp:docPr id="137" name=""/>
              <a:graphic>
                <a:graphicData uri="http://schemas.microsoft.com/office/word/2010/wordprocessingShape">
                  <wps:wsp>
                    <wps:cNvSpPr/>
                    <wps:cNvPr id="266" name="Shape 266"/>
                    <wps:spPr>
                      <a:xfrm>
                        <a:off x="5870193" y="3663796"/>
                        <a:ext cx="221615" cy="232409"/>
                      </a:xfrm>
                      <a:custGeom>
                        <a:rect b="b" l="l" r="r" t="t"/>
                        <a:pathLst>
                          <a:path extrusionOk="0" h="232409" w="221615">
                            <a:moveTo>
                              <a:pt x="0" y="0"/>
                            </a:moveTo>
                            <a:lnTo>
                              <a:pt x="0" y="232409"/>
                            </a:lnTo>
                            <a:lnTo>
                              <a:pt x="221615" y="232409"/>
                            </a:lnTo>
                            <a:lnTo>
                              <a:pt x="2216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viii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1140" cy="241934"/>
              <wp:effectExtent b="0" l="0" r="0" t="0"/>
              <wp:wrapNone/>
              <wp:docPr id="137"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231140" cy="241934"/>
                      </a:xfrm>
                      <a:prstGeom prst="rect"/>
                      <a:ln/>
                    </pic:spPr>
                  </pic:pic>
                </a:graphicData>
              </a:graphic>
            </wp:anchor>
          </w:drawing>
        </mc:Fallback>
      </mc:AlternateConten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260" cy="241934"/>
              <wp:effectExtent b="0" l="0" r="0" t="0"/>
              <wp:wrapNone/>
              <wp:docPr id="131" name=""/>
              <a:graphic>
                <a:graphicData uri="http://schemas.microsoft.com/office/word/2010/wordprocessingShape">
                  <wps:wsp>
                    <wps:cNvSpPr/>
                    <wps:cNvPr id="260" name="Shape 260"/>
                    <wps:spPr>
                      <a:xfrm>
                        <a:off x="5898133" y="3663796"/>
                        <a:ext cx="165735" cy="232409"/>
                      </a:xfrm>
                      <a:custGeom>
                        <a:rect b="b" l="l" r="r" t="t"/>
                        <a:pathLst>
                          <a:path extrusionOk="0" h="232409" w="165735">
                            <a:moveTo>
                              <a:pt x="0" y="0"/>
                            </a:moveTo>
                            <a:lnTo>
                              <a:pt x="0" y="232409"/>
                            </a:lnTo>
                            <a:lnTo>
                              <a:pt x="165735" y="232409"/>
                            </a:lnTo>
                            <a:lnTo>
                              <a:pt x="16573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260" cy="241934"/>
              <wp:effectExtent b="0" l="0" r="0" t="0"/>
              <wp:wrapNone/>
              <wp:docPr id="131" name="image125.png"/>
              <a:graphic>
                <a:graphicData uri="http://schemas.openxmlformats.org/drawingml/2006/picture">
                  <pic:pic>
                    <pic:nvPicPr>
                      <pic:cNvPr id="0" name="image125.png"/>
                      <pic:cNvPicPr preferRelativeResize="0"/>
                    </pic:nvPicPr>
                    <pic:blipFill>
                      <a:blip r:embed="rId1"/>
                      <a:srcRect/>
                      <a:stretch>
                        <a:fillRect/>
                      </a:stretch>
                    </pic:blipFill>
                    <pic:spPr>
                      <a:xfrm>
                        <a:off x="0" y="0"/>
                        <a:ext cx="175260" cy="241934"/>
                      </a:xfrm>
                      <a:prstGeom prst="rect"/>
                      <a:ln/>
                    </pic:spPr>
                  </pic:pic>
                </a:graphicData>
              </a:graphic>
            </wp:anchor>
          </w:drawing>
        </mc:Fallback>
      </mc:AlternateConten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3479800</wp:posOffset>
              </wp:positionH>
              <wp:positionV relativeFrom="paragraph">
                <wp:posOffset>8915400</wp:posOffset>
              </wp:positionV>
              <wp:extent cx="188595" cy="241934"/>
              <wp:effectExtent b="0" l="0" r="0" t="0"/>
              <wp:wrapNone/>
              <wp:docPr id="101" name=""/>
              <a:graphic>
                <a:graphicData uri="http://schemas.microsoft.com/office/word/2010/wordprocessingShape">
                  <wps:wsp>
                    <wps:cNvSpPr/>
                    <wps:cNvPr id="93" name="Shape 93"/>
                    <wps:spPr>
                      <a:xfrm>
                        <a:off x="5891465" y="3663796"/>
                        <a:ext cx="179070" cy="232409"/>
                      </a:xfrm>
                      <a:custGeom>
                        <a:rect b="b" l="l" r="r" t="t"/>
                        <a:pathLst>
                          <a:path extrusionOk="0" h="232409" w="179070">
                            <a:moveTo>
                              <a:pt x="0" y="0"/>
                            </a:moveTo>
                            <a:lnTo>
                              <a:pt x="0" y="232409"/>
                            </a:lnTo>
                            <a:lnTo>
                              <a:pt x="179070" y="232409"/>
                            </a:lnTo>
                            <a:lnTo>
                              <a:pt x="1790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vii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3479800</wp:posOffset>
              </wp:positionH>
              <wp:positionV relativeFrom="paragraph">
                <wp:posOffset>8915400</wp:posOffset>
              </wp:positionV>
              <wp:extent cx="188595" cy="241934"/>
              <wp:effectExtent b="0" l="0" r="0" t="0"/>
              <wp:wrapNone/>
              <wp:docPr id="101"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188595" cy="241934"/>
                      </a:xfrm>
                      <a:prstGeom prst="rect"/>
                      <a:ln/>
                    </pic:spPr>
                  </pic:pic>
                </a:graphicData>
              </a:graphic>
            </wp:anchor>
          </w:drawing>
        </mc:Fallback>
      </mc:AlternateConten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910" cy="241934"/>
              <wp:effectExtent b="0" l="0" r="0" t="0"/>
              <wp:wrapNone/>
              <wp:docPr id="21" name=""/>
              <a:graphic>
                <a:graphicData uri="http://schemas.microsoft.com/office/word/2010/wordprocessingShape">
                  <wps:wsp>
                    <wps:cNvSpPr/>
                    <wps:cNvPr id="11" name="Shape 11"/>
                    <wps:spPr>
                      <a:xfrm>
                        <a:off x="5901308" y="3663796"/>
                        <a:ext cx="159385" cy="232409"/>
                      </a:xfrm>
                      <a:custGeom>
                        <a:rect b="b" l="l" r="r" t="t"/>
                        <a:pathLst>
                          <a:path extrusionOk="0" h="232409" w="159385">
                            <a:moveTo>
                              <a:pt x="0" y="0"/>
                            </a:moveTo>
                            <a:lnTo>
                              <a:pt x="0" y="232409"/>
                            </a:lnTo>
                            <a:lnTo>
                              <a:pt x="159385" y="232409"/>
                            </a:lnTo>
                            <a:lnTo>
                              <a:pt x="1593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910" cy="241934"/>
              <wp:effectExtent b="0" l="0" r="0" t="0"/>
              <wp:wrapNone/>
              <wp:docPr id="2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68910" cy="241934"/>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8125" cy="241934"/>
              <wp:effectExtent b="0" l="0" r="0" t="0"/>
              <wp:wrapNone/>
              <wp:docPr id="117" name=""/>
              <a:graphic>
                <a:graphicData uri="http://schemas.microsoft.com/office/word/2010/wordprocessingShape">
                  <wps:wsp>
                    <wps:cNvSpPr/>
                    <wps:cNvPr id="109" name="Shape 109"/>
                    <wps:spPr>
                      <a:xfrm>
                        <a:off x="5866700" y="3663796"/>
                        <a:ext cx="228600" cy="232409"/>
                      </a:xfrm>
                      <a:custGeom>
                        <a:rect b="b" l="l" r="r" t="t"/>
                        <a:pathLst>
                          <a:path extrusionOk="0" h="232409" w="228600">
                            <a:moveTo>
                              <a:pt x="0" y="0"/>
                            </a:moveTo>
                            <a:lnTo>
                              <a:pt x="0" y="232409"/>
                            </a:lnTo>
                            <a:lnTo>
                              <a:pt x="228600" y="232409"/>
                            </a:lnTo>
                            <a:lnTo>
                              <a:pt x="2286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8125" cy="241934"/>
              <wp:effectExtent b="0" l="0" r="0" t="0"/>
              <wp:wrapNone/>
              <wp:docPr id="117" name="image109.png"/>
              <a:graphic>
                <a:graphicData uri="http://schemas.openxmlformats.org/drawingml/2006/picture">
                  <pic:pic>
                    <pic:nvPicPr>
                      <pic:cNvPr id="0" name="image109.png"/>
                      <pic:cNvPicPr preferRelativeResize="0"/>
                    </pic:nvPicPr>
                    <pic:blipFill>
                      <a:blip r:embed="rId1"/>
                      <a:srcRect/>
                      <a:stretch>
                        <a:fillRect/>
                      </a:stretch>
                    </pic:blipFill>
                    <pic:spPr>
                      <a:xfrm>
                        <a:off x="0" y="0"/>
                        <a:ext cx="238125" cy="241934"/>
                      </a:xfrm>
                      <a:prstGeom prst="rect"/>
                      <a:ln/>
                    </pic:spPr>
                  </pic:pic>
                </a:graphicData>
              </a:graphic>
            </wp:anchor>
          </w:drawing>
        </mc:Fallback>
      </mc:AlternateConten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79" name=""/>
              <a:graphic>
                <a:graphicData uri="http://schemas.microsoft.com/office/word/2010/wordprocessingShape">
                  <wps:wsp>
                    <wps:cNvSpPr/>
                    <wps:cNvPr id="69" name="Shape 69"/>
                    <wps:spPr>
                      <a:xfrm>
                        <a:off x="5898768" y="3663796"/>
                        <a:ext cx="164465" cy="232409"/>
                      </a:xfrm>
                      <a:custGeom>
                        <a:rect b="b" l="l" r="r" t="t"/>
                        <a:pathLst>
                          <a:path extrusionOk="0" h="232409" w="164465">
                            <a:moveTo>
                              <a:pt x="0" y="0"/>
                            </a:moveTo>
                            <a:lnTo>
                              <a:pt x="0" y="232409"/>
                            </a:lnTo>
                            <a:lnTo>
                              <a:pt x="164465" y="232409"/>
                            </a:lnTo>
                            <a:lnTo>
                              <a:pt x="16446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79"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173990" cy="241934"/>
                      </a:xfrm>
                      <a:prstGeom prst="rect"/>
                      <a:ln/>
                    </pic:spPr>
                  </pic:pic>
                </a:graphicData>
              </a:graphic>
            </wp:anchor>
          </w:drawing>
        </mc:Fallback>
      </mc:AlternateConten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49860" cy="241934"/>
              <wp:effectExtent b="0" l="0" r="0" t="0"/>
              <wp:wrapNone/>
              <wp:docPr id="122" name=""/>
              <a:graphic>
                <a:graphicData uri="http://schemas.microsoft.com/office/word/2010/wordprocessingShape">
                  <wps:wsp>
                    <wps:cNvSpPr/>
                    <wps:cNvPr id="114" name="Shape 114"/>
                    <wps:spPr>
                      <a:xfrm>
                        <a:off x="5910833" y="3663796"/>
                        <a:ext cx="140335" cy="232409"/>
                      </a:xfrm>
                      <a:custGeom>
                        <a:rect b="b" l="l" r="r" t="t"/>
                        <a:pathLst>
                          <a:path extrusionOk="0" h="232409" w="140335">
                            <a:moveTo>
                              <a:pt x="0" y="0"/>
                            </a:moveTo>
                            <a:lnTo>
                              <a:pt x="0" y="232409"/>
                            </a:lnTo>
                            <a:lnTo>
                              <a:pt x="140335" y="232409"/>
                            </a:lnTo>
                            <a:lnTo>
                              <a:pt x="14033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ix</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49860" cy="241934"/>
              <wp:effectExtent b="0" l="0" r="0" t="0"/>
              <wp:wrapNone/>
              <wp:docPr id="122"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149860" cy="241934"/>
                      </a:xfrm>
                      <a:prstGeom prst="rect"/>
                      <a:ln/>
                    </pic:spPr>
                  </pic:pic>
                </a:graphicData>
              </a:graphic>
            </wp:anchor>
          </w:drawing>
        </mc:Fallback>
      </mc:AlternateConten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148" name=""/>
              <a:graphic>
                <a:graphicData uri="http://schemas.microsoft.com/office/word/2010/wordprocessingShape">
                  <wps:wsp>
                    <wps:cNvSpPr/>
                    <wps:cNvPr id="277" name="Shape 277"/>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148" name="image142.png"/>
              <a:graphic>
                <a:graphicData uri="http://schemas.openxmlformats.org/drawingml/2006/picture">
                  <pic:pic>
                    <pic:nvPicPr>
                      <pic:cNvPr id="0" name="image142.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49860" cy="241934"/>
              <wp:effectExtent b="0" l="0" r="0" t="0"/>
              <wp:wrapNone/>
              <wp:docPr id="54" name=""/>
              <a:graphic>
                <a:graphicData uri="http://schemas.microsoft.com/office/word/2010/wordprocessingShape">
                  <wps:wsp>
                    <wps:cNvSpPr/>
                    <wps:cNvPr id="44" name="Shape 44"/>
                    <wps:spPr>
                      <a:xfrm>
                        <a:off x="5910833" y="3663796"/>
                        <a:ext cx="140335" cy="232409"/>
                      </a:xfrm>
                      <a:custGeom>
                        <a:rect b="b" l="l" r="r" t="t"/>
                        <a:pathLst>
                          <a:path extrusionOk="0" h="232409" w="140335">
                            <a:moveTo>
                              <a:pt x="0" y="0"/>
                            </a:moveTo>
                            <a:lnTo>
                              <a:pt x="0" y="232409"/>
                            </a:lnTo>
                            <a:lnTo>
                              <a:pt x="140335" y="232409"/>
                            </a:lnTo>
                            <a:lnTo>
                              <a:pt x="14033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xi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49860" cy="241934"/>
              <wp:effectExtent b="0" l="0" r="0" t="0"/>
              <wp:wrapNone/>
              <wp:docPr id="54"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49860" cy="241934"/>
                      </a:xfrm>
                      <a:prstGeom prst="rect"/>
                      <a:ln/>
                    </pic:spPr>
                  </pic:pic>
                </a:graphicData>
              </a:graphic>
            </wp:anchor>
          </w:drawing>
        </mc:Fallback>
      </mc:AlternateConten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3035300</wp:posOffset>
              </wp:positionH>
              <wp:positionV relativeFrom="paragraph">
                <wp:posOffset>8915400</wp:posOffset>
              </wp:positionV>
              <wp:extent cx="217805" cy="241934"/>
              <wp:effectExtent b="0" l="0" r="0" t="0"/>
              <wp:wrapNone/>
              <wp:docPr id="113" name=""/>
              <a:graphic>
                <a:graphicData uri="http://schemas.microsoft.com/office/word/2010/wordprocessingShape">
                  <wps:wsp>
                    <wps:cNvSpPr/>
                    <wps:cNvPr id="105" name="Shape 105"/>
                    <wps:spPr>
                      <a:xfrm>
                        <a:off x="5876860" y="3663796"/>
                        <a:ext cx="208280" cy="232409"/>
                      </a:xfrm>
                      <a:custGeom>
                        <a:rect b="b" l="l" r="r" t="t"/>
                        <a:pathLst>
                          <a:path extrusionOk="0" h="232409" w="208280">
                            <a:moveTo>
                              <a:pt x="0" y="0"/>
                            </a:moveTo>
                            <a:lnTo>
                              <a:pt x="0" y="232409"/>
                            </a:lnTo>
                            <a:lnTo>
                              <a:pt x="208280" y="232409"/>
                            </a:lnTo>
                            <a:lnTo>
                              <a:pt x="20828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xiv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3035300</wp:posOffset>
              </wp:positionH>
              <wp:positionV relativeFrom="paragraph">
                <wp:posOffset>8915400</wp:posOffset>
              </wp:positionV>
              <wp:extent cx="217805" cy="241934"/>
              <wp:effectExtent b="0" l="0" r="0" t="0"/>
              <wp:wrapNone/>
              <wp:docPr id="113" name="image104.png"/>
              <a:graphic>
                <a:graphicData uri="http://schemas.openxmlformats.org/drawingml/2006/picture">
                  <pic:pic>
                    <pic:nvPicPr>
                      <pic:cNvPr id="0" name="image104.png"/>
                      <pic:cNvPicPr preferRelativeResize="0"/>
                    </pic:nvPicPr>
                    <pic:blipFill>
                      <a:blip r:embed="rId1"/>
                      <a:srcRect/>
                      <a:stretch>
                        <a:fillRect/>
                      </a:stretch>
                    </pic:blipFill>
                    <pic:spPr>
                      <a:xfrm>
                        <a:off x="0" y="0"/>
                        <a:ext cx="217805" cy="241934"/>
                      </a:xfrm>
                      <a:prstGeom prst="rect"/>
                      <a:ln/>
                    </pic:spPr>
                  </pic:pic>
                </a:graphicData>
              </a:graphic>
            </wp:anchor>
          </w:drawing>
        </mc:Fallback>
      </mc:AlternateConten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66" name=""/>
              <a:graphic>
                <a:graphicData uri="http://schemas.microsoft.com/office/word/2010/wordprocessingShape">
                  <wps:wsp>
                    <wps:cNvSpPr/>
                    <wps:cNvPr id="56" name="Shape 56"/>
                    <wps:spPr>
                      <a:xfrm>
                        <a:off x="5896228" y="3663796"/>
                        <a:ext cx="169545" cy="232409"/>
                      </a:xfrm>
                      <a:custGeom>
                        <a:rect b="b" l="l" r="r" t="t"/>
                        <a:pathLst>
                          <a:path extrusionOk="0" h="232409" w="169545">
                            <a:moveTo>
                              <a:pt x="0" y="0"/>
                            </a:moveTo>
                            <a:lnTo>
                              <a:pt x="0" y="232409"/>
                            </a:lnTo>
                            <a:lnTo>
                              <a:pt x="169545" y="232409"/>
                            </a:lnTo>
                            <a:lnTo>
                              <a:pt x="16954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66"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179070" cy="241934"/>
                      </a:xfrm>
                      <a:prstGeom prst="rect"/>
                      <a:ln/>
                    </pic:spPr>
                  </pic:pic>
                </a:graphicData>
              </a:graphic>
            </wp:anchor>
          </w:drawing>
        </mc:Fallback>
      </mc:AlternateConten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5584" cy="241934"/>
              <wp:effectExtent b="0" l="0" r="0" t="0"/>
              <wp:wrapNone/>
              <wp:docPr id="102" name=""/>
              <a:graphic>
                <a:graphicData uri="http://schemas.microsoft.com/office/word/2010/wordprocessingShape">
                  <wps:wsp>
                    <wps:cNvSpPr/>
                    <wps:cNvPr id="94" name="Shape 94"/>
                    <wps:spPr>
                      <a:xfrm>
                        <a:off x="5867971" y="3663796"/>
                        <a:ext cx="226059" cy="232409"/>
                      </a:xfrm>
                      <a:custGeom>
                        <a:rect b="b" l="l" r="r" t="t"/>
                        <a:pathLst>
                          <a:path extrusionOk="0" h="232409" w="226059">
                            <a:moveTo>
                              <a:pt x="0" y="0"/>
                            </a:moveTo>
                            <a:lnTo>
                              <a:pt x="0" y="232409"/>
                            </a:lnTo>
                            <a:lnTo>
                              <a:pt x="226059" y="232409"/>
                            </a:lnTo>
                            <a:lnTo>
                              <a:pt x="226059"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xiii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5584" cy="241934"/>
              <wp:effectExtent b="0" l="0" r="0" t="0"/>
              <wp:wrapNone/>
              <wp:docPr id="102"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235584" cy="241934"/>
                      </a:xfrm>
                      <a:prstGeom prst="rect"/>
                      <a:ln/>
                    </pic:spPr>
                  </pic:pic>
                </a:graphicData>
              </a:graphic>
            </wp:anchor>
          </w:drawing>
        </mc:Fallback>
      </mc:AlternateConten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D">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3680" cy="241934"/>
              <wp:effectExtent b="0" l="0" r="0" t="0"/>
              <wp:wrapNone/>
              <wp:docPr id="86" name=""/>
              <a:graphic>
                <a:graphicData uri="http://schemas.microsoft.com/office/word/2010/wordprocessingShape">
                  <wps:wsp>
                    <wps:cNvSpPr/>
                    <wps:cNvPr id="76" name="Shape 76"/>
                    <wps:spPr>
                      <a:xfrm>
                        <a:off x="5868923" y="3663796"/>
                        <a:ext cx="224155" cy="232409"/>
                      </a:xfrm>
                      <a:custGeom>
                        <a:rect b="b" l="l" r="r" t="t"/>
                        <a:pathLst>
                          <a:path extrusionOk="0" h="232409" w="224155">
                            <a:moveTo>
                              <a:pt x="0" y="0"/>
                            </a:moveTo>
                            <a:lnTo>
                              <a:pt x="0" y="232409"/>
                            </a:lnTo>
                            <a:lnTo>
                              <a:pt x="224155" y="232409"/>
                            </a:lnTo>
                            <a:lnTo>
                              <a:pt x="22415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33680" cy="241934"/>
              <wp:effectExtent b="0" l="0" r="0" t="0"/>
              <wp:wrapNone/>
              <wp:docPr id="86"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233680" cy="241934"/>
                      </a:xfrm>
                      <a:prstGeom prst="rect"/>
                      <a:ln/>
                    </pic:spPr>
                  </pic:pic>
                </a:graphicData>
              </a:graphic>
            </wp:anchor>
          </w:drawing>
        </mc:Fallback>
      </mc:AlternateConten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2560" cy="241934"/>
              <wp:effectExtent b="0" l="0" r="0" t="0"/>
              <wp:wrapNone/>
              <wp:docPr id="88" name=""/>
              <a:graphic>
                <a:graphicData uri="http://schemas.microsoft.com/office/word/2010/wordprocessingShape">
                  <wps:wsp>
                    <wps:cNvSpPr/>
                    <wps:cNvPr id="78" name="Shape 78"/>
                    <wps:spPr>
                      <a:xfrm>
                        <a:off x="5904483" y="3663796"/>
                        <a:ext cx="153035" cy="232409"/>
                      </a:xfrm>
                      <a:custGeom>
                        <a:rect b="b" l="l" r="r" t="t"/>
                        <a:pathLst>
                          <a:path extrusionOk="0" h="232409" w="153035">
                            <a:moveTo>
                              <a:pt x="0" y="0"/>
                            </a:moveTo>
                            <a:lnTo>
                              <a:pt x="0" y="232409"/>
                            </a:lnTo>
                            <a:lnTo>
                              <a:pt x="153035" y="232409"/>
                            </a:lnTo>
                            <a:lnTo>
                              <a:pt x="15303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2560" cy="241934"/>
              <wp:effectExtent b="0" l="0" r="0" t="0"/>
              <wp:wrapNone/>
              <wp:docPr id="88"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162560" cy="241934"/>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4465" cy="241934"/>
              <wp:effectExtent b="0" l="0" r="0" t="0"/>
              <wp:wrapNone/>
              <wp:docPr id="68" name=""/>
              <a:graphic>
                <a:graphicData uri="http://schemas.microsoft.com/office/word/2010/wordprocessingShape">
                  <wps:wsp>
                    <wps:cNvSpPr/>
                    <wps:cNvPr id="58" name="Shape 58"/>
                    <wps:spPr>
                      <a:xfrm>
                        <a:off x="5903530" y="3663796"/>
                        <a:ext cx="154940" cy="232409"/>
                      </a:xfrm>
                      <a:custGeom>
                        <a:rect b="b" l="l" r="r" t="t"/>
                        <a:pathLst>
                          <a:path extrusionOk="0" h="232409" w="154940">
                            <a:moveTo>
                              <a:pt x="0" y="0"/>
                            </a:moveTo>
                            <a:lnTo>
                              <a:pt x="0" y="232409"/>
                            </a:lnTo>
                            <a:lnTo>
                              <a:pt x="154940" y="232409"/>
                            </a:lnTo>
                            <a:lnTo>
                              <a:pt x="15494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4465" cy="241934"/>
              <wp:effectExtent b="0" l="0" r="0" t="0"/>
              <wp:wrapNone/>
              <wp:docPr id="68"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164465" cy="241934"/>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9865" cy="241934"/>
              <wp:effectExtent b="0" l="0" r="0" t="0"/>
              <wp:wrapNone/>
              <wp:docPr id="95" name=""/>
              <a:graphic>
                <a:graphicData uri="http://schemas.microsoft.com/office/word/2010/wordprocessingShape">
                  <wps:wsp>
                    <wps:cNvSpPr/>
                    <wps:cNvPr id="87" name="Shape 87"/>
                    <wps:spPr>
                      <a:xfrm>
                        <a:off x="5890830" y="3663796"/>
                        <a:ext cx="180340" cy="232409"/>
                      </a:xfrm>
                      <a:custGeom>
                        <a:rect b="b" l="l" r="r" t="t"/>
                        <a:pathLst>
                          <a:path extrusionOk="0" h="232409" w="180340">
                            <a:moveTo>
                              <a:pt x="0" y="0"/>
                            </a:moveTo>
                            <a:lnTo>
                              <a:pt x="0" y="232409"/>
                            </a:lnTo>
                            <a:lnTo>
                              <a:pt x="180340" y="232409"/>
                            </a:lnTo>
                            <a:lnTo>
                              <a:pt x="18034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9865" cy="241934"/>
              <wp:effectExtent b="0" l="0" r="0" t="0"/>
              <wp:wrapNone/>
              <wp:docPr id="95"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189865" cy="241934"/>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0655" cy="241934"/>
              <wp:effectExtent b="0" l="0" r="0" t="0"/>
              <wp:wrapNone/>
              <wp:docPr id="43" name=""/>
              <a:graphic>
                <a:graphicData uri="http://schemas.microsoft.com/office/word/2010/wordprocessingShape">
                  <wps:wsp>
                    <wps:cNvSpPr/>
                    <wps:cNvPr id="33" name="Shape 33"/>
                    <wps:spPr>
                      <a:xfrm>
                        <a:off x="5905435" y="3663796"/>
                        <a:ext cx="151130" cy="232409"/>
                      </a:xfrm>
                      <a:custGeom>
                        <a:rect b="b" l="l" r="r" t="t"/>
                        <a:pathLst>
                          <a:path extrusionOk="0" h="232409" w="151130">
                            <a:moveTo>
                              <a:pt x="0" y="0"/>
                            </a:moveTo>
                            <a:lnTo>
                              <a:pt x="0" y="232409"/>
                            </a:lnTo>
                            <a:lnTo>
                              <a:pt x="151130" y="232409"/>
                            </a:lnTo>
                            <a:lnTo>
                              <a:pt x="1511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0655" cy="241934"/>
              <wp:effectExtent b="0" l="0" r="0" t="0"/>
              <wp:wrapNone/>
              <wp:docPr id="43"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160655" cy="241934"/>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51" name=""/>
              <a:graphic>
                <a:graphicData uri="http://schemas.microsoft.com/office/word/2010/wordprocessingShape">
                  <wps:wsp>
                    <wps:cNvSpPr/>
                    <wps:cNvPr id="41" name="Shape 41"/>
                    <wps:spPr>
                      <a:xfrm>
                        <a:off x="5901625" y="3663796"/>
                        <a:ext cx="158750" cy="232409"/>
                      </a:xfrm>
                      <a:custGeom>
                        <a:rect b="b" l="l" r="r" t="t"/>
                        <a:pathLst>
                          <a:path extrusionOk="0" h="232409" w="158750">
                            <a:moveTo>
                              <a:pt x="0" y="0"/>
                            </a:moveTo>
                            <a:lnTo>
                              <a:pt x="0" y="232409"/>
                            </a:lnTo>
                            <a:lnTo>
                              <a:pt x="158750" y="232409"/>
                            </a:lnTo>
                            <a:lnTo>
                              <a:pt x="1587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51"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168275" cy="241934"/>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705" cy="241934"/>
              <wp:effectExtent b="0" l="0" r="0" t="0"/>
              <wp:wrapNone/>
              <wp:docPr id="81" name=""/>
              <a:graphic>
                <a:graphicData uri="http://schemas.microsoft.com/office/word/2010/wordprocessingShape">
                  <wps:wsp>
                    <wps:cNvSpPr/>
                    <wps:cNvPr id="71" name="Shape 71"/>
                    <wps:spPr>
                      <a:xfrm>
                        <a:off x="5895910" y="3663796"/>
                        <a:ext cx="170180" cy="232409"/>
                      </a:xfrm>
                      <a:custGeom>
                        <a:rect b="b" l="l" r="r" t="t"/>
                        <a:pathLst>
                          <a:path extrusionOk="0" h="232409" w="170180">
                            <a:moveTo>
                              <a:pt x="0" y="0"/>
                            </a:moveTo>
                            <a:lnTo>
                              <a:pt x="0" y="232409"/>
                            </a:lnTo>
                            <a:lnTo>
                              <a:pt x="170180" y="232409"/>
                            </a:lnTo>
                            <a:lnTo>
                              <a:pt x="17018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705" cy="241934"/>
              <wp:effectExtent b="0" l="0" r="0" t="0"/>
              <wp:wrapNone/>
              <wp:docPr id="81"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179705" cy="241934"/>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145" name=""/>
              <a:graphic>
                <a:graphicData uri="http://schemas.microsoft.com/office/word/2010/wordprocessingShape">
                  <wps:wsp>
                    <wps:cNvSpPr/>
                    <wps:cNvPr id="274" name="Shape 274"/>
                    <wps:spPr>
                      <a:xfrm>
                        <a:off x="5896863" y="3663796"/>
                        <a:ext cx="168275" cy="232409"/>
                      </a:xfrm>
                      <a:custGeom>
                        <a:rect b="b" l="l" r="r" t="t"/>
                        <a:pathLst>
                          <a:path extrusionOk="0" h="232409" w="168275">
                            <a:moveTo>
                              <a:pt x="0" y="0"/>
                            </a:moveTo>
                            <a:lnTo>
                              <a:pt x="0" y="232409"/>
                            </a:lnTo>
                            <a:lnTo>
                              <a:pt x="168275" y="232409"/>
                            </a:lnTo>
                            <a:lnTo>
                              <a:pt x="1682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145" name="image139.png"/>
              <a:graphic>
                <a:graphicData uri="http://schemas.openxmlformats.org/drawingml/2006/picture">
                  <pic:pic>
                    <pic:nvPicPr>
                      <pic:cNvPr id="0" name="image139.png"/>
                      <pic:cNvPicPr preferRelativeResize="0"/>
                    </pic:nvPicPr>
                    <pic:blipFill>
                      <a:blip r:embed="rId1"/>
                      <a:srcRect/>
                      <a:stretch>
                        <a:fillRect/>
                      </a:stretch>
                    </pic:blipFill>
                    <pic:spPr>
                      <a:xfrm>
                        <a:off x="0" y="0"/>
                        <a:ext cx="177800" cy="241934"/>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990" cy="241934"/>
              <wp:effectExtent b="0" l="0" r="0" t="0"/>
              <wp:wrapNone/>
              <wp:docPr id="152" name=""/>
              <a:graphic>
                <a:graphicData uri="http://schemas.microsoft.com/office/word/2010/wordprocessingShape">
                  <wps:wsp>
                    <wps:cNvSpPr/>
                    <wps:cNvPr id="281" name="Shape 281"/>
                    <wps:spPr>
                      <a:xfrm>
                        <a:off x="5898768" y="3663796"/>
                        <a:ext cx="164465" cy="232409"/>
                      </a:xfrm>
                      <a:custGeom>
                        <a:rect b="b" l="l" r="r" t="t"/>
                        <a:pathLst>
                          <a:path extrusionOk="0" h="232409" w="164465">
                            <a:moveTo>
                              <a:pt x="0" y="0"/>
                            </a:moveTo>
                            <a:lnTo>
                              <a:pt x="0" y="232409"/>
                            </a:lnTo>
                            <a:lnTo>
                              <a:pt x="164465" y="232409"/>
                            </a:lnTo>
                            <a:lnTo>
                              <a:pt x="16446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990" cy="241934"/>
              <wp:effectExtent b="0" l="0" r="0" t="0"/>
              <wp:wrapNone/>
              <wp:docPr id="152" name="image146.png"/>
              <a:graphic>
                <a:graphicData uri="http://schemas.openxmlformats.org/drawingml/2006/picture">
                  <pic:pic>
                    <pic:nvPicPr>
                      <pic:cNvPr id="0" name="image146.png"/>
                      <pic:cNvPicPr preferRelativeResize="0"/>
                    </pic:nvPicPr>
                    <pic:blipFill>
                      <a:blip r:embed="rId1"/>
                      <a:srcRect/>
                      <a:stretch>
                        <a:fillRect/>
                      </a:stretch>
                    </pic:blipFill>
                    <pic:spPr>
                      <a:xfrm>
                        <a:off x="0" y="0"/>
                        <a:ext cx="173990" cy="241934"/>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0975" cy="241934"/>
              <wp:effectExtent b="0" l="0" r="0" t="0"/>
              <wp:wrapNone/>
              <wp:docPr id="70" name=""/>
              <a:graphic>
                <a:graphicData uri="http://schemas.microsoft.com/office/word/2010/wordprocessingShape">
                  <wps:wsp>
                    <wps:cNvSpPr/>
                    <wps:cNvPr id="60" name="Shape 60"/>
                    <wps:spPr>
                      <a:xfrm>
                        <a:off x="5895275" y="3663796"/>
                        <a:ext cx="171450" cy="232409"/>
                      </a:xfrm>
                      <a:custGeom>
                        <a:rect b="b" l="l" r="r" t="t"/>
                        <a:pathLst>
                          <a:path extrusionOk="0" h="232409" w="171450">
                            <a:moveTo>
                              <a:pt x="0" y="0"/>
                            </a:moveTo>
                            <a:lnTo>
                              <a:pt x="0" y="232409"/>
                            </a:lnTo>
                            <a:lnTo>
                              <a:pt x="171450" y="232409"/>
                            </a:lnTo>
                            <a:lnTo>
                              <a:pt x="1714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0975" cy="241934"/>
              <wp:effectExtent b="0" l="0" r="0" t="0"/>
              <wp:wrapNone/>
              <wp:docPr id="70"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180975" cy="241934"/>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085" cy="241934"/>
              <wp:effectExtent b="0" l="0" r="0" t="0"/>
              <wp:wrapNone/>
              <wp:docPr id="61" name=""/>
              <a:graphic>
                <a:graphicData uri="http://schemas.microsoft.com/office/word/2010/wordprocessingShape">
                  <wps:wsp>
                    <wps:cNvSpPr/>
                    <wps:cNvPr id="51" name="Shape 51"/>
                    <wps:spPr>
                      <a:xfrm>
                        <a:off x="5899720" y="3663796"/>
                        <a:ext cx="162560" cy="232409"/>
                      </a:xfrm>
                      <a:custGeom>
                        <a:rect b="b" l="l" r="r" t="t"/>
                        <a:pathLst>
                          <a:path extrusionOk="0" h="232409" w="162560">
                            <a:moveTo>
                              <a:pt x="0" y="0"/>
                            </a:moveTo>
                            <a:lnTo>
                              <a:pt x="0" y="232409"/>
                            </a:lnTo>
                            <a:lnTo>
                              <a:pt x="162560" y="232409"/>
                            </a:lnTo>
                            <a:lnTo>
                              <a:pt x="1625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085" cy="241934"/>
              <wp:effectExtent b="0" l="0" r="0" t="0"/>
              <wp:wrapNone/>
              <wp:docPr id="61"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172085" cy="241934"/>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8585" cy="241934"/>
              <wp:effectExtent b="0" l="0" r="0" t="0"/>
              <wp:wrapNone/>
              <wp:docPr id="108" name=""/>
              <a:graphic>
                <a:graphicData uri="http://schemas.microsoft.com/office/word/2010/wordprocessingShape">
                  <wps:wsp>
                    <wps:cNvSpPr/>
                    <wps:cNvPr id="100" name="Shape 100"/>
                    <wps:spPr>
                      <a:xfrm>
                        <a:off x="5931470" y="3663796"/>
                        <a:ext cx="99060" cy="232409"/>
                      </a:xfrm>
                      <a:custGeom>
                        <a:rect b="b" l="l" r="r" t="t"/>
                        <a:pathLst>
                          <a:path extrusionOk="0" h="232409" w="99060">
                            <a:moveTo>
                              <a:pt x="0" y="0"/>
                            </a:moveTo>
                            <a:lnTo>
                              <a:pt x="0" y="232409"/>
                            </a:lnTo>
                            <a:lnTo>
                              <a:pt x="99060" y="232409"/>
                            </a:lnTo>
                            <a:lnTo>
                              <a:pt x="990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8585" cy="241934"/>
              <wp:effectExtent b="0" l="0" r="0" t="0"/>
              <wp:wrapNone/>
              <wp:docPr id="108" name="image99.png"/>
              <a:graphic>
                <a:graphicData uri="http://schemas.openxmlformats.org/drawingml/2006/picture">
                  <pic:pic>
                    <pic:nvPicPr>
                      <pic:cNvPr id="0" name="image99.png"/>
                      <pic:cNvPicPr preferRelativeResize="0"/>
                    </pic:nvPicPr>
                    <pic:blipFill>
                      <a:blip r:embed="rId1"/>
                      <a:srcRect/>
                      <a:stretch>
                        <a:fillRect/>
                      </a:stretch>
                    </pic:blipFill>
                    <pic:spPr>
                      <a:xfrm>
                        <a:off x="0" y="0"/>
                        <a:ext cx="108585" cy="241934"/>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5410" cy="241934"/>
              <wp:effectExtent b="0" l="0" r="0" t="0"/>
              <wp:wrapNone/>
              <wp:docPr id="155" name=""/>
              <a:graphic>
                <a:graphicData uri="http://schemas.microsoft.com/office/word/2010/wordprocessingShape">
                  <wps:wsp>
                    <wps:cNvSpPr/>
                    <wps:cNvPr id="284" name="Shape 284"/>
                    <wps:spPr>
                      <a:xfrm>
                        <a:off x="5933058" y="3663796"/>
                        <a:ext cx="95885" cy="232409"/>
                      </a:xfrm>
                      <a:custGeom>
                        <a:rect b="b" l="l" r="r" t="t"/>
                        <a:pathLst>
                          <a:path extrusionOk="0" h="232409" w="95885">
                            <a:moveTo>
                              <a:pt x="0" y="0"/>
                            </a:moveTo>
                            <a:lnTo>
                              <a:pt x="0" y="232409"/>
                            </a:lnTo>
                            <a:lnTo>
                              <a:pt x="95885" y="232409"/>
                            </a:lnTo>
                            <a:lnTo>
                              <a:pt x="958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5410" cy="241934"/>
              <wp:effectExtent b="0" l="0" r="0" t="0"/>
              <wp:wrapNone/>
              <wp:docPr id="155" name="image149.png"/>
              <a:graphic>
                <a:graphicData uri="http://schemas.openxmlformats.org/drawingml/2006/picture">
                  <pic:pic>
                    <pic:nvPicPr>
                      <pic:cNvPr id="0" name="image149.png"/>
                      <pic:cNvPicPr preferRelativeResize="0"/>
                    </pic:nvPicPr>
                    <pic:blipFill>
                      <a:blip r:embed="rId1"/>
                      <a:srcRect/>
                      <a:stretch>
                        <a:fillRect/>
                      </a:stretch>
                    </pic:blipFill>
                    <pic:spPr>
                      <a:xfrm>
                        <a:off x="0" y="0"/>
                        <a:ext cx="105410" cy="241934"/>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99060" cy="241934"/>
              <wp:effectExtent b="0" l="0" r="0" t="0"/>
              <wp:wrapNone/>
              <wp:docPr id="161" name=""/>
              <a:graphic>
                <a:graphicData uri="http://schemas.microsoft.com/office/word/2010/wordprocessingShape">
                  <wps:wsp>
                    <wps:cNvSpPr/>
                    <wps:cNvPr id="290" name="Shape 290"/>
                    <wps:spPr>
                      <a:xfrm>
                        <a:off x="5936233" y="3663796"/>
                        <a:ext cx="89535" cy="232409"/>
                      </a:xfrm>
                      <a:custGeom>
                        <a:rect b="b" l="l" r="r" t="t"/>
                        <a:pathLst>
                          <a:path extrusionOk="0" h="232409" w="89535">
                            <a:moveTo>
                              <a:pt x="0" y="0"/>
                            </a:moveTo>
                            <a:lnTo>
                              <a:pt x="0" y="232409"/>
                            </a:lnTo>
                            <a:lnTo>
                              <a:pt x="89535" y="232409"/>
                            </a:lnTo>
                            <a:lnTo>
                              <a:pt x="8953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99060" cy="241934"/>
              <wp:effectExtent b="0" l="0" r="0" t="0"/>
              <wp:wrapNone/>
              <wp:docPr id="161"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99060" cy="241934"/>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2245" cy="241934"/>
              <wp:effectExtent b="0" l="0" r="0" t="0"/>
              <wp:wrapNone/>
              <wp:docPr id="127" name=""/>
              <a:graphic>
                <a:graphicData uri="http://schemas.microsoft.com/office/word/2010/wordprocessingShape">
                  <wps:wsp>
                    <wps:cNvSpPr/>
                    <wps:cNvPr id="256" name="Shape 256"/>
                    <wps:spPr>
                      <a:xfrm>
                        <a:off x="5894640" y="3663796"/>
                        <a:ext cx="172720" cy="232409"/>
                      </a:xfrm>
                      <a:custGeom>
                        <a:rect b="b" l="l" r="r" t="t"/>
                        <a:pathLst>
                          <a:path extrusionOk="0" h="232409" w="172720">
                            <a:moveTo>
                              <a:pt x="0" y="0"/>
                            </a:moveTo>
                            <a:lnTo>
                              <a:pt x="0" y="232409"/>
                            </a:lnTo>
                            <a:lnTo>
                              <a:pt x="172720" y="232409"/>
                            </a:lnTo>
                            <a:lnTo>
                              <a:pt x="17272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2245" cy="241934"/>
              <wp:effectExtent b="0" l="0" r="0" t="0"/>
              <wp:wrapNone/>
              <wp:docPr id="127" name="image120.png"/>
              <a:graphic>
                <a:graphicData uri="http://schemas.openxmlformats.org/drawingml/2006/picture">
                  <pic:pic>
                    <pic:nvPicPr>
                      <pic:cNvPr id="0" name="image120.png"/>
                      <pic:cNvPicPr preferRelativeResize="0"/>
                    </pic:nvPicPr>
                    <pic:blipFill>
                      <a:blip r:embed="rId1"/>
                      <a:srcRect/>
                      <a:stretch>
                        <a:fillRect/>
                      </a:stretch>
                    </pic:blipFill>
                    <pic:spPr>
                      <a:xfrm>
                        <a:off x="0" y="0"/>
                        <a:ext cx="182245" cy="241934"/>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86995" cy="241934"/>
              <wp:effectExtent b="0" l="0" r="0" t="0"/>
              <wp:wrapNone/>
              <wp:docPr id="72" name=""/>
              <a:graphic>
                <a:graphicData uri="http://schemas.microsoft.com/office/word/2010/wordprocessingShape">
                  <wps:wsp>
                    <wps:cNvSpPr/>
                    <wps:cNvPr id="62" name="Shape 62"/>
                    <wps:spPr>
                      <a:xfrm>
                        <a:off x="5942265" y="3663796"/>
                        <a:ext cx="77470" cy="232409"/>
                      </a:xfrm>
                      <a:custGeom>
                        <a:rect b="b" l="l" r="r" t="t"/>
                        <a:pathLst>
                          <a:path extrusionOk="0" h="232409" w="77470">
                            <a:moveTo>
                              <a:pt x="0" y="0"/>
                            </a:moveTo>
                            <a:lnTo>
                              <a:pt x="0" y="232409"/>
                            </a:lnTo>
                            <a:lnTo>
                              <a:pt x="77470" y="232409"/>
                            </a:lnTo>
                            <a:lnTo>
                              <a:pt x="774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86995" cy="241934"/>
              <wp:effectExtent b="0" l="0" r="0" t="0"/>
              <wp:wrapNone/>
              <wp:docPr id="72"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86995" cy="241934"/>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925" cy="241934"/>
              <wp:effectExtent b="0" l="0" r="0" t="0"/>
              <wp:wrapNone/>
              <wp:docPr id="100" name=""/>
              <a:graphic>
                <a:graphicData uri="http://schemas.microsoft.com/office/word/2010/wordprocessingShape">
                  <wps:wsp>
                    <wps:cNvSpPr/>
                    <wps:cNvPr id="92" name="Shape 92"/>
                    <wps:spPr>
                      <a:xfrm>
                        <a:off x="5904800" y="3663796"/>
                        <a:ext cx="152400" cy="232409"/>
                      </a:xfrm>
                      <a:custGeom>
                        <a:rect b="b" l="l" r="r" t="t"/>
                        <a:pathLst>
                          <a:path extrusionOk="0" h="232409" w="152400">
                            <a:moveTo>
                              <a:pt x="0" y="0"/>
                            </a:moveTo>
                            <a:lnTo>
                              <a:pt x="0" y="232409"/>
                            </a:lnTo>
                            <a:lnTo>
                              <a:pt x="152400" y="232409"/>
                            </a:lnTo>
                            <a:lnTo>
                              <a:pt x="1524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925" cy="241934"/>
              <wp:effectExtent b="0" l="0" r="0" t="0"/>
              <wp:wrapNone/>
              <wp:docPr id="100" name="image91.png"/>
              <a:graphic>
                <a:graphicData uri="http://schemas.openxmlformats.org/drawingml/2006/picture">
                  <pic:pic>
                    <pic:nvPicPr>
                      <pic:cNvPr id="0" name="image91.png"/>
                      <pic:cNvPicPr preferRelativeResize="0"/>
                    </pic:nvPicPr>
                    <pic:blipFill>
                      <a:blip r:embed="rId1"/>
                      <a:srcRect/>
                      <a:stretch>
                        <a:fillRect/>
                      </a:stretch>
                    </pic:blipFill>
                    <pic:spPr>
                      <a:xfrm>
                        <a:off x="0" y="0"/>
                        <a:ext cx="161925" cy="241934"/>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130" name=""/>
              <a:graphic>
                <a:graphicData uri="http://schemas.microsoft.com/office/word/2010/wordprocessingShape">
                  <wps:wsp>
                    <wps:cNvSpPr/>
                    <wps:cNvPr id="259" name="Shape 259"/>
                    <wps:spPr>
                      <a:xfrm>
                        <a:off x="5896228" y="3663796"/>
                        <a:ext cx="169545" cy="232409"/>
                      </a:xfrm>
                      <a:custGeom>
                        <a:rect b="b" l="l" r="r" t="t"/>
                        <a:pathLst>
                          <a:path extrusionOk="0" h="232409" w="169545">
                            <a:moveTo>
                              <a:pt x="0" y="0"/>
                            </a:moveTo>
                            <a:lnTo>
                              <a:pt x="0" y="232409"/>
                            </a:lnTo>
                            <a:lnTo>
                              <a:pt x="169545" y="232409"/>
                            </a:lnTo>
                            <a:lnTo>
                              <a:pt x="16954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130" name="image123.png"/>
              <a:graphic>
                <a:graphicData uri="http://schemas.openxmlformats.org/drawingml/2006/picture">
                  <pic:pic>
                    <pic:nvPicPr>
                      <pic:cNvPr id="0" name="image123.png"/>
                      <pic:cNvPicPr preferRelativeResize="0"/>
                    </pic:nvPicPr>
                    <pic:blipFill>
                      <a:blip r:embed="rId1"/>
                      <a:srcRect/>
                      <a:stretch>
                        <a:fillRect/>
                      </a:stretch>
                    </pic:blipFill>
                    <pic:spPr>
                      <a:xfrm>
                        <a:off x="0" y="0"/>
                        <a:ext cx="179070" cy="241934"/>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4625" cy="241934"/>
              <wp:effectExtent b="0" l="0" r="0" t="0"/>
              <wp:wrapNone/>
              <wp:docPr id="87" name=""/>
              <a:graphic>
                <a:graphicData uri="http://schemas.microsoft.com/office/word/2010/wordprocessingShape">
                  <wps:wsp>
                    <wps:cNvSpPr/>
                    <wps:cNvPr id="77" name="Shape 77"/>
                    <wps:spPr>
                      <a:xfrm>
                        <a:off x="5898450" y="3663796"/>
                        <a:ext cx="165100" cy="232409"/>
                      </a:xfrm>
                      <a:custGeom>
                        <a:rect b="b" l="l" r="r" t="t"/>
                        <a:pathLst>
                          <a:path extrusionOk="0" h="232409" w="165100">
                            <a:moveTo>
                              <a:pt x="0" y="0"/>
                            </a:moveTo>
                            <a:lnTo>
                              <a:pt x="0" y="232409"/>
                            </a:lnTo>
                            <a:lnTo>
                              <a:pt x="165100" y="232409"/>
                            </a:lnTo>
                            <a:lnTo>
                              <a:pt x="1651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xv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4625" cy="241934"/>
              <wp:effectExtent b="0" l="0" r="0" t="0"/>
              <wp:wrapNone/>
              <wp:docPr id="87"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174625" cy="241934"/>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720" cy="241934"/>
              <wp:effectExtent b="0" l="0" r="0" t="0"/>
              <wp:wrapNone/>
              <wp:docPr id="153" name=""/>
              <a:graphic>
                <a:graphicData uri="http://schemas.microsoft.com/office/word/2010/wordprocessingShape">
                  <wps:wsp>
                    <wps:cNvSpPr/>
                    <wps:cNvPr id="282" name="Shape 282"/>
                    <wps:spPr>
                      <a:xfrm>
                        <a:off x="5899403" y="3663796"/>
                        <a:ext cx="163195" cy="232409"/>
                      </a:xfrm>
                      <a:custGeom>
                        <a:rect b="b" l="l" r="r" t="t"/>
                        <a:pathLst>
                          <a:path extrusionOk="0" h="232409" w="163195">
                            <a:moveTo>
                              <a:pt x="0" y="0"/>
                            </a:moveTo>
                            <a:lnTo>
                              <a:pt x="0" y="232409"/>
                            </a:lnTo>
                            <a:lnTo>
                              <a:pt x="163195" y="232409"/>
                            </a:lnTo>
                            <a:lnTo>
                              <a:pt x="1631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720" cy="241934"/>
              <wp:effectExtent b="0" l="0" r="0" t="0"/>
              <wp:wrapNone/>
              <wp:docPr id="153" name="image147.png"/>
              <a:graphic>
                <a:graphicData uri="http://schemas.openxmlformats.org/drawingml/2006/picture">
                  <pic:pic>
                    <pic:nvPicPr>
                      <pic:cNvPr id="0" name="image147.png"/>
                      <pic:cNvPicPr preferRelativeResize="0"/>
                    </pic:nvPicPr>
                    <pic:blipFill>
                      <a:blip r:embed="rId1"/>
                      <a:srcRect/>
                      <a:stretch>
                        <a:fillRect/>
                      </a:stretch>
                    </pic:blipFill>
                    <pic:spPr>
                      <a:xfrm>
                        <a:off x="0" y="0"/>
                        <a:ext cx="172720" cy="241934"/>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4140" cy="241934"/>
              <wp:effectExtent b="0" l="0" r="0" t="0"/>
              <wp:wrapNone/>
              <wp:docPr id="59" name=""/>
              <a:graphic>
                <a:graphicData uri="http://schemas.microsoft.com/office/word/2010/wordprocessingShape">
                  <wps:wsp>
                    <wps:cNvSpPr/>
                    <wps:cNvPr id="49" name="Shape 49"/>
                    <wps:spPr>
                      <a:xfrm>
                        <a:off x="5933693" y="3663796"/>
                        <a:ext cx="94615" cy="232409"/>
                      </a:xfrm>
                      <a:custGeom>
                        <a:rect b="b" l="l" r="r" t="t"/>
                        <a:pathLst>
                          <a:path extrusionOk="0" h="232409" w="94615">
                            <a:moveTo>
                              <a:pt x="0" y="0"/>
                            </a:moveTo>
                            <a:lnTo>
                              <a:pt x="0" y="232409"/>
                            </a:lnTo>
                            <a:lnTo>
                              <a:pt x="94615" y="232409"/>
                            </a:lnTo>
                            <a:lnTo>
                              <a:pt x="946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4140" cy="241934"/>
              <wp:effectExtent b="0" l="0" r="0" t="0"/>
              <wp:wrapNone/>
              <wp:docPr id="59"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104140" cy="241934"/>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0330" cy="241934"/>
              <wp:effectExtent b="0" l="0" r="0" t="0"/>
              <wp:wrapNone/>
              <wp:docPr id="55" name=""/>
              <a:graphic>
                <a:graphicData uri="http://schemas.microsoft.com/office/word/2010/wordprocessingShape">
                  <wps:wsp>
                    <wps:cNvSpPr/>
                    <wps:cNvPr id="45" name="Shape 45"/>
                    <wps:spPr>
                      <a:xfrm>
                        <a:off x="5935598" y="3663796"/>
                        <a:ext cx="90805" cy="232409"/>
                      </a:xfrm>
                      <a:custGeom>
                        <a:rect b="b" l="l" r="r" t="t"/>
                        <a:pathLst>
                          <a:path extrusionOk="0" h="232409" w="90805">
                            <a:moveTo>
                              <a:pt x="0" y="0"/>
                            </a:moveTo>
                            <a:lnTo>
                              <a:pt x="0" y="232409"/>
                            </a:lnTo>
                            <a:lnTo>
                              <a:pt x="90805" y="232409"/>
                            </a:lnTo>
                            <a:lnTo>
                              <a:pt x="908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0330" cy="241934"/>
              <wp:effectExtent b="0" l="0" r="0" t="0"/>
              <wp:wrapNone/>
              <wp:docPr id="55"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100330" cy="241934"/>
                      </a:xfrm>
                      <a:prstGeom prst="rect"/>
                      <a:ln/>
                    </pic:spPr>
                  </pic:pic>
                </a:graphicData>
              </a:graphic>
            </wp:anchor>
          </w:drawing>
        </mc:Fallback>
      </mc:AlternateConten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7315" cy="241934"/>
              <wp:effectExtent b="0" l="0" r="0" t="0"/>
              <wp:wrapNone/>
              <wp:docPr id="77" name=""/>
              <a:graphic>
                <a:graphicData uri="http://schemas.microsoft.com/office/word/2010/wordprocessingShape">
                  <wps:wsp>
                    <wps:cNvSpPr/>
                    <wps:cNvPr id="67" name="Shape 67"/>
                    <wps:spPr>
                      <a:xfrm>
                        <a:off x="5932105" y="3663796"/>
                        <a:ext cx="97790" cy="232409"/>
                      </a:xfrm>
                      <a:custGeom>
                        <a:rect b="b" l="l" r="r" t="t"/>
                        <a:pathLst>
                          <a:path extrusionOk="0" h="232409" w="97790">
                            <a:moveTo>
                              <a:pt x="0" y="0"/>
                            </a:moveTo>
                            <a:lnTo>
                              <a:pt x="0" y="232409"/>
                            </a:lnTo>
                            <a:lnTo>
                              <a:pt x="97790" y="232409"/>
                            </a:lnTo>
                            <a:lnTo>
                              <a:pt x="977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8915400</wp:posOffset>
              </wp:positionV>
              <wp:extent cx="107315" cy="241934"/>
              <wp:effectExtent b="0" l="0" r="0" t="0"/>
              <wp:wrapNone/>
              <wp:docPr id="77"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107315" cy="241934"/>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98425" cy="241934"/>
              <wp:effectExtent b="0" l="0" r="0" t="0"/>
              <wp:wrapNone/>
              <wp:docPr id="38" name=""/>
              <a:graphic>
                <a:graphicData uri="http://schemas.microsoft.com/office/word/2010/wordprocessingShape">
                  <wps:wsp>
                    <wps:cNvSpPr/>
                    <wps:cNvPr id="28" name="Shape 28"/>
                    <wps:spPr>
                      <a:xfrm>
                        <a:off x="5936550" y="3663796"/>
                        <a:ext cx="88900" cy="232409"/>
                      </a:xfrm>
                      <a:custGeom>
                        <a:rect b="b" l="l" r="r" t="t"/>
                        <a:pathLst>
                          <a:path extrusionOk="0" h="232409" w="88900">
                            <a:moveTo>
                              <a:pt x="0" y="0"/>
                            </a:moveTo>
                            <a:lnTo>
                              <a:pt x="0" y="232409"/>
                            </a:lnTo>
                            <a:lnTo>
                              <a:pt x="88900" y="232409"/>
                            </a:lnTo>
                            <a:lnTo>
                              <a:pt x="889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98425" cy="241934"/>
              <wp:effectExtent b="0" l="0" r="0" t="0"/>
              <wp:wrapNone/>
              <wp:docPr id="38"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98425" cy="241934"/>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1130" cy="241934"/>
              <wp:effectExtent b="0" l="0" r="0" t="0"/>
              <wp:wrapNone/>
              <wp:docPr id="141" name=""/>
              <a:graphic>
                <a:graphicData uri="http://schemas.microsoft.com/office/word/2010/wordprocessingShape">
                  <wps:wsp>
                    <wps:cNvSpPr/>
                    <wps:cNvPr id="270" name="Shape 270"/>
                    <wps:spPr>
                      <a:xfrm>
                        <a:off x="5910198" y="3663796"/>
                        <a:ext cx="141605" cy="232409"/>
                      </a:xfrm>
                      <a:custGeom>
                        <a:rect b="b" l="l" r="r" t="t"/>
                        <a:pathLst>
                          <a:path extrusionOk="0" h="232409" w="141605">
                            <a:moveTo>
                              <a:pt x="0" y="0"/>
                            </a:moveTo>
                            <a:lnTo>
                              <a:pt x="0" y="232409"/>
                            </a:lnTo>
                            <a:lnTo>
                              <a:pt x="141605" y="232409"/>
                            </a:lnTo>
                            <a:lnTo>
                              <a:pt x="1416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1130" cy="241934"/>
              <wp:effectExtent b="0" l="0" r="0" t="0"/>
              <wp:wrapNone/>
              <wp:docPr id="141" name="image135.png"/>
              <a:graphic>
                <a:graphicData uri="http://schemas.openxmlformats.org/drawingml/2006/picture">
                  <pic:pic>
                    <pic:nvPicPr>
                      <pic:cNvPr id="0" name="image135.png"/>
                      <pic:cNvPicPr preferRelativeResize="0"/>
                    </pic:nvPicPr>
                    <pic:blipFill>
                      <a:blip r:embed="rId1"/>
                      <a:srcRect/>
                      <a:stretch>
                        <a:fillRect/>
                      </a:stretch>
                    </pic:blipFill>
                    <pic:spPr>
                      <a:xfrm>
                        <a:off x="0" y="0"/>
                        <a:ext cx="151130" cy="241934"/>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0655" cy="241934"/>
              <wp:effectExtent b="0" l="0" r="0" t="0"/>
              <wp:wrapNone/>
              <wp:docPr id="58" name=""/>
              <a:graphic>
                <a:graphicData uri="http://schemas.microsoft.com/office/word/2010/wordprocessingShape">
                  <wps:wsp>
                    <wps:cNvSpPr/>
                    <wps:cNvPr id="48" name="Shape 48"/>
                    <wps:spPr>
                      <a:xfrm>
                        <a:off x="5905435" y="3663796"/>
                        <a:ext cx="151130" cy="232409"/>
                      </a:xfrm>
                      <a:custGeom>
                        <a:rect b="b" l="l" r="r" t="t"/>
                        <a:pathLst>
                          <a:path extrusionOk="0" h="232409" w="151130">
                            <a:moveTo>
                              <a:pt x="0" y="0"/>
                            </a:moveTo>
                            <a:lnTo>
                              <a:pt x="0" y="232409"/>
                            </a:lnTo>
                            <a:lnTo>
                              <a:pt x="151130" y="232409"/>
                            </a:lnTo>
                            <a:lnTo>
                              <a:pt x="1511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0655" cy="241934"/>
              <wp:effectExtent b="0" l="0" r="0" t="0"/>
              <wp:wrapNone/>
              <wp:docPr id="58"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160655" cy="241934"/>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7800" cy="241934"/>
              <wp:effectExtent b="0" l="0" r="0" t="0"/>
              <wp:wrapNone/>
              <wp:docPr id="164" name=""/>
              <a:graphic>
                <a:graphicData uri="http://schemas.microsoft.com/office/word/2010/wordprocessingShape">
                  <wps:wsp>
                    <wps:cNvSpPr/>
                    <wps:cNvPr id="293" name="Shape 293"/>
                    <wps:spPr>
                      <a:xfrm>
                        <a:off x="5896863" y="3663796"/>
                        <a:ext cx="168275" cy="232409"/>
                      </a:xfrm>
                      <a:custGeom>
                        <a:rect b="b" l="l" r="r" t="t"/>
                        <a:pathLst>
                          <a:path extrusionOk="0" h="232409" w="168275">
                            <a:moveTo>
                              <a:pt x="0" y="0"/>
                            </a:moveTo>
                            <a:lnTo>
                              <a:pt x="0" y="232409"/>
                            </a:lnTo>
                            <a:lnTo>
                              <a:pt x="168275" y="232409"/>
                            </a:lnTo>
                            <a:lnTo>
                              <a:pt x="1682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89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7800" cy="241934"/>
              <wp:effectExtent b="0" l="0" r="0" t="0"/>
              <wp:wrapNone/>
              <wp:docPr id="164" name="image159.png"/>
              <a:graphic>
                <a:graphicData uri="http://schemas.openxmlformats.org/drawingml/2006/picture">
                  <pic:pic>
                    <pic:nvPicPr>
                      <pic:cNvPr id="0" name="image159.png"/>
                      <pic:cNvPicPr preferRelativeResize="0"/>
                    </pic:nvPicPr>
                    <pic:blipFill>
                      <a:blip r:embed="rId1"/>
                      <a:srcRect/>
                      <a:stretch>
                        <a:fillRect/>
                      </a:stretch>
                    </pic:blipFill>
                    <pic:spPr>
                      <a:xfrm>
                        <a:off x="0" y="0"/>
                        <a:ext cx="177800" cy="241934"/>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7640" cy="241934"/>
              <wp:effectExtent b="0" l="0" r="0" t="0"/>
              <wp:wrapNone/>
              <wp:docPr id="46" name=""/>
              <a:graphic>
                <a:graphicData uri="http://schemas.microsoft.com/office/word/2010/wordprocessingShape">
                  <wps:wsp>
                    <wps:cNvSpPr/>
                    <wps:cNvPr id="36" name="Shape 36"/>
                    <wps:spPr>
                      <a:xfrm>
                        <a:off x="5901943" y="3663796"/>
                        <a:ext cx="158115" cy="232409"/>
                      </a:xfrm>
                      <a:custGeom>
                        <a:rect b="b" l="l" r="r" t="t"/>
                        <a:pathLst>
                          <a:path extrusionOk="0" h="232409" w="158115">
                            <a:moveTo>
                              <a:pt x="0" y="0"/>
                            </a:moveTo>
                            <a:lnTo>
                              <a:pt x="0" y="232409"/>
                            </a:lnTo>
                            <a:lnTo>
                              <a:pt x="158115" y="232409"/>
                            </a:lnTo>
                            <a:lnTo>
                              <a:pt x="1581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7640" cy="241934"/>
              <wp:effectExtent b="0" l="0" r="0" t="0"/>
              <wp:wrapNone/>
              <wp:docPr id="46"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167640" cy="241934"/>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39065" cy="241934"/>
              <wp:effectExtent b="0" l="0" r="0" t="0"/>
              <wp:wrapNone/>
              <wp:docPr id="144" name=""/>
              <a:graphic>
                <a:graphicData uri="http://schemas.microsoft.com/office/word/2010/wordprocessingShape">
                  <wps:wsp>
                    <wps:cNvSpPr/>
                    <wps:cNvPr id="273" name="Shape 273"/>
                    <wps:spPr>
                      <a:xfrm>
                        <a:off x="5916230" y="3663796"/>
                        <a:ext cx="129540" cy="232409"/>
                      </a:xfrm>
                      <a:custGeom>
                        <a:rect b="b" l="l" r="r" t="t"/>
                        <a:pathLst>
                          <a:path extrusionOk="0" h="232409" w="129540">
                            <a:moveTo>
                              <a:pt x="0" y="0"/>
                            </a:moveTo>
                            <a:lnTo>
                              <a:pt x="0" y="232409"/>
                            </a:lnTo>
                            <a:lnTo>
                              <a:pt x="129540" y="232409"/>
                            </a:lnTo>
                            <a:lnTo>
                              <a:pt x="12954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39065" cy="241934"/>
              <wp:effectExtent b="0" l="0" r="0" t="0"/>
              <wp:wrapNone/>
              <wp:docPr id="144" name="image138.png"/>
              <a:graphic>
                <a:graphicData uri="http://schemas.openxmlformats.org/drawingml/2006/picture">
                  <pic:pic>
                    <pic:nvPicPr>
                      <pic:cNvPr id="0" name="image138.png"/>
                      <pic:cNvPicPr preferRelativeResize="0"/>
                    </pic:nvPicPr>
                    <pic:blipFill>
                      <a:blip r:embed="rId1"/>
                      <a:srcRect/>
                      <a:stretch>
                        <a:fillRect/>
                      </a:stretch>
                    </pic:blipFill>
                    <pic:spPr>
                      <a:xfrm>
                        <a:off x="0" y="0"/>
                        <a:ext cx="139065" cy="241934"/>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9385" cy="241934"/>
              <wp:effectExtent b="0" l="0" r="0" t="0"/>
              <wp:wrapNone/>
              <wp:docPr id="132" name=""/>
              <a:graphic>
                <a:graphicData uri="http://schemas.microsoft.com/office/word/2010/wordprocessingShape">
                  <wps:wsp>
                    <wps:cNvSpPr/>
                    <wps:cNvPr id="261" name="Shape 261"/>
                    <wps:spPr>
                      <a:xfrm>
                        <a:off x="5906070" y="3663796"/>
                        <a:ext cx="149860" cy="232409"/>
                      </a:xfrm>
                      <a:custGeom>
                        <a:rect b="b" l="l" r="r" t="t"/>
                        <a:pathLst>
                          <a:path extrusionOk="0" h="232409" w="149860">
                            <a:moveTo>
                              <a:pt x="0" y="0"/>
                            </a:moveTo>
                            <a:lnTo>
                              <a:pt x="0" y="232409"/>
                            </a:lnTo>
                            <a:lnTo>
                              <a:pt x="149860" y="232409"/>
                            </a:lnTo>
                            <a:lnTo>
                              <a:pt x="1498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9385" cy="241934"/>
              <wp:effectExtent b="0" l="0" r="0" t="0"/>
              <wp:wrapNone/>
              <wp:docPr id="132" name="image126.png"/>
              <a:graphic>
                <a:graphicData uri="http://schemas.openxmlformats.org/drawingml/2006/picture">
                  <pic:pic>
                    <pic:nvPicPr>
                      <pic:cNvPr id="0" name="image126.png"/>
                      <pic:cNvPicPr preferRelativeResize="0"/>
                    </pic:nvPicPr>
                    <pic:blipFill>
                      <a:blip r:embed="rId1"/>
                      <a:srcRect/>
                      <a:stretch>
                        <a:fillRect/>
                      </a:stretch>
                    </pic:blipFill>
                    <pic:spPr>
                      <a:xfrm>
                        <a:off x="0" y="0"/>
                        <a:ext cx="159385" cy="241934"/>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4140" cy="241934"/>
              <wp:effectExtent b="0" l="0" r="0" t="0"/>
              <wp:wrapNone/>
              <wp:docPr id="39" name=""/>
              <a:graphic>
                <a:graphicData uri="http://schemas.microsoft.com/office/word/2010/wordprocessingShape">
                  <wps:wsp>
                    <wps:cNvSpPr/>
                    <wps:cNvPr id="29" name="Shape 29"/>
                    <wps:spPr>
                      <a:xfrm>
                        <a:off x="5933693" y="3663796"/>
                        <a:ext cx="94615" cy="232409"/>
                      </a:xfrm>
                      <a:custGeom>
                        <a:rect b="b" l="l" r="r" t="t"/>
                        <a:pathLst>
                          <a:path extrusionOk="0" h="232409" w="94615">
                            <a:moveTo>
                              <a:pt x="0" y="0"/>
                            </a:moveTo>
                            <a:lnTo>
                              <a:pt x="0" y="232409"/>
                            </a:lnTo>
                            <a:lnTo>
                              <a:pt x="94615" y="232409"/>
                            </a:lnTo>
                            <a:lnTo>
                              <a:pt x="946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4140" cy="241934"/>
              <wp:effectExtent b="0" l="0" r="0" t="0"/>
              <wp:wrapNone/>
              <wp:docPr id="39"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04140" cy="241934"/>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8275" cy="241934"/>
              <wp:effectExtent b="0" l="0" r="0" t="0"/>
              <wp:wrapNone/>
              <wp:docPr id="47" name=""/>
              <a:graphic>
                <a:graphicData uri="http://schemas.microsoft.com/office/word/2010/wordprocessingShape">
                  <wps:wsp>
                    <wps:cNvSpPr/>
                    <wps:cNvPr id="37" name="Shape 37"/>
                    <wps:spPr>
                      <a:xfrm>
                        <a:off x="5901625" y="3663796"/>
                        <a:ext cx="158750" cy="232409"/>
                      </a:xfrm>
                      <a:custGeom>
                        <a:rect b="b" l="l" r="r" t="t"/>
                        <a:pathLst>
                          <a:path extrusionOk="0" h="232409" w="158750">
                            <a:moveTo>
                              <a:pt x="0" y="0"/>
                            </a:moveTo>
                            <a:lnTo>
                              <a:pt x="0" y="232409"/>
                            </a:lnTo>
                            <a:lnTo>
                              <a:pt x="158750" y="232409"/>
                            </a:lnTo>
                            <a:lnTo>
                              <a:pt x="1587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8275" cy="241934"/>
              <wp:effectExtent b="0" l="0" r="0" t="0"/>
              <wp:wrapNone/>
              <wp:docPr id="47"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168275" cy="241934"/>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2400" cy="241934"/>
              <wp:effectExtent b="0" l="0" r="0" t="0"/>
              <wp:wrapNone/>
              <wp:docPr id="84" name=""/>
              <a:graphic>
                <a:graphicData uri="http://schemas.microsoft.com/office/word/2010/wordprocessingShape">
                  <wps:wsp>
                    <wps:cNvSpPr/>
                    <wps:cNvPr id="74" name="Shape 74"/>
                    <wps:spPr>
                      <a:xfrm>
                        <a:off x="5909564" y="3663796"/>
                        <a:ext cx="142875" cy="232409"/>
                      </a:xfrm>
                      <a:custGeom>
                        <a:rect b="b" l="l" r="r" t="t"/>
                        <a:pathLst>
                          <a:path extrusionOk="0" h="232409" w="142875">
                            <a:moveTo>
                              <a:pt x="0" y="0"/>
                            </a:moveTo>
                            <a:lnTo>
                              <a:pt x="0" y="232409"/>
                            </a:lnTo>
                            <a:lnTo>
                              <a:pt x="142875" y="232409"/>
                            </a:lnTo>
                            <a:lnTo>
                              <a:pt x="1428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2400" cy="241934"/>
              <wp:effectExtent b="0" l="0" r="0" t="0"/>
              <wp:wrapNone/>
              <wp:docPr id="84"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152400" cy="241934"/>
                      </a:xfrm>
                      <a:prstGeom prst="rect"/>
                      <a:ln/>
                    </pic:spPr>
                  </pic:pic>
                </a:graphicData>
              </a:graphic>
            </wp:anchor>
          </w:drawing>
        </mc:Fallback>
      </mc:AlternateConten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7480" cy="241934"/>
              <wp:effectExtent b="0" l="0" r="0" t="0"/>
              <wp:wrapNone/>
              <wp:docPr id="142" name=""/>
              <a:graphic>
                <a:graphicData uri="http://schemas.microsoft.com/office/word/2010/wordprocessingShape">
                  <wps:wsp>
                    <wps:cNvSpPr/>
                    <wps:cNvPr id="271" name="Shape 271"/>
                    <wps:spPr>
                      <a:xfrm>
                        <a:off x="5907023" y="3663796"/>
                        <a:ext cx="147955" cy="232409"/>
                      </a:xfrm>
                      <a:custGeom>
                        <a:rect b="b" l="l" r="r" t="t"/>
                        <a:pathLst>
                          <a:path extrusionOk="0" h="232409" w="147955">
                            <a:moveTo>
                              <a:pt x="0" y="0"/>
                            </a:moveTo>
                            <a:lnTo>
                              <a:pt x="0" y="232409"/>
                            </a:lnTo>
                            <a:lnTo>
                              <a:pt x="147955" y="232409"/>
                            </a:lnTo>
                            <a:lnTo>
                              <a:pt x="14795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7480" cy="241934"/>
              <wp:effectExtent b="0" l="0" r="0" t="0"/>
              <wp:wrapNone/>
              <wp:docPr id="142" name="image136.png"/>
              <a:graphic>
                <a:graphicData uri="http://schemas.openxmlformats.org/drawingml/2006/picture">
                  <pic:pic>
                    <pic:nvPicPr>
                      <pic:cNvPr id="0" name="image136.png"/>
                      <pic:cNvPicPr preferRelativeResize="0"/>
                    </pic:nvPicPr>
                    <pic:blipFill>
                      <a:blip r:embed="rId1"/>
                      <a:srcRect/>
                      <a:stretch>
                        <a:fillRect/>
                      </a:stretch>
                    </pic:blipFill>
                    <pic:spPr>
                      <a:xfrm>
                        <a:off x="0" y="0"/>
                        <a:ext cx="157480" cy="241934"/>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0495" cy="241934"/>
              <wp:effectExtent b="0" l="0" r="0" t="0"/>
              <wp:wrapNone/>
              <wp:docPr id="63" name=""/>
              <a:graphic>
                <a:graphicData uri="http://schemas.microsoft.com/office/word/2010/wordprocessingShape">
                  <wps:wsp>
                    <wps:cNvSpPr/>
                    <wps:cNvPr id="53" name="Shape 53"/>
                    <wps:spPr>
                      <a:xfrm>
                        <a:off x="5910516" y="3663796"/>
                        <a:ext cx="140970" cy="232409"/>
                      </a:xfrm>
                      <a:custGeom>
                        <a:rect b="b" l="l" r="r" t="t"/>
                        <a:pathLst>
                          <a:path extrusionOk="0" h="232409" w="140970">
                            <a:moveTo>
                              <a:pt x="0" y="0"/>
                            </a:moveTo>
                            <a:lnTo>
                              <a:pt x="0" y="232409"/>
                            </a:lnTo>
                            <a:lnTo>
                              <a:pt x="140970" y="232409"/>
                            </a:lnTo>
                            <a:lnTo>
                              <a:pt x="1409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0495" cy="241934"/>
              <wp:effectExtent b="0" l="0" r="0" t="0"/>
              <wp:wrapNone/>
              <wp:docPr id="63"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150495" cy="241934"/>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6210" cy="241934"/>
              <wp:effectExtent b="0" l="0" r="0" t="0"/>
              <wp:wrapNone/>
              <wp:docPr id="159" name=""/>
              <a:graphic>
                <a:graphicData uri="http://schemas.microsoft.com/office/word/2010/wordprocessingShape">
                  <wps:wsp>
                    <wps:cNvSpPr/>
                    <wps:cNvPr id="288" name="Shape 288"/>
                    <wps:spPr>
                      <a:xfrm>
                        <a:off x="5907658" y="3663796"/>
                        <a:ext cx="146685" cy="232409"/>
                      </a:xfrm>
                      <a:custGeom>
                        <a:rect b="b" l="l" r="r" t="t"/>
                        <a:pathLst>
                          <a:path extrusionOk="0" h="232409" w="146685">
                            <a:moveTo>
                              <a:pt x="0" y="0"/>
                            </a:moveTo>
                            <a:lnTo>
                              <a:pt x="0" y="232409"/>
                            </a:lnTo>
                            <a:lnTo>
                              <a:pt x="146685" y="232409"/>
                            </a:lnTo>
                            <a:lnTo>
                              <a:pt x="1466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56210" cy="241934"/>
              <wp:effectExtent b="0" l="0" r="0" t="0"/>
              <wp:wrapNone/>
              <wp:docPr id="159" name="image154.png"/>
              <a:graphic>
                <a:graphicData uri="http://schemas.openxmlformats.org/drawingml/2006/picture">
                  <pic:pic>
                    <pic:nvPicPr>
                      <pic:cNvPr id="0" name="image154.png"/>
                      <pic:cNvPicPr preferRelativeResize="0"/>
                    </pic:nvPicPr>
                    <pic:blipFill>
                      <a:blip r:embed="rId1"/>
                      <a:srcRect/>
                      <a:stretch>
                        <a:fillRect/>
                      </a:stretch>
                    </pic:blipFill>
                    <pic:spPr>
                      <a:xfrm>
                        <a:off x="0" y="0"/>
                        <a:ext cx="156210" cy="241934"/>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2" name=""/>
              <a:graphic>
                <a:graphicData uri="http://schemas.microsoft.com/office/word/2010/wordprocessingShape">
                  <wps:wsp>
                    <wps:cNvSpPr/>
                    <wps:cNvPr id="2" name="Shape 2"/>
                    <wps:spPr>
                      <a:xfrm>
                        <a:off x="5907658" y="3663796"/>
                        <a:ext cx="146685" cy="232409"/>
                      </a:xfrm>
                      <a:custGeom>
                        <a:rect b="b" l="l" r="r" t="t"/>
                        <a:pathLst>
                          <a:path extrusionOk="0" h="232409" w="146685">
                            <a:moveTo>
                              <a:pt x="0" y="0"/>
                            </a:moveTo>
                            <a:lnTo>
                              <a:pt x="0" y="232409"/>
                            </a:lnTo>
                            <a:lnTo>
                              <a:pt x="146685" y="232409"/>
                            </a:lnTo>
                            <a:lnTo>
                              <a:pt x="1466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56210" cy="241934"/>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1130" cy="241934"/>
              <wp:effectExtent b="0" l="0" r="0" t="0"/>
              <wp:wrapNone/>
              <wp:docPr id="29" name=""/>
              <a:graphic>
                <a:graphicData uri="http://schemas.microsoft.com/office/word/2010/wordprocessingShape">
                  <wps:wsp>
                    <wps:cNvSpPr/>
                    <wps:cNvPr id="19" name="Shape 19"/>
                    <wps:spPr>
                      <a:xfrm>
                        <a:off x="5910198" y="3663796"/>
                        <a:ext cx="141605" cy="232409"/>
                      </a:xfrm>
                      <a:custGeom>
                        <a:rect b="b" l="l" r="r" t="t"/>
                        <a:pathLst>
                          <a:path extrusionOk="0" h="232409" w="141605">
                            <a:moveTo>
                              <a:pt x="0" y="0"/>
                            </a:moveTo>
                            <a:lnTo>
                              <a:pt x="0" y="232409"/>
                            </a:lnTo>
                            <a:lnTo>
                              <a:pt x="141605" y="232409"/>
                            </a:lnTo>
                            <a:lnTo>
                              <a:pt x="1416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1130" cy="241934"/>
              <wp:effectExtent b="0" l="0" r="0" t="0"/>
              <wp:wrapNone/>
              <wp:docPr id="29"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51130" cy="241934"/>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23" name=""/>
              <a:graphic>
                <a:graphicData uri="http://schemas.microsoft.com/office/word/2010/wordprocessingShape">
                  <wps:wsp>
                    <wps:cNvSpPr/>
                    <wps:cNvPr id="115" name="Shape 115"/>
                    <wps:spPr>
                      <a:xfrm>
                        <a:off x="5907658" y="3663796"/>
                        <a:ext cx="146685" cy="232409"/>
                      </a:xfrm>
                      <a:custGeom>
                        <a:rect b="b" l="l" r="r" t="t"/>
                        <a:pathLst>
                          <a:path extrusionOk="0" h="232409" w="146685">
                            <a:moveTo>
                              <a:pt x="0" y="0"/>
                            </a:moveTo>
                            <a:lnTo>
                              <a:pt x="0" y="232409"/>
                            </a:lnTo>
                            <a:lnTo>
                              <a:pt x="146685" y="232409"/>
                            </a:lnTo>
                            <a:lnTo>
                              <a:pt x="1466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23" name="image115.png"/>
              <a:graphic>
                <a:graphicData uri="http://schemas.openxmlformats.org/drawingml/2006/picture">
                  <pic:pic>
                    <pic:nvPicPr>
                      <pic:cNvPr id="0" name="image115.png"/>
                      <pic:cNvPicPr preferRelativeResize="0"/>
                    </pic:nvPicPr>
                    <pic:blipFill>
                      <a:blip r:embed="rId1"/>
                      <a:srcRect/>
                      <a:stretch>
                        <a:fillRect/>
                      </a:stretch>
                    </pic:blipFill>
                    <pic:spPr>
                      <a:xfrm>
                        <a:off x="0" y="0"/>
                        <a:ext cx="156210" cy="241934"/>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5420" cy="241934"/>
              <wp:effectExtent b="0" l="0" r="0" t="0"/>
              <wp:wrapNone/>
              <wp:docPr id="19" name=""/>
              <a:graphic>
                <a:graphicData uri="http://schemas.microsoft.com/office/word/2010/wordprocessingShape">
                  <wps:wsp>
                    <wps:cNvSpPr/>
                    <wps:cNvPr id="9" name="Shape 9"/>
                    <wps:spPr>
                      <a:xfrm>
                        <a:off x="5893053" y="3663796"/>
                        <a:ext cx="175895" cy="232409"/>
                      </a:xfrm>
                      <a:custGeom>
                        <a:rect b="b" l="l" r="r" t="t"/>
                        <a:pathLst>
                          <a:path extrusionOk="0" h="232409" w="175895">
                            <a:moveTo>
                              <a:pt x="0" y="0"/>
                            </a:moveTo>
                            <a:lnTo>
                              <a:pt x="0" y="232409"/>
                            </a:lnTo>
                            <a:lnTo>
                              <a:pt x="175895" y="232409"/>
                            </a:lnTo>
                            <a:lnTo>
                              <a:pt x="1758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5420" cy="241934"/>
              <wp:effectExtent b="0" l="0" r="0" t="0"/>
              <wp:wrapNone/>
              <wp:docPr id="1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85420" cy="241934"/>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34" name=""/>
              <a:graphic>
                <a:graphicData uri="http://schemas.microsoft.com/office/word/2010/wordprocessingShape">
                  <wps:wsp>
                    <wps:cNvSpPr/>
                    <wps:cNvPr id="263" name="Shape 263"/>
                    <wps:spPr>
                      <a:xfrm>
                        <a:off x="5901943" y="3663796"/>
                        <a:ext cx="158115" cy="232409"/>
                      </a:xfrm>
                      <a:custGeom>
                        <a:rect b="b" l="l" r="r" t="t"/>
                        <a:pathLst>
                          <a:path extrusionOk="0" h="232409" w="158115">
                            <a:moveTo>
                              <a:pt x="0" y="0"/>
                            </a:moveTo>
                            <a:lnTo>
                              <a:pt x="0" y="232409"/>
                            </a:lnTo>
                            <a:lnTo>
                              <a:pt x="158115" y="232409"/>
                            </a:lnTo>
                            <a:lnTo>
                              <a:pt x="1581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34" name="image128.png"/>
              <a:graphic>
                <a:graphicData uri="http://schemas.openxmlformats.org/drawingml/2006/picture">
                  <pic:pic>
                    <pic:nvPicPr>
                      <pic:cNvPr id="0" name="image128.png"/>
                      <pic:cNvPicPr preferRelativeResize="0"/>
                    </pic:nvPicPr>
                    <pic:blipFill>
                      <a:blip r:embed="rId1"/>
                      <a:srcRect/>
                      <a:stretch>
                        <a:fillRect/>
                      </a:stretch>
                    </pic:blipFill>
                    <pic:spPr>
                      <a:xfrm>
                        <a:off x="0" y="0"/>
                        <a:ext cx="167640" cy="241934"/>
                      </a:xfrm>
                      <a:prstGeom prst="rect"/>
                      <a:ln/>
                    </pic:spPr>
                  </pic:pic>
                </a:graphicData>
              </a:graphic>
            </wp:anchor>
          </w:drawing>
        </mc:Fallback>
      </mc:AlternateConten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6530" cy="241934"/>
              <wp:effectExtent b="0" l="0" r="0" t="0"/>
              <wp:wrapNone/>
              <wp:docPr id="160" name=""/>
              <a:graphic>
                <a:graphicData uri="http://schemas.microsoft.com/office/word/2010/wordprocessingShape">
                  <wps:wsp>
                    <wps:cNvSpPr/>
                    <wps:cNvPr id="289" name="Shape 289"/>
                    <wps:spPr>
                      <a:xfrm>
                        <a:off x="5897498" y="3663796"/>
                        <a:ext cx="167005" cy="232409"/>
                      </a:xfrm>
                      <a:custGeom>
                        <a:rect b="b" l="l" r="r" t="t"/>
                        <a:pathLst>
                          <a:path extrusionOk="0" h="232409" w="167005">
                            <a:moveTo>
                              <a:pt x="0" y="0"/>
                            </a:moveTo>
                            <a:lnTo>
                              <a:pt x="0" y="232409"/>
                            </a:lnTo>
                            <a:lnTo>
                              <a:pt x="167005" y="232409"/>
                            </a:lnTo>
                            <a:lnTo>
                              <a:pt x="1670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6530" cy="241934"/>
              <wp:effectExtent b="0" l="0" r="0" t="0"/>
              <wp:wrapNone/>
              <wp:docPr id="160" name="image155.png"/>
              <a:graphic>
                <a:graphicData uri="http://schemas.openxmlformats.org/drawingml/2006/picture">
                  <pic:pic>
                    <pic:nvPicPr>
                      <pic:cNvPr id="0" name="image155.png"/>
                      <pic:cNvPicPr preferRelativeResize="0"/>
                    </pic:nvPicPr>
                    <pic:blipFill>
                      <a:blip r:embed="rId1"/>
                      <a:srcRect/>
                      <a:stretch>
                        <a:fillRect/>
                      </a:stretch>
                    </pic:blipFill>
                    <pic:spPr>
                      <a:xfrm>
                        <a:off x="0" y="0"/>
                        <a:ext cx="176530" cy="241934"/>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67" name=""/>
              <a:graphic>
                <a:graphicData uri="http://schemas.microsoft.com/office/word/2010/wordprocessingShape">
                  <wps:wsp>
                    <wps:cNvSpPr/>
                    <wps:cNvPr id="57" name="Shape 57"/>
                    <wps:spPr>
                      <a:xfrm>
                        <a:off x="5900990" y="3663796"/>
                        <a:ext cx="160020" cy="232409"/>
                      </a:xfrm>
                      <a:custGeom>
                        <a:rect b="b" l="l" r="r" t="t"/>
                        <a:pathLst>
                          <a:path extrusionOk="0" h="232409" w="160020">
                            <a:moveTo>
                              <a:pt x="0" y="0"/>
                            </a:moveTo>
                            <a:lnTo>
                              <a:pt x="0" y="232409"/>
                            </a:lnTo>
                            <a:lnTo>
                              <a:pt x="160020" y="232409"/>
                            </a:lnTo>
                            <a:lnTo>
                              <a:pt x="16002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67"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169545" cy="241934"/>
                      </a:xfrm>
                      <a:prstGeom prst="rect"/>
                      <a:ln/>
                    </pic:spPr>
                  </pic:pic>
                </a:graphicData>
              </a:graphic>
            </wp:anchor>
          </w:drawing>
        </mc:Fallback>
      </mc:AlternateConten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355" cy="241934"/>
              <wp:effectExtent b="0" l="0" r="0" t="0"/>
              <wp:wrapNone/>
              <wp:docPr id="69" name=""/>
              <a:graphic>
                <a:graphicData uri="http://schemas.microsoft.com/office/word/2010/wordprocessingShape">
                  <wps:wsp>
                    <wps:cNvSpPr/>
                    <wps:cNvPr id="59" name="Shape 59"/>
                    <wps:spPr>
                      <a:xfrm>
                        <a:off x="5899085" y="3663796"/>
                        <a:ext cx="163830" cy="232409"/>
                      </a:xfrm>
                      <a:custGeom>
                        <a:rect b="b" l="l" r="r" t="t"/>
                        <a:pathLst>
                          <a:path extrusionOk="0" h="232409" w="163830">
                            <a:moveTo>
                              <a:pt x="0" y="0"/>
                            </a:moveTo>
                            <a:lnTo>
                              <a:pt x="0" y="232409"/>
                            </a:lnTo>
                            <a:lnTo>
                              <a:pt x="163830" y="232409"/>
                            </a:lnTo>
                            <a:lnTo>
                              <a:pt x="1638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355" cy="241934"/>
              <wp:effectExtent b="0" l="0" r="0" t="0"/>
              <wp:wrapNone/>
              <wp:docPr id="69"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173355" cy="241934"/>
                      </a:xfrm>
                      <a:prstGeom prst="rect"/>
                      <a:ln/>
                    </pic:spPr>
                  </pic:pic>
                </a:graphicData>
              </a:graphic>
            </wp:anchor>
          </w:drawing>
        </mc:Fallback>
      </mc:AlternateConten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17" name=""/>
              <a:graphic>
                <a:graphicData uri="http://schemas.microsoft.com/office/word/2010/wordprocessingShape">
                  <wps:wsp>
                    <wps:cNvSpPr/>
                    <wps:cNvPr id="7" name="Shape 7"/>
                    <wps:spPr>
                      <a:xfrm>
                        <a:off x="5901625" y="3663796"/>
                        <a:ext cx="158750" cy="232409"/>
                      </a:xfrm>
                      <a:custGeom>
                        <a:rect b="b" l="l" r="r" t="t"/>
                        <a:pathLst>
                          <a:path extrusionOk="0" h="232409" w="158750">
                            <a:moveTo>
                              <a:pt x="0" y="0"/>
                            </a:moveTo>
                            <a:lnTo>
                              <a:pt x="0" y="232409"/>
                            </a:lnTo>
                            <a:lnTo>
                              <a:pt x="158750" y="232409"/>
                            </a:lnTo>
                            <a:lnTo>
                              <a:pt x="1587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8275" cy="241934"/>
              <wp:effectExtent b="0" l="0" r="0" t="0"/>
              <wp:wrapNone/>
              <wp:docPr id="1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68275" cy="241934"/>
                      </a:xfrm>
                      <a:prstGeom prst="rect"/>
                      <a:ln/>
                    </pic:spPr>
                  </pic:pic>
                </a:graphicData>
              </a:graphic>
            </wp:anchor>
          </w:drawing>
        </mc:Fallback>
      </mc:AlternateConten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0975" cy="241934"/>
              <wp:effectExtent b="0" l="0" r="0" t="0"/>
              <wp:wrapNone/>
              <wp:docPr id="93" name=""/>
              <a:graphic>
                <a:graphicData uri="http://schemas.microsoft.com/office/word/2010/wordprocessingShape">
                  <wps:wsp>
                    <wps:cNvSpPr/>
                    <wps:cNvPr id="85" name="Shape 85"/>
                    <wps:spPr>
                      <a:xfrm>
                        <a:off x="5895275" y="3663796"/>
                        <a:ext cx="171450" cy="232409"/>
                      </a:xfrm>
                      <a:custGeom>
                        <a:rect b="b" l="l" r="r" t="t"/>
                        <a:pathLst>
                          <a:path extrusionOk="0" h="232409" w="171450">
                            <a:moveTo>
                              <a:pt x="0" y="0"/>
                            </a:moveTo>
                            <a:lnTo>
                              <a:pt x="0" y="232409"/>
                            </a:lnTo>
                            <a:lnTo>
                              <a:pt x="171450" y="232409"/>
                            </a:lnTo>
                            <a:lnTo>
                              <a:pt x="1714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0975" cy="241934"/>
              <wp:effectExtent b="0" l="0" r="0" t="0"/>
              <wp:wrapNone/>
              <wp:docPr id="93"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180975" cy="241934"/>
                      </a:xfrm>
                      <a:prstGeom prst="rect"/>
                      <a:ln/>
                    </pic:spPr>
                  </pic:pic>
                </a:graphicData>
              </a:graphic>
            </wp:anchor>
          </w:drawing>
        </mc:Fallback>
      </mc:AlternateConten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3009900</wp:posOffset>
              </wp:positionH>
              <wp:positionV relativeFrom="paragraph">
                <wp:posOffset>8915400</wp:posOffset>
              </wp:positionV>
              <wp:extent cx="248920" cy="241934"/>
              <wp:effectExtent b="0" l="0" r="0" t="0"/>
              <wp:wrapNone/>
              <wp:docPr id="31" name=""/>
              <a:graphic>
                <a:graphicData uri="http://schemas.microsoft.com/office/word/2010/wordprocessingShape">
                  <wps:wsp>
                    <wps:cNvSpPr/>
                    <wps:cNvPr id="21" name="Shape 21"/>
                    <wps:spPr>
                      <a:xfrm>
                        <a:off x="5861303" y="3663796"/>
                        <a:ext cx="239395" cy="232409"/>
                      </a:xfrm>
                      <a:custGeom>
                        <a:rect b="b" l="l" r="r" t="t"/>
                        <a:pathLst>
                          <a:path extrusionOk="0" h="232409" w="239395">
                            <a:moveTo>
                              <a:pt x="0" y="0"/>
                            </a:moveTo>
                            <a:lnTo>
                              <a:pt x="0" y="232409"/>
                            </a:lnTo>
                            <a:lnTo>
                              <a:pt x="239395" y="232409"/>
                            </a:lnTo>
                            <a:lnTo>
                              <a:pt x="2393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3009900</wp:posOffset>
              </wp:positionH>
              <wp:positionV relativeFrom="paragraph">
                <wp:posOffset>8915400</wp:posOffset>
              </wp:positionV>
              <wp:extent cx="248920" cy="241934"/>
              <wp:effectExtent b="0" l="0" r="0" t="0"/>
              <wp:wrapNone/>
              <wp:docPr id="3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48920" cy="241934"/>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0815" cy="241934"/>
              <wp:effectExtent b="0" l="0" r="0" t="0"/>
              <wp:wrapNone/>
              <wp:docPr id="149" name=""/>
              <a:graphic>
                <a:graphicData uri="http://schemas.microsoft.com/office/word/2010/wordprocessingShape">
                  <wps:wsp>
                    <wps:cNvSpPr/>
                    <wps:cNvPr id="278" name="Shape 278"/>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72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0815" cy="241934"/>
              <wp:effectExtent b="0" l="0" r="0" t="0"/>
              <wp:wrapNone/>
              <wp:docPr id="149" name="image143.png"/>
              <a:graphic>
                <a:graphicData uri="http://schemas.openxmlformats.org/drawingml/2006/picture">
                  <pic:pic>
                    <pic:nvPicPr>
                      <pic:cNvPr id="0" name="image143.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355" cy="241934"/>
              <wp:effectExtent b="0" l="0" r="0" t="0"/>
              <wp:wrapNone/>
              <wp:docPr id="118" name=""/>
              <a:graphic>
                <a:graphicData uri="http://schemas.microsoft.com/office/word/2010/wordprocessingShape">
                  <wps:wsp>
                    <wps:cNvSpPr/>
                    <wps:cNvPr id="110" name="Shape 110"/>
                    <wps:spPr>
                      <a:xfrm>
                        <a:off x="5899085" y="3663796"/>
                        <a:ext cx="163830" cy="232409"/>
                      </a:xfrm>
                      <a:custGeom>
                        <a:rect b="b" l="l" r="r" t="t"/>
                        <a:pathLst>
                          <a:path extrusionOk="0" h="232409" w="163830">
                            <a:moveTo>
                              <a:pt x="0" y="0"/>
                            </a:moveTo>
                            <a:lnTo>
                              <a:pt x="0" y="232409"/>
                            </a:lnTo>
                            <a:lnTo>
                              <a:pt x="163830" y="232409"/>
                            </a:lnTo>
                            <a:lnTo>
                              <a:pt x="1638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99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355" cy="241934"/>
              <wp:effectExtent b="0" l="0" r="0" t="0"/>
              <wp:wrapNone/>
              <wp:docPr id="118" name="image110.png"/>
              <a:graphic>
                <a:graphicData uri="http://schemas.openxmlformats.org/drawingml/2006/picture">
                  <pic:pic>
                    <pic:nvPicPr>
                      <pic:cNvPr id="0" name="image110.png"/>
                      <pic:cNvPicPr preferRelativeResize="0"/>
                    </pic:nvPicPr>
                    <pic:blipFill>
                      <a:blip r:embed="rId1"/>
                      <a:srcRect/>
                      <a:stretch>
                        <a:fillRect/>
                      </a:stretch>
                    </pic:blipFill>
                    <pic:spPr>
                      <a:xfrm>
                        <a:off x="0" y="0"/>
                        <a:ext cx="173355" cy="241934"/>
                      </a:xfrm>
                      <a:prstGeom prst="rect"/>
                      <a:ln/>
                    </pic:spPr>
                  </pic:pic>
                </a:graphicData>
              </a:graphic>
            </wp:anchor>
          </w:drawing>
        </mc:Fallback>
      </mc:AlternateConten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705" cy="241934"/>
              <wp:effectExtent b="0" l="0" r="0" t="0"/>
              <wp:wrapNone/>
              <wp:docPr id="99" name=""/>
              <a:graphic>
                <a:graphicData uri="http://schemas.microsoft.com/office/word/2010/wordprocessingShape">
                  <wps:wsp>
                    <wps:cNvSpPr/>
                    <wps:cNvPr id="91" name="Shape 91"/>
                    <wps:spPr>
                      <a:xfrm>
                        <a:off x="5895910" y="3663796"/>
                        <a:ext cx="170180" cy="232409"/>
                      </a:xfrm>
                      <a:custGeom>
                        <a:rect b="b" l="l" r="r" t="t"/>
                        <a:pathLst>
                          <a:path extrusionOk="0" h="232409" w="170180">
                            <a:moveTo>
                              <a:pt x="0" y="0"/>
                            </a:moveTo>
                            <a:lnTo>
                              <a:pt x="0" y="232409"/>
                            </a:lnTo>
                            <a:lnTo>
                              <a:pt x="170180" y="232409"/>
                            </a:lnTo>
                            <a:lnTo>
                              <a:pt x="17018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705" cy="241934"/>
              <wp:effectExtent b="0" l="0" r="0" t="0"/>
              <wp:wrapNone/>
              <wp:docPr id="99"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179705" cy="241934"/>
                      </a:xfrm>
                      <a:prstGeom prst="rect"/>
                      <a:ln/>
                    </pic:spPr>
                  </pic:pic>
                </a:graphicData>
              </a:graphic>
            </wp:anchor>
          </w:drawing>
        </mc:Fallback>
      </mc:AlternateConten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62" name=""/>
              <a:graphic>
                <a:graphicData uri="http://schemas.microsoft.com/office/word/2010/wordprocessingShape">
                  <wps:wsp>
                    <wps:cNvSpPr/>
                    <wps:cNvPr id="52" name="Shape 52"/>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62"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8595" cy="241934"/>
              <wp:effectExtent b="0" l="0" r="0" t="0"/>
              <wp:wrapNone/>
              <wp:docPr id="158" name=""/>
              <a:graphic>
                <a:graphicData uri="http://schemas.microsoft.com/office/word/2010/wordprocessingShape">
                  <wps:wsp>
                    <wps:cNvSpPr/>
                    <wps:cNvPr id="287" name="Shape 287"/>
                    <wps:spPr>
                      <a:xfrm>
                        <a:off x="5891465" y="3663796"/>
                        <a:ext cx="179070" cy="232409"/>
                      </a:xfrm>
                      <a:custGeom>
                        <a:rect b="b" l="l" r="r" t="t"/>
                        <a:pathLst>
                          <a:path extrusionOk="0" h="232409" w="179070">
                            <a:moveTo>
                              <a:pt x="0" y="0"/>
                            </a:moveTo>
                            <a:lnTo>
                              <a:pt x="0" y="232409"/>
                            </a:lnTo>
                            <a:lnTo>
                              <a:pt x="179070" y="232409"/>
                            </a:lnTo>
                            <a:lnTo>
                              <a:pt x="1790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8595" cy="241934"/>
              <wp:effectExtent b="0" l="0" r="0" t="0"/>
              <wp:wrapNone/>
              <wp:docPr id="158" name="image153.png"/>
              <a:graphic>
                <a:graphicData uri="http://schemas.openxmlformats.org/drawingml/2006/picture">
                  <pic:pic>
                    <pic:nvPicPr>
                      <pic:cNvPr id="0" name="image153.png"/>
                      <pic:cNvPicPr preferRelativeResize="0"/>
                    </pic:nvPicPr>
                    <pic:blipFill>
                      <a:blip r:embed="rId1"/>
                      <a:srcRect/>
                      <a:stretch>
                        <a:fillRect/>
                      </a:stretch>
                    </pic:blipFill>
                    <pic:spPr>
                      <a:xfrm>
                        <a:off x="0" y="0"/>
                        <a:ext cx="188595" cy="241934"/>
                      </a:xfrm>
                      <a:prstGeom prst="rect"/>
                      <a:ln/>
                    </pic:spPr>
                  </pic:pic>
                </a:graphicData>
              </a:graphic>
            </wp:anchor>
          </w:drawing>
        </mc:Fallback>
      </mc:AlternateConten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9385" cy="241934"/>
              <wp:effectExtent b="0" l="0" r="0" t="0"/>
              <wp:wrapNone/>
              <wp:docPr id="37" name=""/>
              <a:graphic>
                <a:graphicData uri="http://schemas.microsoft.com/office/word/2010/wordprocessingShape">
                  <wps:wsp>
                    <wps:cNvSpPr/>
                    <wps:cNvPr id="27" name="Shape 27"/>
                    <wps:spPr>
                      <a:xfrm>
                        <a:off x="5906070" y="3663796"/>
                        <a:ext cx="149860" cy="232409"/>
                      </a:xfrm>
                      <a:custGeom>
                        <a:rect b="b" l="l" r="r" t="t"/>
                        <a:pathLst>
                          <a:path extrusionOk="0" h="232409" w="149860">
                            <a:moveTo>
                              <a:pt x="0" y="0"/>
                            </a:moveTo>
                            <a:lnTo>
                              <a:pt x="0" y="232409"/>
                            </a:lnTo>
                            <a:lnTo>
                              <a:pt x="149860" y="232409"/>
                            </a:lnTo>
                            <a:lnTo>
                              <a:pt x="1498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9385" cy="241934"/>
              <wp:effectExtent b="0" l="0" r="0" t="0"/>
              <wp:wrapNone/>
              <wp:docPr id="37"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59385" cy="241934"/>
                      </a:xfrm>
                      <a:prstGeom prst="rect"/>
                      <a:ln/>
                    </pic:spPr>
                  </pic:pic>
                </a:graphicData>
              </a:graphic>
            </wp:anchor>
          </w:drawing>
        </mc:Fallback>
      </mc:AlternateConten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97" name=""/>
              <a:graphic>
                <a:graphicData uri="http://schemas.microsoft.com/office/word/2010/wordprocessingShape">
                  <wps:wsp>
                    <wps:cNvSpPr/>
                    <wps:cNvPr id="89" name="Shape 89"/>
                    <wps:spPr>
                      <a:xfrm>
                        <a:off x="5896863" y="3663796"/>
                        <a:ext cx="168275" cy="232409"/>
                      </a:xfrm>
                      <a:custGeom>
                        <a:rect b="b" l="l" r="r" t="t"/>
                        <a:pathLst>
                          <a:path extrusionOk="0" h="232409" w="168275">
                            <a:moveTo>
                              <a:pt x="0" y="0"/>
                            </a:moveTo>
                            <a:lnTo>
                              <a:pt x="0" y="232409"/>
                            </a:lnTo>
                            <a:lnTo>
                              <a:pt x="168275" y="232409"/>
                            </a:lnTo>
                            <a:lnTo>
                              <a:pt x="1682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7800" cy="241934"/>
              <wp:effectExtent b="0" l="0" r="0" t="0"/>
              <wp:wrapNone/>
              <wp:docPr id="97"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177800" cy="241934"/>
                      </a:xfrm>
                      <a:prstGeom prst="rect"/>
                      <a:ln/>
                    </pic:spPr>
                  </pic:pic>
                </a:graphicData>
              </a:graphic>
            </wp:anchor>
          </w:drawing>
        </mc:Fallback>
      </mc:AlternateConten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83" name=""/>
              <a:graphic>
                <a:graphicData uri="http://schemas.microsoft.com/office/word/2010/wordprocessingShape">
                  <wps:wsp>
                    <wps:cNvSpPr/>
                    <wps:cNvPr id="73" name="Shape 73"/>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0815" cy="241934"/>
              <wp:effectExtent b="0" l="0" r="0" t="0"/>
              <wp:wrapNone/>
              <wp:docPr id="83"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895" cy="241934"/>
              <wp:effectExtent b="0" l="0" r="0" t="0"/>
              <wp:wrapNone/>
              <wp:docPr id="157" name=""/>
              <a:graphic>
                <a:graphicData uri="http://schemas.microsoft.com/office/word/2010/wordprocessingShape">
                  <wps:wsp>
                    <wps:cNvSpPr/>
                    <wps:cNvPr id="286" name="Shape 286"/>
                    <wps:spPr>
                      <a:xfrm>
                        <a:off x="5897815" y="3663796"/>
                        <a:ext cx="166370" cy="232409"/>
                      </a:xfrm>
                      <a:custGeom>
                        <a:rect b="b" l="l" r="r" t="t"/>
                        <a:pathLst>
                          <a:path extrusionOk="0" h="232409" w="166370">
                            <a:moveTo>
                              <a:pt x="0" y="0"/>
                            </a:moveTo>
                            <a:lnTo>
                              <a:pt x="0" y="232409"/>
                            </a:lnTo>
                            <a:lnTo>
                              <a:pt x="166370" y="232409"/>
                            </a:lnTo>
                            <a:lnTo>
                              <a:pt x="1663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895" cy="241934"/>
              <wp:effectExtent b="0" l="0" r="0" t="0"/>
              <wp:wrapNone/>
              <wp:docPr id="157" name="image151.png"/>
              <a:graphic>
                <a:graphicData uri="http://schemas.openxmlformats.org/drawingml/2006/picture">
                  <pic:pic>
                    <pic:nvPicPr>
                      <pic:cNvPr id="0" name="image151.png"/>
                      <pic:cNvPicPr preferRelativeResize="0"/>
                    </pic:nvPicPr>
                    <pic:blipFill>
                      <a:blip r:embed="rId1"/>
                      <a:srcRect/>
                      <a:stretch>
                        <a:fillRect/>
                      </a:stretch>
                    </pic:blipFill>
                    <pic:spPr>
                      <a:xfrm>
                        <a:off x="0" y="0"/>
                        <a:ext cx="175895" cy="241934"/>
                      </a:xfrm>
                      <a:prstGeom prst="rect"/>
                      <a:ln/>
                    </pic:spPr>
                  </pic:pic>
                </a:graphicData>
              </a:graphic>
            </wp:anchor>
          </w:drawing>
        </mc:Fallback>
      </mc:AlternateConten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720" cy="241934"/>
              <wp:effectExtent b="0" l="0" r="0" t="0"/>
              <wp:wrapNone/>
              <wp:docPr id="50" name=""/>
              <a:graphic>
                <a:graphicData uri="http://schemas.microsoft.com/office/word/2010/wordprocessingShape">
                  <wps:wsp>
                    <wps:cNvSpPr/>
                    <wps:cNvPr id="40" name="Shape 40"/>
                    <wps:spPr>
                      <a:xfrm>
                        <a:off x="5899403" y="3663796"/>
                        <a:ext cx="163195" cy="232409"/>
                      </a:xfrm>
                      <a:custGeom>
                        <a:rect b="b" l="l" r="r" t="t"/>
                        <a:pathLst>
                          <a:path extrusionOk="0" h="232409" w="163195">
                            <a:moveTo>
                              <a:pt x="0" y="0"/>
                            </a:moveTo>
                            <a:lnTo>
                              <a:pt x="0" y="232409"/>
                            </a:lnTo>
                            <a:lnTo>
                              <a:pt x="163195" y="232409"/>
                            </a:lnTo>
                            <a:lnTo>
                              <a:pt x="1631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2720" cy="241934"/>
              <wp:effectExtent b="0" l="0" r="0" t="0"/>
              <wp:wrapNone/>
              <wp:docPr id="50"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172720" cy="241934"/>
                      </a:xfrm>
                      <a:prstGeom prst="rect"/>
                      <a:ln/>
                    </pic:spPr>
                  </pic:pic>
                </a:graphicData>
              </a:graphic>
            </wp:anchor>
          </w:drawing>
        </mc:Fallback>
      </mc:AlternateConten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6530" cy="241934"/>
              <wp:effectExtent b="0" l="0" r="0" t="0"/>
              <wp:wrapNone/>
              <wp:docPr id="121" name=""/>
              <a:graphic>
                <a:graphicData uri="http://schemas.microsoft.com/office/word/2010/wordprocessingShape">
                  <wps:wsp>
                    <wps:cNvSpPr/>
                    <wps:cNvPr id="113" name="Shape 113"/>
                    <wps:spPr>
                      <a:xfrm>
                        <a:off x="5897498" y="3663796"/>
                        <a:ext cx="167005" cy="232409"/>
                      </a:xfrm>
                      <a:custGeom>
                        <a:rect b="b" l="l" r="r" t="t"/>
                        <a:pathLst>
                          <a:path extrusionOk="0" h="232409" w="167005">
                            <a:moveTo>
                              <a:pt x="0" y="0"/>
                            </a:moveTo>
                            <a:lnTo>
                              <a:pt x="0" y="232409"/>
                            </a:lnTo>
                            <a:lnTo>
                              <a:pt x="167005" y="232409"/>
                            </a:lnTo>
                            <a:lnTo>
                              <a:pt x="1670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29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6530" cy="241934"/>
              <wp:effectExtent b="0" l="0" r="0" t="0"/>
              <wp:wrapNone/>
              <wp:docPr id="121" name="image113.png"/>
              <a:graphic>
                <a:graphicData uri="http://schemas.openxmlformats.org/drawingml/2006/picture">
                  <pic:pic>
                    <pic:nvPicPr>
                      <pic:cNvPr id="0" name="image113.png"/>
                      <pic:cNvPicPr preferRelativeResize="0"/>
                    </pic:nvPicPr>
                    <pic:blipFill>
                      <a:blip r:embed="rId1"/>
                      <a:srcRect/>
                      <a:stretch>
                        <a:fillRect/>
                      </a:stretch>
                    </pic:blipFill>
                    <pic:spPr>
                      <a:xfrm>
                        <a:off x="0" y="0"/>
                        <a:ext cx="176530" cy="241934"/>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40030" cy="241934"/>
              <wp:effectExtent b="0" l="0" r="0" t="0"/>
              <wp:wrapNone/>
              <wp:docPr id="65" name=""/>
              <a:graphic>
                <a:graphicData uri="http://schemas.microsoft.com/office/word/2010/wordprocessingShape">
                  <wps:wsp>
                    <wps:cNvSpPr/>
                    <wps:cNvPr id="55" name="Shape 55"/>
                    <wps:spPr>
                      <a:xfrm>
                        <a:off x="5865748" y="3663796"/>
                        <a:ext cx="230505" cy="232409"/>
                      </a:xfrm>
                      <a:custGeom>
                        <a:rect b="b" l="l" r="r" t="t"/>
                        <a:pathLst>
                          <a:path extrusionOk="0" h="232409" w="230505">
                            <a:moveTo>
                              <a:pt x="0" y="0"/>
                            </a:moveTo>
                            <a:lnTo>
                              <a:pt x="0" y="232409"/>
                            </a:lnTo>
                            <a:lnTo>
                              <a:pt x="230505" y="232409"/>
                            </a:lnTo>
                            <a:lnTo>
                              <a:pt x="2305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40030" cy="241934"/>
              <wp:effectExtent b="0" l="0" r="0" t="0"/>
              <wp:wrapNone/>
              <wp:docPr id="65"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240030" cy="241934"/>
                      </a:xfrm>
                      <a:prstGeom prst="rect"/>
                      <a:ln/>
                    </pic:spPr>
                  </pic:pic>
                </a:graphicData>
              </a:graphic>
            </wp:anchor>
          </w:drawing>
        </mc:Fallback>
      </mc:AlternateConten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139" name=""/>
              <a:graphic>
                <a:graphicData uri="http://schemas.microsoft.com/office/word/2010/wordprocessingShape">
                  <wps:wsp>
                    <wps:cNvSpPr/>
                    <wps:cNvPr id="268" name="Shape 268"/>
                    <wps:spPr>
                      <a:xfrm>
                        <a:off x="5896228" y="3663796"/>
                        <a:ext cx="169545" cy="232409"/>
                      </a:xfrm>
                      <a:custGeom>
                        <a:rect b="b" l="l" r="r" t="t"/>
                        <a:pathLst>
                          <a:path extrusionOk="0" h="232409" w="169545">
                            <a:moveTo>
                              <a:pt x="0" y="0"/>
                            </a:moveTo>
                            <a:lnTo>
                              <a:pt x="0" y="232409"/>
                            </a:lnTo>
                            <a:lnTo>
                              <a:pt x="169545" y="232409"/>
                            </a:lnTo>
                            <a:lnTo>
                              <a:pt x="16954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9070" cy="241934"/>
              <wp:effectExtent b="0" l="0" r="0" t="0"/>
              <wp:wrapNone/>
              <wp:docPr id="139" name="image133.png"/>
              <a:graphic>
                <a:graphicData uri="http://schemas.openxmlformats.org/drawingml/2006/picture">
                  <pic:pic>
                    <pic:nvPicPr>
                      <pic:cNvPr id="0" name="image133.png"/>
                      <pic:cNvPicPr preferRelativeResize="0"/>
                    </pic:nvPicPr>
                    <pic:blipFill>
                      <a:blip r:embed="rId1"/>
                      <a:srcRect/>
                      <a:stretch>
                        <a:fillRect/>
                      </a:stretch>
                    </pic:blipFill>
                    <pic:spPr>
                      <a:xfrm>
                        <a:off x="0" y="0"/>
                        <a:ext cx="179070" cy="241934"/>
                      </a:xfrm>
                      <a:prstGeom prst="rect"/>
                      <a:ln/>
                    </pic:spPr>
                  </pic:pic>
                </a:graphicData>
              </a:graphic>
            </wp:anchor>
          </w:drawing>
        </mc:Fallback>
      </mc:AlternateConten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290" cy="241934"/>
              <wp:effectExtent b="0" l="0" r="0" t="0"/>
              <wp:wrapNone/>
              <wp:docPr id="129" name=""/>
              <a:graphic>
                <a:graphicData uri="http://schemas.microsoft.com/office/word/2010/wordprocessingShape">
                  <wps:wsp>
                    <wps:cNvSpPr/>
                    <wps:cNvPr id="258" name="Shape 258"/>
                    <wps:spPr>
                      <a:xfrm>
                        <a:off x="5905119" y="3663796"/>
                        <a:ext cx="151765" cy="232409"/>
                      </a:xfrm>
                      <a:custGeom>
                        <a:rect b="b" l="l" r="r" t="t"/>
                        <a:pathLst>
                          <a:path extrusionOk="0" h="232409" w="151765">
                            <a:moveTo>
                              <a:pt x="0" y="0"/>
                            </a:moveTo>
                            <a:lnTo>
                              <a:pt x="0" y="232409"/>
                            </a:lnTo>
                            <a:lnTo>
                              <a:pt x="151765" y="232409"/>
                            </a:lnTo>
                            <a:lnTo>
                              <a:pt x="15176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290" cy="241934"/>
              <wp:effectExtent b="0" l="0" r="0" t="0"/>
              <wp:wrapNone/>
              <wp:docPr id="129" name="image122.png"/>
              <a:graphic>
                <a:graphicData uri="http://schemas.openxmlformats.org/drawingml/2006/picture">
                  <pic:pic>
                    <pic:nvPicPr>
                      <pic:cNvPr id="0" name="image122.png"/>
                      <pic:cNvPicPr preferRelativeResize="0"/>
                    </pic:nvPicPr>
                    <pic:blipFill>
                      <a:blip r:embed="rId1"/>
                      <a:srcRect/>
                      <a:stretch>
                        <a:fillRect/>
                      </a:stretch>
                    </pic:blipFill>
                    <pic:spPr>
                      <a:xfrm>
                        <a:off x="0" y="0"/>
                        <a:ext cx="161290" cy="241934"/>
                      </a:xfrm>
                      <a:prstGeom prst="rect"/>
                      <a:ln/>
                    </pic:spPr>
                  </pic:pic>
                </a:graphicData>
              </a:graphic>
            </wp:anchor>
          </w:drawing>
        </mc:Fallback>
      </mc:AlternateConten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7005" cy="241934"/>
              <wp:effectExtent b="0" l="0" r="0" t="0"/>
              <wp:wrapNone/>
              <wp:docPr id="96" name=""/>
              <a:graphic>
                <a:graphicData uri="http://schemas.microsoft.com/office/word/2010/wordprocessingShape">
                  <wps:wsp>
                    <wps:cNvSpPr/>
                    <wps:cNvPr id="88" name="Shape 88"/>
                    <wps:spPr>
                      <a:xfrm>
                        <a:off x="5902260" y="3663796"/>
                        <a:ext cx="157480" cy="232409"/>
                      </a:xfrm>
                      <a:custGeom>
                        <a:rect b="b" l="l" r="r" t="t"/>
                        <a:pathLst>
                          <a:path extrusionOk="0" h="232409" w="157480">
                            <a:moveTo>
                              <a:pt x="0" y="0"/>
                            </a:moveTo>
                            <a:lnTo>
                              <a:pt x="0" y="232409"/>
                            </a:lnTo>
                            <a:lnTo>
                              <a:pt x="157480" y="232409"/>
                            </a:lnTo>
                            <a:lnTo>
                              <a:pt x="15748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7005" cy="241934"/>
              <wp:effectExtent b="0" l="0" r="0" t="0"/>
              <wp:wrapNone/>
              <wp:docPr id="96"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167005" cy="241934"/>
                      </a:xfrm>
                      <a:prstGeom prst="rect"/>
                      <a:ln/>
                    </pic:spPr>
                  </pic:pic>
                </a:graphicData>
              </a:graphic>
            </wp:anchor>
          </w:drawing>
        </mc:Fallback>
      </mc:AlternateConten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0495" cy="241934"/>
              <wp:effectExtent b="0" l="0" r="0" t="0"/>
              <wp:wrapNone/>
              <wp:docPr id="90" name=""/>
              <a:graphic>
                <a:graphicData uri="http://schemas.microsoft.com/office/word/2010/wordprocessingShape">
                  <wps:wsp>
                    <wps:cNvSpPr/>
                    <wps:cNvPr id="80" name="Shape 80"/>
                    <wps:spPr>
                      <a:xfrm>
                        <a:off x="5910516" y="3663796"/>
                        <a:ext cx="140970" cy="232409"/>
                      </a:xfrm>
                      <a:custGeom>
                        <a:rect b="b" l="l" r="r" t="t"/>
                        <a:pathLst>
                          <a:path extrusionOk="0" h="232409" w="140970">
                            <a:moveTo>
                              <a:pt x="0" y="0"/>
                            </a:moveTo>
                            <a:lnTo>
                              <a:pt x="0" y="232409"/>
                            </a:lnTo>
                            <a:lnTo>
                              <a:pt x="140970" y="232409"/>
                            </a:lnTo>
                            <a:lnTo>
                              <a:pt x="1409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0495" cy="241934"/>
              <wp:effectExtent b="0" l="0" r="0" t="0"/>
              <wp:wrapNone/>
              <wp:docPr id="90"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150495" cy="241934"/>
                      </a:xfrm>
                      <a:prstGeom prst="rect"/>
                      <a:ln/>
                    </pic:spPr>
                  </pic:pic>
                </a:graphicData>
              </a:graphic>
            </wp:anchor>
          </w:drawing>
        </mc:Fallback>
      </mc:AlternateConten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70815" cy="241934"/>
              <wp:effectExtent b="0" l="0" r="0" t="0"/>
              <wp:wrapNone/>
              <wp:docPr id="80" name=""/>
              <a:graphic>
                <a:graphicData uri="http://schemas.microsoft.com/office/word/2010/wordprocessingShape">
                  <wps:wsp>
                    <wps:cNvSpPr/>
                    <wps:cNvPr id="70" name="Shape 70"/>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70815" cy="241934"/>
              <wp:effectExtent b="0" l="0" r="0" t="0"/>
              <wp:wrapNone/>
              <wp:docPr id="80"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925" cy="241934"/>
              <wp:effectExtent b="0" l="0" r="0" t="0"/>
              <wp:wrapNone/>
              <wp:docPr id="140" name=""/>
              <a:graphic>
                <a:graphicData uri="http://schemas.microsoft.com/office/word/2010/wordprocessingShape">
                  <wps:wsp>
                    <wps:cNvSpPr/>
                    <wps:cNvPr id="269" name="Shape 269"/>
                    <wps:spPr>
                      <a:xfrm>
                        <a:off x="5904800" y="3663796"/>
                        <a:ext cx="152400" cy="232409"/>
                      </a:xfrm>
                      <a:custGeom>
                        <a:rect b="b" l="l" r="r" t="t"/>
                        <a:pathLst>
                          <a:path extrusionOk="0" h="232409" w="152400">
                            <a:moveTo>
                              <a:pt x="0" y="0"/>
                            </a:moveTo>
                            <a:lnTo>
                              <a:pt x="0" y="232409"/>
                            </a:lnTo>
                            <a:lnTo>
                              <a:pt x="152400" y="232409"/>
                            </a:lnTo>
                            <a:lnTo>
                              <a:pt x="15240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1925" cy="241934"/>
              <wp:effectExtent b="0" l="0" r="0" t="0"/>
              <wp:wrapNone/>
              <wp:docPr id="140" name="image134.png"/>
              <a:graphic>
                <a:graphicData uri="http://schemas.openxmlformats.org/drawingml/2006/picture">
                  <pic:pic>
                    <pic:nvPicPr>
                      <pic:cNvPr id="0" name="image134.png"/>
                      <pic:cNvPicPr preferRelativeResize="0"/>
                    </pic:nvPicPr>
                    <pic:blipFill>
                      <a:blip r:embed="rId1"/>
                      <a:srcRect/>
                      <a:stretch>
                        <a:fillRect/>
                      </a:stretch>
                    </pic:blipFill>
                    <pic:spPr>
                      <a:xfrm>
                        <a:off x="0" y="0"/>
                        <a:ext cx="161925" cy="241934"/>
                      </a:xfrm>
                      <a:prstGeom prst="rect"/>
                      <a:ln/>
                    </pic:spPr>
                  </pic:pic>
                </a:graphicData>
              </a:graphic>
            </wp:anchor>
          </w:drawing>
        </mc:Fallback>
      </mc:AlternateConten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085" cy="241934"/>
              <wp:effectExtent b="0" l="0" r="0" t="0"/>
              <wp:wrapNone/>
              <wp:docPr id="150" name=""/>
              <a:graphic>
                <a:graphicData uri="http://schemas.microsoft.com/office/word/2010/wordprocessingShape">
                  <wps:wsp>
                    <wps:cNvSpPr/>
                    <wps:cNvPr id="279" name="Shape 279"/>
                    <wps:spPr>
                      <a:xfrm>
                        <a:off x="5899720" y="3663796"/>
                        <a:ext cx="162560" cy="232409"/>
                      </a:xfrm>
                      <a:custGeom>
                        <a:rect b="b" l="l" r="r" t="t"/>
                        <a:pathLst>
                          <a:path extrusionOk="0" h="232409" w="162560">
                            <a:moveTo>
                              <a:pt x="0" y="0"/>
                            </a:moveTo>
                            <a:lnTo>
                              <a:pt x="0" y="232409"/>
                            </a:lnTo>
                            <a:lnTo>
                              <a:pt x="162560" y="232409"/>
                            </a:lnTo>
                            <a:lnTo>
                              <a:pt x="1625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085" cy="241934"/>
              <wp:effectExtent b="0" l="0" r="0" t="0"/>
              <wp:wrapNone/>
              <wp:docPr id="150" name="image144.png"/>
              <a:graphic>
                <a:graphicData uri="http://schemas.openxmlformats.org/drawingml/2006/picture">
                  <pic:pic>
                    <pic:nvPicPr>
                      <pic:cNvPr id="0" name="image144.png"/>
                      <pic:cNvPicPr preferRelativeResize="0"/>
                    </pic:nvPicPr>
                    <pic:blipFill>
                      <a:blip r:embed="rId1"/>
                      <a:srcRect/>
                      <a:stretch>
                        <a:fillRect/>
                      </a:stretch>
                    </pic:blipFill>
                    <pic:spPr>
                      <a:xfrm>
                        <a:off x="0" y="0"/>
                        <a:ext cx="172085" cy="241934"/>
                      </a:xfrm>
                      <a:prstGeom prst="rect"/>
                      <a:ln/>
                    </pic:spPr>
                  </pic:pic>
                </a:graphicData>
              </a:graphic>
            </wp:anchor>
          </w:drawing>
        </mc:Fallback>
      </mc:AlternateConten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3830" cy="241934"/>
              <wp:effectExtent b="0" l="0" r="0" t="0"/>
              <wp:wrapNone/>
              <wp:docPr id="120" name=""/>
              <a:graphic>
                <a:graphicData uri="http://schemas.microsoft.com/office/word/2010/wordprocessingShape">
                  <wps:wsp>
                    <wps:cNvSpPr/>
                    <wps:cNvPr id="112" name="Shape 112"/>
                    <wps:spPr>
                      <a:xfrm>
                        <a:off x="5903848" y="3663796"/>
                        <a:ext cx="154305" cy="232409"/>
                      </a:xfrm>
                      <a:custGeom>
                        <a:rect b="b" l="l" r="r" t="t"/>
                        <a:pathLst>
                          <a:path extrusionOk="0" h="232409" w="154305">
                            <a:moveTo>
                              <a:pt x="0" y="0"/>
                            </a:moveTo>
                            <a:lnTo>
                              <a:pt x="0" y="232409"/>
                            </a:lnTo>
                            <a:lnTo>
                              <a:pt x="154305" y="232409"/>
                            </a:lnTo>
                            <a:lnTo>
                              <a:pt x="1543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3830" cy="241934"/>
              <wp:effectExtent b="0" l="0" r="0" t="0"/>
              <wp:wrapNone/>
              <wp:docPr id="120" name="image112.png"/>
              <a:graphic>
                <a:graphicData uri="http://schemas.openxmlformats.org/drawingml/2006/picture">
                  <pic:pic>
                    <pic:nvPicPr>
                      <pic:cNvPr id="0" name="image112.png"/>
                      <pic:cNvPicPr preferRelativeResize="0"/>
                    </pic:nvPicPr>
                    <pic:blipFill>
                      <a:blip r:embed="rId1"/>
                      <a:srcRect/>
                      <a:stretch>
                        <a:fillRect/>
                      </a:stretch>
                    </pic:blipFill>
                    <pic:spPr>
                      <a:xfrm>
                        <a:off x="0" y="0"/>
                        <a:ext cx="163830" cy="241934"/>
                      </a:xfrm>
                      <a:prstGeom prst="rect"/>
                      <a:ln/>
                    </pic:spPr>
                  </pic:pic>
                </a:graphicData>
              </a:graphic>
            </wp:anchor>
          </w:drawing>
        </mc:Fallback>
      </mc:AlternateConten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8275" cy="241934"/>
              <wp:effectExtent b="0" l="0" r="0" t="0"/>
              <wp:wrapNone/>
              <wp:docPr id="16" name=""/>
              <a:graphic>
                <a:graphicData uri="http://schemas.microsoft.com/office/word/2010/wordprocessingShape">
                  <wps:wsp>
                    <wps:cNvSpPr/>
                    <wps:cNvPr id="6" name="Shape 6"/>
                    <wps:spPr>
                      <a:xfrm>
                        <a:off x="5901625" y="3663796"/>
                        <a:ext cx="158750" cy="232409"/>
                      </a:xfrm>
                      <a:custGeom>
                        <a:rect b="b" l="l" r="r" t="t"/>
                        <a:pathLst>
                          <a:path extrusionOk="0" h="232409" w="158750">
                            <a:moveTo>
                              <a:pt x="0" y="0"/>
                            </a:moveTo>
                            <a:lnTo>
                              <a:pt x="0" y="232409"/>
                            </a:lnTo>
                            <a:lnTo>
                              <a:pt x="158750" y="232409"/>
                            </a:lnTo>
                            <a:lnTo>
                              <a:pt x="15875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8275" cy="241934"/>
              <wp:effectExtent b="0" l="0" r="0" t="0"/>
              <wp:wrapNone/>
              <wp:docPr id="1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68275" cy="241934"/>
                      </a:xfrm>
                      <a:prstGeom prst="rect"/>
                      <a:ln/>
                    </pic:spPr>
                  </pic:pic>
                </a:graphicData>
              </a:graphic>
            </wp:anchor>
          </w:drawing>
        </mc:Fallback>
      </mc:AlternateConten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4785" cy="241934"/>
              <wp:effectExtent b="0" l="0" r="0" t="0"/>
              <wp:wrapNone/>
              <wp:docPr id="15" name=""/>
              <a:graphic>
                <a:graphicData uri="http://schemas.microsoft.com/office/word/2010/wordprocessingShape">
                  <wps:wsp>
                    <wps:cNvSpPr/>
                    <wps:cNvPr id="5" name="Shape 5"/>
                    <wps:spPr>
                      <a:xfrm>
                        <a:off x="5893370" y="3663796"/>
                        <a:ext cx="175260" cy="232409"/>
                      </a:xfrm>
                      <a:custGeom>
                        <a:rect b="b" l="l" r="r" t="t"/>
                        <a:pathLst>
                          <a:path extrusionOk="0" h="232409" w="175260">
                            <a:moveTo>
                              <a:pt x="0" y="0"/>
                            </a:moveTo>
                            <a:lnTo>
                              <a:pt x="0" y="232409"/>
                            </a:lnTo>
                            <a:lnTo>
                              <a:pt x="175260" y="232409"/>
                            </a:lnTo>
                            <a:lnTo>
                              <a:pt x="17526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4785" cy="241934"/>
              <wp:effectExtent b="0" l="0" r="0" t="0"/>
              <wp:wrapNone/>
              <wp:docPr id="1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84785" cy="241934"/>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19709" cy="241934"/>
              <wp:effectExtent b="0" l="0" r="0" t="0"/>
              <wp:wrapNone/>
              <wp:docPr id="138" name=""/>
              <a:graphic>
                <a:graphicData uri="http://schemas.microsoft.com/office/word/2010/wordprocessingShape">
                  <wps:wsp>
                    <wps:cNvSpPr/>
                    <wps:cNvPr id="267" name="Shape 267"/>
                    <wps:spPr>
                      <a:xfrm>
                        <a:off x="5875908" y="3663796"/>
                        <a:ext cx="210184" cy="232409"/>
                      </a:xfrm>
                      <a:custGeom>
                        <a:rect b="b" l="l" r="r" t="t"/>
                        <a:pathLst>
                          <a:path extrusionOk="0" h="232409" w="210184">
                            <a:moveTo>
                              <a:pt x="0" y="0"/>
                            </a:moveTo>
                            <a:lnTo>
                              <a:pt x="0" y="232409"/>
                            </a:lnTo>
                            <a:lnTo>
                              <a:pt x="210184" y="232409"/>
                            </a:lnTo>
                            <a:lnTo>
                              <a:pt x="210184"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3467100</wp:posOffset>
              </wp:positionH>
              <wp:positionV relativeFrom="paragraph">
                <wp:posOffset>8915400</wp:posOffset>
              </wp:positionV>
              <wp:extent cx="219709" cy="241934"/>
              <wp:effectExtent b="0" l="0" r="0" t="0"/>
              <wp:wrapNone/>
              <wp:docPr id="138" name="image132.png"/>
              <a:graphic>
                <a:graphicData uri="http://schemas.openxmlformats.org/drawingml/2006/picture">
                  <pic:pic>
                    <pic:nvPicPr>
                      <pic:cNvPr id="0" name="image132.png"/>
                      <pic:cNvPicPr preferRelativeResize="0"/>
                    </pic:nvPicPr>
                    <pic:blipFill>
                      <a:blip r:embed="rId1"/>
                      <a:srcRect/>
                      <a:stretch>
                        <a:fillRect/>
                      </a:stretch>
                    </pic:blipFill>
                    <pic:spPr>
                      <a:xfrm>
                        <a:off x="0" y="0"/>
                        <a:ext cx="219709" cy="241934"/>
                      </a:xfrm>
                      <a:prstGeom prst="rect"/>
                      <a:ln/>
                    </pic:spPr>
                  </pic:pic>
                </a:graphicData>
              </a:graphic>
            </wp:anchor>
          </w:drawing>
        </mc:Fallback>
      </mc:AlternateConten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16" name=""/>
              <a:graphic>
                <a:graphicData uri="http://schemas.microsoft.com/office/word/2010/wordprocessingShape">
                  <wps:wsp>
                    <wps:cNvSpPr/>
                    <wps:cNvPr id="108" name="Shape 108"/>
                    <wps:spPr>
                      <a:xfrm>
                        <a:off x="5907658" y="3663796"/>
                        <a:ext cx="146685" cy="232409"/>
                      </a:xfrm>
                      <a:custGeom>
                        <a:rect b="b" l="l" r="r" t="t"/>
                        <a:pathLst>
                          <a:path extrusionOk="0" h="232409" w="146685">
                            <a:moveTo>
                              <a:pt x="0" y="0"/>
                            </a:moveTo>
                            <a:lnTo>
                              <a:pt x="0" y="232409"/>
                            </a:lnTo>
                            <a:lnTo>
                              <a:pt x="146685" y="232409"/>
                            </a:lnTo>
                            <a:lnTo>
                              <a:pt x="1466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6210" cy="241934"/>
              <wp:effectExtent b="0" l="0" r="0" t="0"/>
              <wp:wrapNone/>
              <wp:docPr id="116" name="image108.png"/>
              <a:graphic>
                <a:graphicData uri="http://schemas.openxmlformats.org/drawingml/2006/picture">
                  <pic:pic>
                    <pic:nvPicPr>
                      <pic:cNvPr id="0" name="image108.png"/>
                      <pic:cNvPicPr preferRelativeResize="0"/>
                    </pic:nvPicPr>
                    <pic:blipFill>
                      <a:blip r:embed="rId1"/>
                      <a:srcRect/>
                      <a:stretch>
                        <a:fillRect/>
                      </a:stretch>
                    </pic:blipFill>
                    <pic:spPr>
                      <a:xfrm>
                        <a:off x="0" y="0"/>
                        <a:ext cx="156210" cy="241934"/>
                      </a:xfrm>
                      <a:prstGeom prst="rect"/>
                      <a:ln/>
                    </pic:spPr>
                  </pic:pic>
                </a:graphicData>
              </a:graphic>
            </wp:anchor>
          </w:drawing>
        </mc:Fallback>
      </mc:AlternateConten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14" name=""/>
              <a:graphic>
                <a:graphicData uri="http://schemas.microsoft.com/office/word/2010/wordprocessingShape">
                  <wps:wsp>
                    <wps:cNvSpPr/>
                    <wps:cNvPr id="106" name="Shape 106"/>
                    <wps:spPr>
                      <a:xfrm>
                        <a:off x="5901943" y="3663796"/>
                        <a:ext cx="158115" cy="232409"/>
                      </a:xfrm>
                      <a:custGeom>
                        <a:rect b="b" l="l" r="r" t="t"/>
                        <a:pathLst>
                          <a:path extrusionOk="0" h="232409" w="158115">
                            <a:moveTo>
                              <a:pt x="0" y="0"/>
                            </a:moveTo>
                            <a:lnTo>
                              <a:pt x="0" y="232409"/>
                            </a:lnTo>
                            <a:lnTo>
                              <a:pt x="158115" y="232409"/>
                            </a:lnTo>
                            <a:lnTo>
                              <a:pt x="1581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39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14"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167640" cy="241934"/>
                      </a:xfrm>
                      <a:prstGeom prst="rect"/>
                      <a:ln/>
                    </pic:spPr>
                  </pic:pic>
                </a:graphicData>
              </a:graphic>
            </wp:anchor>
          </w:drawing>
        </mc:Fallback>
      </mc:AlternateConten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720" cy="241934"/>
              <wp:effectExtent b="0" l="0" r="0" t="0"/>
              <wp:wrapNone/>
              <wp:docPr id="64" name=""/>
              <a:graphic>
                <a:graphicData uri="http://schemas.microsoft.com/office/word/2010/wordprocessingShape">
                  <wps:wsp>
                    <wps:cNvSpPr/>
                    <wps:cNvPr id="54" name="Shape 54"/>
                    <wps:spPr>
                      <a:xfrm>
                        <a:off x="5899403" y="3663796"/>
                        <a:ext cx="163195" cy="232409"/>
                      </a:xfrm>
                      <a:custGeom>
                        <a:rect b="b" l="l" r="r" t="t"/>
                        <a:pathLst>
                          <a:path extrusionOk="0" h="232409" w="163195">
                            <a:moveTo>
                              <a:pt x="0" y="0"/>
                            </a:moveTo>
                            <a:lnTo>
                              <a:pt x="0" y="232409"/>
                            </a:lnTo>
                            <a:lnTo>
                              <a:pt x="163195" y="232409"/>
                            </a:lnTo>
                            <a:lnTo>
                              <a:pt x="1631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720" cy="241934"/>
              <wp:effectExtent b="0" l="0" r="0" t="0"/>
              <wp:wrapNone/>
              <wp:docPr id="64"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172720" cy="241934"/>
                      </a:xfrm>
                      <a:prstGeom prst="rect"/>
                      <a:ln/>
                    </pic:spPr>
                  </pic:pic>
                </a:graphicData>
              </a:graphic>
            </wp:anchor>
          </w:drawing>
        </mc:Fallback>
      </mc:AlternateConten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13" name=""/>
              <a:graphic>
                <a:graphicData uri="http://schemas.microsoft.com/office/word/2010/wordprocessingShape">
                  <wps:wsp>
                    <wps:cNvSpPr/>
                    <wps:cNvPr id="3" name="Shape 3"/>
                    <wps:spPr>
                      <a:xfrm>
                        <a:off x="5900990" y="3663796"/>
                        <a:ext cx="160020" cy="232409"/>
                      </a:xfrm>
                      <a:custGeom>
                        <a:rect b="b" l="l" r="r" t="t"/>
                        <a:pathLst>
                          <a:path extrusionOk="0" h="232409" w="160020">
                            <a:moveTo>
                              <a:pt x="0" y="0"/>
                            </a:moveTo>
                            <a:lnTo>
                              <a:pt x="0" y="232409"/>
                            </a:lnTo>
                            <a:lnTo>
                              <a:pt x="160020" y="232409"/>
                            </a:lnTo>
                            <a:lnTo>
                              <a:pt x="16002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9545" cy="241934"/>
              <wp:effectExtent b="0" l="0" r="0" t="0"/>
              <wp:wrapNone/>
              <wp:docPr id="1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69545" cy="241934"/>
                      </a:xfrm>
                      <a:prstGeom prst="rect"/>
                      <a:ln/>
                    </pic:spPr>
                  </pic:pic>
                </a:graphicData>
              </a:graphic>
            </wp:anchor>
          </w:drawing>
        </mc:Fallback>
      </mc:AlternateConten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895" cy="241934"/>
              <wp:effectExtent b="0" l="0" r="0" t="0"/>
              <wp:wrapNone/>
              <wp:docPr id="20" name=""/>
              <a:graphic>
                <a:graphicData uri="http://schemas.microsoft.com/office/word/2010/wordprocessingShape">
                  <wps:wsp>
                    <wps:cNvSpPr/>
                    <wps:cNvPr id="10" name="Shape 10"/>
                    <wps:spPr>
                      <a:xfrm>
                        <a:off x="5897815" y="3663796"/>
                        <a:ext cx="166370" cy="232409"/>
                      </a:xfrm>
                      <a:custGeom>
                        <a:rect b="b" l="l" r="r" t="t"/>
                        <a:pathLst>
                          <a:path extrusionOk="0" h="232409" w="166370">
                            <a:moveTo>
                              <a:pt x="0" y="0"/>
                            </a:moveTo>
                            <a:lnTo>
                              <a:pt x="0" y="232409"/>
                            </a:lnTo>
                            <a:lnTo>
                              <a:pt x="166370" y="232409"/>
                            </a:lnTo>
                            <a:lnTo>
                              <a:pt x="16637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5895" cy="241934"/>
              <wp:effectExtent b="0" l="0" r="0" t="0"/>
              <wp:wrapNone/>
              <wp:docPr id="20"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75895" cy="241934"/>
                      </a:xfrm>
                      <a:prstGeom prst="rect"/>
                      <a:ln/>
                    </pic:spPr>
                  </pic:pic>
                </a:graphicData>
              </a:graphic>
            </wp:anchor>
          </w:drawing>
        </mc:Fallback>
      </mc:AlternateConten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005" cy="241934"/>
              <wp:effectExtent b="0" l="0" r="0" t="0"/>
              <wp:wrapNone/>
              <wp:docPr id="135" name=""/>
              <a:graphic>
                <a:graphicData uri="http://schemas.microsoft.com/office/word/2010/wordprocessingShape">
                  <wps:wsp>
                    <wps:cNvSpPr/>
                    <wps:cNvPr id="264" name="Shape 264"/>
                    <wps:spPr>
                      <a:xfrm>
                        <a:off x="5902260" y="3663796"/>
                        <a:ext cx="157480" cy="232409"/>
                      </a:xfrm>
                      <a:custGeom>
                        <a:rect b="b" l="l" r="r" t="t"/>
                        <a:pathLst>
                          <a:path extrusionOk="0" h="232409" w="157480">
                            <a:moveTo>
                              <a:pt x="0" y="0"/>
                            </a:moveTo>
                            <a:lnTo>
                              <a:pt x="0" y="232409"/>
                            </a:lnTo>
                            <a:lnTo>
                              <a:pt x="157480" y="232409"/>
                            </a:lnTo>
                            <a:lnTo>
                              <a:pt x="15748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005" cy="241934"/>
              <wp:effectExtent b="0" l="0" r="0" t="0"/>
              <wp:wrapNone/>
              <wp:docPr id="135" name="image129.png"/>
              <a:graphic>
                <a:graphicData uri="http://schemas.openxmlformats.org/drawingml/2006/picture">
                  <pic:pic>
                    <pic:nvPicPr>
                      <pic:cNvPr id="0" name="image129.png"/>
                      <pic:cNvPicPr preferRelativeResize="0"/>
                    </pic:nvPicPr>
                    <pic:blipFill>
                      <a:blip r:embed="rId1"/>
                      <a:srcRect/>
                      <a:stretch>
                        <a:fillRect/>
                      </a:stretch>
                    </pic:blipFill>
                    <pic:spPr>
                      <a:xfrm>
                        <a:off x="0" y="0"/>
                        <a:ext cx="167005" cy="241934"/>
                      </a:xfrm>
                      <a:prstGeom prst="rect"/>
                      <a:ln/>
                    </pic:spPr>
                  </pic:pic>
                </a:graphicData>
              </a:graphic>
            </wp:anchor>
          </w:drawing>
        </mc:Fallback>
      </mc:AlternateConten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119" name=""/>
              <a:graphic>
                <a:graphicData uri="http://schemas.microsoft.com/office/word/2010/wordprocessingShape">
                  <wps:wsp>
                    <wps:cNvSpPr/>
                    <wps:cNvPr id="111" name="Shape 111"/>
                    <wps:spPr>
                      <a:xfrm>
                        <a:off x="5898768" y="3663796"/>
                        <a:ext cx="164465" cy="232409"/>
                      </a:xfrm>
                      <a:custGeom>
                        <a:rect b="b" l="l" r="r" t="t"/>
                        <a:pathLst>
                          <a:path extrusionOk="0" h="232409" w="164465">
                            <a:moveTo>
                              <a:pt x="0" y="0"/>
                            </a:moveTo>
                            <a:lnTo>
                              <a:pt x="0" y="232409"/>
                            </a:lnTo>
                            <a:lnTo>
                              <a:pt x="164465" y="232409"/>
                            </a:lnTo>
                            <a:lnTo>
                              <a:pt x="16446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3990" cy="241934"/>
              <wp:effectExtent b="0" l="0" r="0" t="0"/>
              <wp:wrapNone/>
              <wp:docPr id="119" name="image111.png"/>
              <a:graphic>
                <a:graphicData uri="http://schemas.openxmlformats.org/drawingml/2006/picture">
                  <pic:pic>
                    <pic:nvPicPr>
                      <pic:cNvPr id="0" name="image111.png"/>
                      <pic:cNvPicPr preferRelativeResize="0"/>
                    </pic:nvPicPr>
                    <pic:blipFill>
                      <a:blip r:embed="rId1"/>
                      <a:srcRect/>
                      <a:stretch>
                        <a:fillRect/>
                      </a:stretch>
                    </pic:blipFill>
                    <pic:spPr>
                      <a:xfrm>
                        <a:off x="0" y="0"/>
                        <a:ext cx="173990" cy="241934"/>
                      </a:xfrm>
                      <a:prstGeom prst="rect"/>
                      <a:ln/>
                    </pic:spPr>
                  </pic:pic>
                </a:graphicData>
              </a:graphic>
            </wp:anchor>
          </w:drawing>
        </mc:Fallback>
      </mc:AlternateConten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54" name=""/>
              <a:graphic>
                <a:graphicData uri="http://schemas.microsoft.com/office/word/2010/wordprocessingShape">
                  <wps:wsp>
                    <wps:cNvSpPr/>
                    <wps:cNvPr id="283" name="Shape 283"/>
                    <wps:spPr>
                      <a:xfrm>
                        <a:off x="5901943" y="3663796"/>
                        <a:ext cx="158115" cy="232409"/>
                      </a:xfrm>
                      <a:custGeom>
                        <a:rect b="b" l="l" r="r" t="t"/>
                        <a:pathLst>
                          <a:path extrusionOk="0" h="232409" w="158115">
                            <a:moveTo>
                              <a:pt x="0" y="0"/>
                            </a:moveTo>
                            <a:lnTo>
                              <a:pt x="0" y="232409"/>
                            </a:lnTo>
                            <a:lnTo>
                              <a:pt x="158115" y="232409"/>
                            </a:lnTo>
                            <a:lnTo>
                              <a:pt x="15811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7640" cy="241934"/>
              <wp:effectExtent b="0" l="0" r="0" t="0"/>
              <wp:wrapNone/>
              <wp:docPr id="154" name="image148.png"/>
              <a:graphic>
                <a:graphicData uri="http://schemas.openxmlformats.org/drawingml/2006/picture">
                  <pic:pic>
                    <pic:nvPicPr>
                      <pic:cNvPr id="0" name="image148.png"/>
                      <pic:cNvPicPr preferRelativeResize="0"/>
                    </pic:nvPicPr>
                    <pic:blipFill>
                      <a:blip r:embed="rId1"/>
                      <a:srcRect/>
                      <a:stretch>
                        <a:fillRect/>
                      </a:stretch>
                    </pic:blipFill>
                    <pic:spPr>
                      <a:xfrm>
                        <a:off x="0" y="0"/>
                        <a:ext cx="167640" cy="241934"/>
                      </a:xfrm>
                      <a:prstGeom prst="rect"/>
                      <a:ln/>
                    </pic:spPr>
                  </pic:pic>
                </a:graphicData>
              </a:graphic>
            </wp:anchor>
          </w:drawing>
        </mc:Fallback>
      </mc:AlternateConten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2400" cy="241934"/>
              <wp:effectExtent b="0" l="0" r="0" t="0"/>
              <wp:wrapNone/>
              <wp:docPr id="115" name=""/>
              <a:graphic>
                <a:graphicData uri="http://schemas.microsoft.com/office/word/2010/wordprocessingShape">
                  <wps:wsp>
                    <wps:cNvSpPr/>
                    <wps:cNvPr id="107" name="Shape 107"/>
                    <wps:spPr>
                      <a:xfrm>
                        <a:off x="5909564" y="3663796"/>
                        <a:ext cx="142875" cy="232409"/>
                      </a:xfrm>
                      <a:custGeom>
                        <a:rect b="b" l="l" r="r" t="t"/>
                        <a:pathLst>
                          <a:path extrusionOk="0" h="232409" w="142875">
                            <a:moveTo>
                              <a:pt x="0" y="0"/>
                            </a:moveTo>
                            <a:lnTo>
                              <a:pt x="0" y="232409"/>
                            </a:lnTo>
                            <a:lnTo>
                              <a:pt x="142875" y="232409"/>
                            </a:lnTo>
                            <a:lnTo>
                              <a:pt x="14287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3505200</wp:posOffset>
              </wp:positionH>
              <wp:positionV relativeFrom="paragraph">
                <wp:posOffset>8915400</wp:posOffset>
              </wp:positionV>
              <wp:extent cx="152400" cy="241934"/>
              <wp:effectExtent b="0" l="0" r="0" t="0"/>
              <wp:wrapNone/>
              <wp:docPr id="115" name="image106.png"/>
              <a:graphic>
                <a:graphicData uri="http://schemas.openxmlformats.org/drawingml/2006/picture">
                  <pic:pic>
                    <pic:nvPicPr>
                      <pic:cNvPr id="0" name="image106.png"/>
                      <pic:cNvPicPr preferRelativeResize="0"/>
                    </pic:nvPicPr>
                    <pic:blipFill>
                      <a:blip r:embed="rId1"/>
                      <a:srcRect/>
                      <a:stretch>
                        <a:fillRect/>
                      </a:stretch>
                    </pic:blipFill>
                    <pic:spPr>
                      <a:xfrm>
                        <a:off x="0" y="0"/>
                        <a:ext cx="152400" cy="241934"/>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6855" cy="241934"/>
              <wp:effectExtent b="0" l="0" r="0" t="0"/>
              <wp:wrapNone/>
              <wp:docPr id="49" name=""/>
              <a:graphic>
                <a:graphicData uri="http://schemas.microsoft.com/office/word/2010/wordprocessingShape">
                  <wps:wsp>
                    <wps:cNvSpPr/>
                    <wps:cNvPr id="39" name="Shape 39"/>
                    <wps:spPr>
                      <a:xfrm>
                        <a:off x="5867335" y="3663796"/>
                        <a:ext cx="227330" cy="232409"/>
                      </a:xfrm>
                      <a:custGeom>
                        <a:rect b="b" l="l" r="r" t="t"/>
                        <a:pathLst>
                          <a:path extrusionOk="0" h="232409" w="227330">
                            <a:moveTo>
                              <a:pt x="0" y="0"/>
                            </a:moveTo>
                            <a:lnTo>
                              <a:pt x="0" y="232409"/>
                            </a:lnTo>
                            <a:lnTo>
                              <a:pt x="227330" y="232409"/>
                            </a:lnTo>
                            <a:lnTo>
                              <a:pt x="2273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104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8915400</wp:posOffset>
              </wp:positionV>
              <wp:extent cx="236855" cy="241934"/>
              <wp:effectExtent b="0" l="0" r="0" t="0"/>
              <wp:wrapNone/>
              <wp:docPr id="49"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36855" cy="241934"/>
                      </a:xfrm>
                      <a:prstGeom prst="rect"/>
                      <a:ln/>
                    </pic:spPr>
                  </pic:pic>
                </a:graphicData>
              </a:graphic>
            </wp:anchor>
          </w:drawing>
        </mc:Fallback>
      </mc:AlternateConten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720" cy="241934"/>
              <wp:effectExtent b="0" l="0" r="0" t="0"/>
              <wp:wrapNone/>
              <wp:docPr id="165" name=""/>
              <a:graphic>
                <a:graphicData uri="http://schemas.microsoft.com/office/word/2010/wordprocessingShape">
                  <wps:wsp>
                    <wps:cNvSpPr/>
                    <wps:cNvPr id="294" name="Shape 294"/>
                    <wps:spPr>
                      <a:xfrm>
                        <a:off x="5899403" y="3663796"/>
                        <a:ext cx="163195" cy="232409"/>
                      </a:xfrm>
                      <a:custGeom>
                        <a:rect b="b" l="l" r="r" t="t"/>
                        <a:pathLst>
                          <a:path extrusionOk="0" h="232409" w="163195">
                            <a:moveTo>
                              <a:pt x="0" y="0"/>
                            </a:moveTo>
                            <a:lnTo>
                              <a:pt x="0" y="232409"/>
                            </a:lnTo>
                            <a:lnTo>
                              <a:pt x="163195" y="232409"/>
                            </a:lnTo>
                            <a:lnTo>
                              <a:pt x="16319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72720" cy="241934"/>
              <wp:effectExtent b="0" l="0" r="0" t="0"/>
              <wp:wrapNone/>
              <wp:docPr id="165" name="image160.png"/>
              <a:graphic>
                <a:graphicData uri="http://schemas.openxmlformats.org/drawingml/2006/picture">
                  <pic:pic>
                    <pic:nvPicPr>
                      <pic:cNvPr id="0" name="image160.png"/>
                      <pic:cNvPicPr preferRelativeResize="0"/>
                    </pic:nvPicPr>
                    <pic:blipFill>
                      <a:blip r:embed="rId1"/>
                      <a:srcRect/>
                      <a:stretch>
                        <a:fillRect/>
                      </a:stretch>
                    </pic:blipFill>
                    <pic:spPr>
                      <a:xfrm>
                        <a:off x="0" y="0"/>
                        <a:ext cx="172720" cy="241934"/>
                      </a:xfrm>
                      <a:prstGeom prst="rect"/>
                      <a:ln/>
                    </pic:spPr>
                  </pic:pic>
                </a:graphicData>
              </a:graphic>
            </wp:anchor>
          </w:drawing>
        </mc:Fallback>
      </mc:AlternateConten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3073400</wp:posOffset>
              </wp:positionH>
              <wp:positionV relativeFrom="paragraph">
                <wp:posOffset>8915400</wp:posOffset>
              </wp:positionV>
              <wp:extent cx="145415" cy="241934"/>
              <wp:effectExtent b="0" l="0" r="0" t="0"/>
              <wp:wrapNone/>
              <wp:docPr id="136" name=""/>
              <a:graphic>
                <a:graphicData uri="http://schemas.microsoft.com/office/word/2010/wordprocessingShape">
                  <wps:wsp>
                    <wps:cNvSpPr/>
                    <wps:cNvPr id="265" name="Shape 265"/>
                    <wps:spPr>
                      <a:xfrm>
                        <a:off x="5913055" y="3663796"/>
                        <a:ext cx="135890" cy="232409"/>
                      </a:xfrm>
                      <a:custGeom>
                        <a:rect b="b" l="l" r="r" t="t"/>
                        <a:pathLst>
                          <a:path extrusionOk="0" h="232409" w="135890">
                            <a:moveTo>
                              <a:pt x="0" y="0"/>
                            </a:moveTo>
                            <a:lnTo>
                              <a:pt x="0" y="232409"/>
                            </a:lnTo>
                            <a:lnTo>
                              <a:pt x="135890" y="232409"/>
                            </a:lnTo>
                            <a:lnTo>
                              <a:pt x="1358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vi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3073400</wp:posOffset>
              </wp:positionH>
              <wp:positionV relativeFrom="paragraph">
                <wp:posOffset>8915400</wp:posOffset>
              </wp:positionV>
              <wp:extent cx="145415" cy="241934"/>
              <wp:effectExtent b="0" l="0" r="0" t="0"/>
              <wp:wrapNone/>
              <wp:docPr id="136" name="image130.png"/>
              <a:graphic>
                <a:graphicData uri="http://schemas.openxmlformats.org/drawingml/2006/picture">
                  <pic:pic>
                    <pic:nvPicPr>
                      <pic:cNvPr id="0" name="image130.png"/>
                      <pic:cNvPicPr preferRelativeResize="0"/>
                    </pic:nvPicPr>
                    <pic:blipFill>
                      <a:blip r:embed="rId1"/>
                      <a:srcRect/>
                      <a:stretch>
                        <a:fillRect/>
                      </a:stretch>
                    </pic:blipFill>
                    <pic:spPr>
                      <a:xfrm>
                        <a:off x="0" y="0"/>
                        <a:ext cx="145415" cy="241934"/>
                      </a:xfrm>
                      <a:prstGeom prst="rect"/>
                      <a:ln/>
                    </pic:spPr>
                  </pic:pic>
                </a:graphicData>
              </a:graphic>
            </wp:anchor>
          </w:drawing>
        </mc:Fallback>
      </mc:AlternateConten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355" cy="241934"/>
              <wp:effectExtent b="0" l="0" r="0" t="0"/>
              <wp:wrapNone/>
              <wp:docPr id="98" name=""/>
              <a:graphic>
                <a:graphicData uri="http://schemas.microsoft.com/office/word/2010/wordprocessingShape">
                  <wps:wsp>
                    <wps:cNvSpPr/>
                    <wps:cNvPr id="90" name="Shape 90"/>
                    <wps:spPr>
                      <a:xfrm>
                        <a:off x="5899085" y="3663796"/>
                        <a:ext cx="163830" cy="232409"/>
                      </a:xfrm>
                      <a:custGeom>
                        <a:rect b="b" l="l" r="r" t="t"/>
                        <a:pathLst>
                          <a:path extrusionOk="0" h="232409" w="163830">
                            <a:moveTo>
                              <a:pt x="0" y="0"/>
                            </a:moveTo>
                            <a:lnTo>
                              <a:pt x="0" y="232409"/>
                            </a:lnTo>
                            <a:lnTo>
                              <a:pt x="163830" y="232409"/>
                            </a:lnTo>
                            <a:lnTo>
                              <a:pt x="16383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73355" cy="241934"/>
              <wp:effectExtent b="0" l="0" r="0" t="0"/>
              <wp:wrapNone/>
              <wp:docPr id="98" name="image89.png"/>
              <a:graphic>
                <a:graphicData uri="http://schemas.openxmlformats.org/drawingml/2006/picture">
                  <pic:pic>
                    <pic:nvPicPr>
                      <pic:cNvPr id="0" name="image89.png"/>
                      <pic:cNvPicPr preferRelativeResize="0"/>
                    </pic:nvPicPr>
                    <pic:blipFill>
                      <a:blip r:embed="rId1"/>
                      <a:srcRect/>
                      <a:stretch>
                        <a:fillRect/>
                      </a:stretch>
                    </pic:blipFill>
                    <pic:spPr>
                      <a:xfrm>
                        <a:off x="0" y="0"/>
                        <a:ext cx="173355" cy="241934"/>
                      </a:xfrm>
                      <a:prstGeom prst="rect"/>
                      <a:ln/>
                    </pic:spPr>
                  </pic:pic>
                </a:graphicData>
              </a:graphic>
            </wp:anchor>
          </w:drawing>
        </mc:Fallback>
      </mc:AlternateConten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2870" cy="241934"/>
              <wp:effectExtent b="0" l="0" r="0" t="0"/>
              <wp:wrapNone/>
              <wp:docPr id="167" name=""/>
              <a:graphic>
                <a:graphicData uri="http://schemas.microsoft.com/office/word/2010/wordprocessingShape">
                  <wps:wsp>
                    <wps:cNvSpPr/>
                    <wps:cNvPr id="296" name="Shape 296"/>
                    <wps:spPr>
                      <a:xfrm>
                        <a:off x="5934328" y="3663796"/>
                        <a:ext cx="93345" cy="232409"/>
                      </a:xfrm>
                      <a:custGeom>
                        <a:rect b="b" l="l" r="r" t="t"/>
                        <a:pathLst>
                          <a:path extrusionOk="0" h="232409" w="93345">
                            <a:moveTo>
                              <a:pt x="0" y="0"/>
                            </a:moveTo>
                            <a:lnTo>
                              <a:pt x="0" y="232409"/>
                            </a:lnTo>
                            <a:lnTo>
                              <a:pt x="93345" y="232409"/>
                            </a:lnTo>
                            <a:lnTo>
                              <a:pt x="9334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8915400</wp:posOffset>
              </wp:positionV>
              <wp:extent cx="102870" cy="241934"/>
              <wp:effectExtent b="0" l="0" r="0" t="0"/>
              <wp:wrapNone/>
              <wp:docPr id="167" name="image162.png"/>
              <a:graphic>
                <a:graphicData uri="http://schemas.openxmlformats.org/drawingml/2006/picture">
                  <pic:pic>
                    <pic:nvPicPr>
                      <pic:cNvPr id="0" name="image162.png"/>
                      <pic:cNvPicPr preferRelativeResize="0"/>
                    </pic:nvPicPr>
                    <pic:blipFill>
                      <a:blip r:embed="rId1"/>
                      <a:srcRect/>
                      <a:stretch>
                        <a:fillRect/>
                      </a:stretch>
                    </pic:blipFill>
                    <pic:spPr>
                      <a:xfrm>
                        <a:off x="0" y="0"/>
                        <a:ext cx="102870" cy="241934"/>
                      </a:xfrm>
                      <a:prstGeom prst="rect"/>
                      <a:ln/>
                    </pic:spPr>
                  </pic:pic>
                </a:graphicData>
              </a:graphic>
            </wp:anchor>
          </w:drawing>
        </mc:Fallback>
      </mc:AlternateConten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1610" cy="241934"/>
              <wp:effectExtent b="0" l="0" r="0" t="0"/>
              <wp:wrapNone/>
              <wp:docPr id="36" name=""/>
              <a:graphic>
                <a:graphicData uri="http://schemas.microsoft.com/office/word/2010/wordprocessingShape">
                  <wps:wsp>
                    <wps:cNvSpPr/>
                    <wps:cNvPr id="26" name="Shape 26"/>
                    <wps:spPr>
                      <a:xfrm>
                        <a:off x="5894958" y="3663796"/>
                        <a:ext cx="172085" cy="232409"/>
                      </a:xfrm>
                      <a:custGeom>
                        <a:rect b="b" l="l" r="r" t="t"/>
                        <a:pathLst>
                          <a:path extrusionOk="0" h="232409" w="172085">
                            <a:moveTo>
                              <a:pt x="0" y="0"/>
                            </a:moveTo>
                            <a:lnTo>
                              <a:pt x="0" y="232409"/>
                            </a:lnTo>
                            <a:lnTo>
                              <a:pt x="172085" y="232409"/>
                            </a:lnTo>
                            <a:lnTo>
                              <a:pt x="17208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8915400</wp:posOffset>
              </wp:positionV>
              <wp:extent cx="181610" cy="241934"/>
              <wp:effectExtent b="0" l="0" r="0" t="0"/>
              <wp:wrapNone/>
              <wp:docPr id="36"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81610" cy="241934"/>
                      </a:xfrm>
                      <a:prstGeom prst="rect"/>
                      <a:ln/>
                    </pic:spPr>
                  </pic:pic>
                </a:graphicData>
              </a:graphic>
            </wp:anchor>
          </w:drawing>
        </mc:Fallback>
      </mc:AlternateConten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5735" cy="241934"/>
              <wp:effectExtent b="0" l="0" r="0" t="0"/>
              <wp:wrapNone/>
              <wp:docPr id="107" name=""/>
              <a:graphic>
                <a:graphicData uri="http://schemas.microsoft.com/office/word/2010/wordprocessingShape">
                  <wps:wsp>
                    <wps:cNvSpPr/>
                    <wps:cNvPr id="99" name="Shape 99"/>
                    <wps:spPr>
                      <a:xfrm>
                        <a:off x="5902895" y="3663796"/>
                        <a:ext cx="156210" cy="232409"/>
                      </a:xfrm>
                      <a:custGeom>
                        <a:rect b="b" l="l" r="r" t="t"/>
                        <a:pathLst>
                          <a:path extrusionOk="0" h="232409" w="156210">
                            <a:moveTo>
                              <a:pt x="0" y="0"/>
                            </a:moveTo>
                            <a:lnTo>
                              <a:pt x="0" y="232409"/>
                            </a:lnTo>
                            <a:lnTo>
                              <a:pt x="156210" y="232409"/>
                            </a:lnTo>
                            <a:lnTo>
                              <a:pt x="15621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5735" cy="241934"/>
              <wp:effectExtent b="0" l="0" r="0" t="0"/>
              <wp:wrapNone/>
              <wp:docPr id="107" name="image98.png"/>
              <a:graphic>
                <a:graphicData uri="http://schemas.openxmlformats.org/drawingml/2006/picture">
                  <pic:pic>
                    <pic:nvPicPr>
                      <pic:cNvPr id="0" name="image98.png"/>
                      <pic:cNvPicPr preferRelativeResize="0"/>
                    </pic:nvPicPr>
                    <pic:blipFill>
                      <a:blip r:embed="rId1"/>
                      <a:srcRect/>
                      <a:stretch>
                        <a:fillRect/>
                      </a:stretch>
                    </pic:blipFill>
                    <pic:spPr>
                      <a:xfrm>
                        <a:off x="0" y="0"/>
                        <a:ext cx="165735" cy="241934"/>
                      </a:xfrm>
                      <a:prstGeom prst="rect"/>
                      <a:ln/>
                    </pic:spPr>
                  </pic:pic>
                </a:graphicData>
              </a:graphic>
            </wp:anchor>
          </w:drawing>
        </mc:Fallback>
      </mc:AlternateConten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70815" cy="241934"/>
              <wp:effectExtent b="0" l="0" r="0" t="0"/>
              <wp:wrapNone/>
              <wp:docPr id="33" name=""/>
              <a:graphic>
                <a:graphicData uri="http://schemas.microsoft.com/office/word/2010/wordprocessingShape">
                  <wps:wsp>
                    <wps:cNvSpPr/>
                    <wps:cNvPr id="23" name="Shape 23"/>
                    <wps:spPr>
                      <a:xfrm>
                        <a:off x="5900355" y="3663796"/>
                        <a:ext cx="161290" cy="232409"/>
                      </a:xfrm>
                      <a:custGeom>
                        <a:rect b="b" l="l" r="r" t="t"/>
                        <a:pathLst>
                          <a:path extrusionOk="0" h="232409" w="161290">
                            <a:moveTo>
                              <a:pt x="0" y="0"/>
                            </a:moveTo>
                            <a:lnTo>
                              <a:pt x="0" y="232409"/>
                            </a:lnTo>
                            <a:lnTo>
                              <a:pt x="161290" y="232409"/>
                            </a:lnTo>
                            <a:lnTo>
                              <a:pt x="16129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70815" cy="241934"/>
              <wp:effectExtent b="0" l="0" r="0" t="0"/>
              <wp:wrapNone/>
              <wp:docPr id="3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70815" cy="241934"/>
                      </a:xfrm>
                      <a:prstGeom prst="rect"/>
                      <a:ln/>
                    </pic:spPr>
                  </pic:pic>
                </a:graphicData>
              </a:graphic>
            </wp:anchor>
          </w:drawing>
        </mc:Fallback>
      </mc:AlternateConten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3830" cy="241934"/>
              <wp:effectExtent b="0" l="0" r="0" t="0"/>
              <wp:wrapNone/>
              <wp:docPr id="156" name=""/>
              <a:graphic>
                <a:graphicData uri="http://schemas.microsoft.com/office/word/2010/wordprocessingShape">
                  <wps:wsp>
                    <wps:cNvSpPr/>
                    <wps:cNvPr id="285" name="Shape 285"/>
                    <wps:spPr>
                      <a:xfrm>
                        <a:off x="5903848" y="3663796"/>
                        <a:ext cx="154305" cy="232409"/>
                      </a:xfrm>
                      <a:custGeom>
                        <a:rect b="b" l="l" r="r" t="t"/>
                        <a:pathLst>
                          <a:path extrusionOk="0" h="232409" w="154305">
                            <a:moveTo>
                              <a:pt x="0" y="0"/>
                            </a:moveTo>
                            <a:lnTo>
                              <a:pt x="0" y="232409"/>
                            </a:lnTo>
                            <a:lnTo>
                              <a:pt x="154305" y="232409"/>
                            </a:lnTo>
                            <a:lnTo>
                              <a:pt x="154305"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3830" cy="241934"/>
              <wp:effectExtent b="0" l="0" r="0" t="0"/>
              <wp:wrapNone/>
              <wp:docPr id="156" name="image150.png"/>
              <a:graphic>
                <a:graphicData uri="http://schemas.openxmlformats.org/drawingml/2006/picture">
                  <pic:pic>
                    <pic:nvPicPr>
                      <pic:cNvPr id="0" name="image150.png"/>
                      <pic:cNvPicPr preferRelativeResize="0"/>
                    </pic:nvPicPr>
                    <pic:blipFill>
                      <a:blip r:embed="rId1"/>
                      <a:srcRect/>
                      <a:stretch>
                        <a:fillRect/>
                      </a:stretch>
                    </pic:blipFill>
                    <pic:spPr>
                      <a:xfrm>
                        <a:off x="0" y="0"/>
                        <a:ext cx="163830" cy="241934"/>
                      </a:xfrm>
                      <a:prstGeom prst="rect"/>
                      <a:ln/>
                    </pic:spPr>
                  </pic:pic>
                </a:graphicData>
              </a:graphic>
            </wp:anchor>
          </w:drawing>
        </mc:Fallback>
      </mc:AlternateConten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9545" cy="241934"/>
              <wp:effectExtent b="0" l="0" r="0" t="0"/>
              <wp:wrapNone/>
              <wp:docPr id="110" name=""/>
              <a:graphic>
                <a:graphicData uri="http://schemas.microsoft.com/office/word/2010/wordprocessingShape">
                  <wps:wsp>
                    <wps:cNvSpPr/>
                    <wps:cNvPr id="102" name="Shape 102"/>
                    <wps:spPr>
                      <a:xfrm>
                        <a:off x="5900990" y="3663796"/>
                        <a:ext cx="160020" cy="232409"/>
                      </a:xfrm>
                      <a:custGeom>
                        <a:rect b="b" l="l" r="r" t="t"/>
                        <a:pathLst>
                          <a:path extrusionOk="0" h="232409" w="160020">
                            <a:moveTo>
                              <a:pt x="0" y="0"/>
                            </a:moveTo>
                            <a:lnTo>
                              <a:pt x="0" y="232409"/>
                            </a:lnTo>
                            <a:lnTo>
                              <a:pt x="160020" y="232409"/>
                            </a:lnTo>
                            <a:lnTo>
                              <a:pt x="16002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8915400</wp:posOffset>
              </wp:positionV>
              <wp:extent cx="169545" cy="241934"/>
              <wp:effectExtent b="0" l="0" r="0" t="0"/>
              <wp:wrapNone/>
              <wp:docPr id="110" name="image101.png"/>
              <a:graphic>
                <a:graphicData uri="http://schemas.openxmlformats.org/drawingml/2006/picture">
                  <pic:pic>
                    <pic:nvPicPr>
                      <pic:cNvPr id="0" name="image101.png"/>
                      <pic:cNvPicPr preferRelativeResize="0"/>
                    </pic:nvPicPr>
                    <pic:blipFill>
                      <a:blip r:embed="rId1"/>
                      <a:srcRect/>
                      <a:stretch>
                        <a:fillRect/>
                      </a:stretch>
                    </pic:blipFill>
                    <pic:spPr>
                      <a:xfrm>
                        <a:off x="0" y="0"/>
                        <a:ext cx="169545" cy="241934"/>
                      </a:xfrm>
                      <a:prstGeom prst="rect"/>
                      <a:ln/>
                    </pic:spPr>
                  </pic:pic>
                </a:graphicData>
              </a:graphic>
            </wp:anchor>
          </w:drawing>
        </mc:Fallback>
      </mc:AlternateConten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legreya" w:cs="Alegreya" w:eastAsia="Alegreya" w:hAnsi="Alegreya"/>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4465" cy="241934"/>
              <wp:effectExtent b="0" l="0" r="0" t="0"/>
              <wp:wrapNone/>
              <wp:docPr id="109" name=""/>
              <a:graphic>
                <a:graphicData uri="http://schemas.microsoft.com/office/word/2010/wordprocessingShape">
                  <wps:wsp>
                    <wps:cNvSpPr/>
                    <wps:cNvPr id="101" name="Shape 101"/>
                    <wps:spPr>
                      <a:xfrm>
                        <a:off x="5903530" y="3663796"/>
                        <a:ext cx="154940" cy="232409"/>
                      </a:xfrm>
                      <a:custGeom>
                        <a:rect b="b" l="l" r="r" t="t"/>
                        <a:pathLst>
                          <a:path extrusionOk="0" h="232409" w="154940">
                            <a:moveTo>
                              <a:pt x="0" y="0"/>
                            </a:moveTo>
                            <a:lnTo>
                              <a:pt x="0" y="232409"/>
                            </a:lnTo>
                            <a:lnTo>
                              <a:pt x="154940" y="232409"/>
                            </a:lnTo>
                            <a:lnTo>
                              <a:pt x="154940" y="0"/>
                            </a:lnTo>
                            <a:close/>
                          </a:path>
                        </a:pathLst>
                      </a:custGeom>
                      <a:solidFill>
                        <a:srgbClr val="FFFFFF"/>
                      </a:solidFill>
                      <a:ln>
                        <a:noFill/>
                      </a:ln>
                    </wps:spPr>
                    <wps:txbx>
                      <w:txbxContent>
                        <w:p w:rsidR="00000000" w:rsidDel="00000000" w:rsidP="00000000" w:rsidRDefault="00000000" w:rsidRPr="00000000">
                          <w:pPr>
                            <w:spacing w:after="0" w:before="0" w:line="346.00001335144043"/>
                            <w:ind w:left="20" w:right="0" w:firstLine="0"/>
                            <w:jc w:val="left"/>
                            <w:textDirection w:val="btLr"/>
                          </w:pPr>
                          <w:r w:rsidDel="00000000" w:rsidR="00000000" w:rsidRPr="00000000">
                            <w:rPr>
                              <w:rFonts w:ascii="Alegreya" w:cs="Alegreya" w:eastAsia="Alegreya" w:hAnsi="Alegreya"/>
                              <w:b w:val="0"/>
                              <w:i w:val="0"/>
                              <w:smallCaps w:val="0"/>
                              <w:strike w:val="0"/>
                              <w:color w:val="000000"/>
                              <w:sz w:val="24"/>
                              <w:vertAlign w:val="baseline"/>
                            </w:rPr>
                            <w:t xml:space="preserve">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3492500</wp:posOffset>
              </wp:positionH>
              <wp:positionV relativeFrom="paragraph">
                <wp:posOffset>8915400</wp:posOffset>
              </wp:positionV>
              <wp:extent cx="164465" cy="241934"/>
              <wp:effectExtent b="0" l="0" r="0" t="0"/>
              <wp:wrapNone/>
              <wp:docPr id="109" name="image100.png"/>
              <a:graphic>
                <a:graphicData uri="http://schemas.openxmlformats.org/drawingml/2006/picture">
                  <pic:pic>
                    <pic:nvPicPr>
                      <pic:cNvPr id="0" name="image100.png"/>
                      <pic:cNvPicPr preferRelativeResize="0"/>
                    </pic:nvPicPr>
                    <pic:blipFill>
                      <a:blip r:embed="rId1"/>
                      <a:srcRect/>
                      <a:stretch>
                        <a:fillRect/>
                      </a:stretch>
                    </pic:blipFill>
                    <pic:spPr>
                      <a:xfrm>
                        <a:off x="0" y="0"/>
                        <a:ext cx="164465" cy="241934"/>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88" w:hanging="975"/>
      </w:pPr>
      <w:rPr>
        <w:rFonts w:ascii="Alegreya Sans" w:cs="Alegreya Sans" w:eastAsia="Alegreya Sans" w:hAnsi="Alegreya Sans"/>
        <w:b w:val="0"/>
        <w:i w:val="0"/>
        <w:sz w:val="16"/>
        <w:szCs w:val="16"/>
      </w:rPr>
    </w:lvl>
    <w:lvl w:ilvl="1">
      <w:start w:val="0"/>
      <w:numFmt w:val="bullet"/>
      <w:lvlText w:val="•"/>
      <w:lvlJc w:val="left"/>
      <w:pPr>
        <w:ind w:left="2056" w:hanging="975"/>
      </w:pPr>
      <w:rPr/>
    </w:lvl>
    <w:lvl w:ilvl="2">
      <w:start w:val="0"/>
      <w:numFmt w:val="bullet"/>
      <w:lvlText w:val="•"/>
      <w:lvlJc w:val="left"/>
      <w:pPr>
        <w:ind w:left="2932" w:hanging="975"/>
      </w:pPr>
      <w:rPr/>
    </w:lvl>
    <w:lvl w:ilvl="3">
      <w:start w:val="0"/>
      <w:numFmt w:val="bullet"/>
      <w:lvlText w:val="•"/>
      <w:lvlJc w:val="left"/>
      <w:pPr>
        <w:ind w:left="3808" w:hanging="975"/>
      </w:pPr>
      <w:rPr/>
    </w:lvl>
    <w:lvl w:ilvl="4">
      <w:start w:val="0"/>
      <w:numFmt w:val="bullet"/>
      <w:lvlText w:val="•"/>
      <w:lvlJc w:val="left"/>
      <w:pPr>
        <w:ind w:left="4684" w:hanging="975"/>
      </w:pPr>
      <w:rPr/>
    </w:lvl>
    <w:lvl w:ilvl="5">
      <w:start w:val="0"/>
      <w:numFmt w:val="bullet"/>
      <w:lvlText w:val="•"/>
      <w:lvlJc w:val="left"/>
      <w:pPr>
        <w:ind w:left="5560" w:hanging="975"/>
      </w:pPr>
      <w:rPr/>
    </w:lvl>
    <w:lvl w:ilvl="6">
      <w:start w:val="0"/>
      <w:numFmt w:val="bullet"/>
      <w:lvlText w:val="•"/>
      <w:lvlJc w:val="left"/>
      <w:pPr>
        <w:ind w:left="6436" w:hanging="975"/>
      </w:pPr>
      <w:rPr/>
    </w:lvl>
    <w:lvl w:ilvl="7">
      <w:start w:val="0"/>
      <w:numFmt w:val="bullet"/>
      <w:lvlText w:val="•"/>
      <w:lvlJc w:val="left"/>
      <w:pPr>
        <w:ind w:left="7312" w:hanging="975"/>
      </w:pPr>
      <w:rPr/>
    </w:lvl>
    <w:lvl w:ilvl="8">
      <w:start w:val="0"/>
      <w:numFmt w:val="bullet"/>
      <w:lvlText w:val="•"/>
      <w:lvlJc w:val="left"/>
      <w:pPr>
        <w:ind w:left="8188" w:hanging="975"/>
      </w:pPr>
      <w:rPr/>
    </w:lvl>
  </w:abstractNum>
  <w:abstractNum w:abstractNumId="2">
    <w:lvl w:ilvl="0">
      <w:start w:val="23"/>
      <w:numFmt w:val="decimal"/>
      <w:lvlText w:val="%1"/>
      <w:lvlJc w:val="left"/>
      <w:pPr>
        <w:ind w:left="1880" w:hanging="1058"/>
      </w:pPr>
      <w:rPr>
        <w:rFonts w:ascii="Alegreya Sans" w:cs="Alegreya Sans" w:eastAsia="Alegreya Sans" w:hAnsi="Alegreya Sans"/>
        <w:b w:val="0"/>
        <w:i w:val="0"/>
        <w:sz w:val="16"/>
        <w:szCs w:val="16"/>
      </w:rPr>
    </w:lvl>
    <w:lvl w:ilvl="1">
      <w:start w:val="0"/>
      <w:numFmt w:val="bullet"/>
      <w:lvlText w:val="•"/>
      <w:lvlJc w:val="left"/>
      <w:pPr>
        <w:ind w:left="2686" w:hanging="1058"/>
      </w:pPr>
      <w:rPr/>
    </w:lvl>
    <w:lvl w:ilvl="2">
      <w:start w:val="0"/>
      <w:numFmt w:val="bullet"/>
      <w:lvlText w:val="•"/>
      <w:lvlJc w:val="left"/>
      <w:pPr>
        <w:ind w:left="3492" w:hanging="1058"/>
      </w:pPr>
      <w:rPr/>
    </w:lvl>
    <w:lvl w:ilvl="3">
      <w:start w:val="0"/>
      <w:numFmt w:val="bullet"/>
      <w:lvlText w:val="•"/>
      <w:lvlJc w:val="left"/>
      <w:pPr>
        <w:ind w:left="4298" w:hanging="1058"/>
      </w:pPr>
      <w:rPr/>
    </w:lvl>
    <w:lvl w:ilvl="4">
      <w:start w:val="0"/>
      <w:numFmt w:val="bullet"/>
      <w:lvlText w:val="•"/>
      <w:lvlJc w:val="left"/>
      <w:pPr>
        <w:ind w:left="5104" w:hanging="1058.0000000000005"/>
      </w:pPr>
      <w:rPr/>
    </w:lvl>
    <w:lvl w:ilvl="5">
      <w:start w:val="0"/>
      <w:numFmt w:val="bullet"/>
      <w:lvlText w:val="•"/>
      <w:lvlJc w:val="left"/>
      <w:pPr>
        <w:ind w:left="5910" w:hanging="1058"/>
      </w:pPr>
      <w:rPr/>
    </w:lvl>
    <w:lvl w:ilvl="6">
      <w:start w:val="0"/>
      <w:numFmt w:val="bullet"/>
      <w:lvlText w:val="•"/>
      <w:lvlJc w:val="left"/>
      <w:pPr>
        <w:ind w:left="6716" w:hanging="1057.999999999999"/>
      </w:pPr>
      <w:rPr/>
    </w:lvl>
    <w:lvl w:ilvl="7">
      <w:start w:val="0"/>
      <w:numFmt w:val="bullet"/>
      <w:lvlText w:val="•"/>
      <w:lvlJc w:val="left"/>
      <w:pPr>
        <w:ind w:left="7522" w:hanging="1057.999999999999"/>
      </w:pPr>
      <w:rPr/>
    </w:lvl>
    <w:lvl w:ilvl="8">
      <w:start w:val="0"/>
      <w:numFmt w:val="bullet"/>
      <w:lvlText w:val="•"/>
      <w:lvlJc w:val="left"/>
      <w:pPr>
        <w:ind w:left="8328" w:hanging="1058"/>
      </w:pPr>
      <w:rPr/>
    </w:lvl>
  </w:abstractNum>
  <w:abstractNum w:abstractNumId="3">
    <w:lvl w:ilvl="0">
      <w:start w:val="17"/>
      <w:numFmt w:val="decimal"/>
      <w:lvlText w:val="%1"/>
      <w:lvlJc w:val="left"/>
      <w:pPr>
        <w:ind w:left="1188" w:hanging="1041"/>
      </w:pPr>
      <w:rPr>
        <w:rFonts w:ascii="Alegreya Sans" w:cs="Alegreya Sans" w:eastAsia="Alegreya Sans" w:hAnsi="Alegreya Sans"/>
        <w:b w:val="0"/>
        <w:i w:val="0"/>
        <w:sz w:val="16"/>
        <w:szCs w:val="16"/>
      </w:rPr>
    </w:lvl>
    <w:lvl w:ilvl="1">
      <w:start w:val="0"/>
      <w:numFmt w:val="bullet"/>
      <w:lvlText w:val="•"/>
      <w:lvlJc w:val="left"/>
      <w:pPr>
        <w:ind w:left="2056" w:hanging="1041"/>
      </w:pPr>
      <w:rPr/>
    </w:lvl>
    <w:lvl w:ilvl="2">
      <w:start w:val="0"/>
      <w:numFmt w:val="bullet"/>
      <w:lvlText w:val="•"/>
      <w:lvlJc w:val="left"/>
      <w:pPr>
        <w:ind w:left="2932" w:hanging="1041"/>
      </w:pPr>
      <w:rPr/>
    </w:lvl>
    <w:lvl w:ilvl="3">
      <w:start w:val="0"/>
      <w:numFmt w:val="bullet"/>
      <w:lvlText w:val="•"/>
      <w:lvlJc w:val="left"/>
      <w:pPr>
        <w:ind w:left="3808" w:hanging="1040.9999999999995"/>
      </w:pPr>
      <w:rPr/>
    </w:lvl>
    <w:lvl w:ilvl="4">
      <w:start w:val="0"/>
      <w:numFmt w:val="bullet"/>
      <w:lvlText w:val="•"/>
      <w:lvlJc w:val="left"/>
      <w:pPr>
        <w:ind w:left="4684" w:hanging="1041.0000000000005"/>
      </w:pPr>
      <w:rPr/>
    </w:lvl>
    <w:lvl w:ilvl="5">
      <w:start w:val="0"/>
      <w:numFmt w:val="bullet"/>
      <w:lvlText w:val="•"/>
      <w:lvlJc w:val="left"/>
      <w:pPr>
        <w:ind w:left="5560" w:hanging="1041"/>
      </w:pPr>
      <w:rPr/>
    </w:lvl>
    <w:lvl w:ilvl="6">
      <w:start w:val="0"/>
      <w:numFmt w:val="bullet"/>
      <w:lvlText w:val="•"/>
      <w:lvlJc w:val="left"/>
      <w:pPr>
        <w:ind w:left="6436" w:hanging="1041"/>
      </w:pPr>
      <w:rPr/>
    </w:lvl>
    <w:lvl w:ilvl="7">
      <w:start w:val="0"/>
      <w:numFmt w:val="bullet"/>
      <w:lvlText w:val="•"/>
      <w:lvlJc w:val="left"/>
      <w:pPr>
        <w:ind w:left="7312" w:hanging="1041"/>
      </w:pPr>
      <w:rPr/>
    </w:lvl>
    <w:lvl w:ilvl="8">
      <w:start w:val="0"/>
      <w:numFmt w:val="bullet"/>
      <w:lvlText w:val="•"/>
      <w:lvlJc w:val="left"/>
      <w:pPr>
        <w:ind w:left="8188" w:hanging="1041.000000000001"/>
      </w:pPr>
      <w:rPr/>
    </w:lvl>
  </w:abstractNum>
  <w:abstractNum w:abstractNumId="4">
    <w:lvl w:ilvl="0">
      <w:start w:val="24"/>
      <w:numFmt w:val="decimal"/>
      <w:lvlText w:val="%1"/>
      <w:lvlJc w:val="left"/>
      <w:pPr>
        <w:ind w:left="1880" w:hanging="1069"/>
      </w:pPr>
      <w:rPr>
        <w:rFonts w:ascii="Alegreya Sans" w:cs="Alegreya Sans" w:eastAsia="Alegreya Sans" w:hAnsi="Alegreya Sans"/>
        <w:b w:val="0"/>
        <w:i w:val="0"/>
        <w:sz w:val="16"/>
        <w:szCs w:val="16"/>
      </w:rPr>
    </w:lvl>
    <w:lvl w:ilvl="1">
      <w:start w:val="0"/>
      <w:numFmt w:val="bullet"/>
      <w:lvlText w:val="•"/>
      <w:lvlJc w:val="left"/>
      <w:pPr>
        <w:ind w:left="2686" w:hanging="1068.9999999999998"/>
      </w:pPr>
      <w:rPr/>
    </w:lvl>
    <w:lvl w:ilvl="2">
      <w:start w:val="0"/>
      <w:numFmt w:val="bullet"/>
      <w:lvlText w:val="•"/>
      <w:lvlJc w:val="left"/>
      <w:pPr>
        <w:ind w:left="3492" w:hanging="1069"/>
      </w:pPr>
      <w:rPr/>
    </w:lvl>
    <w:lvl w:ilvl="3">
      <w:start w:val="0"/>
      <w:numFmt w:val="bullet"/>
      <w:lvlText w:val="•"/>
      <w:lvlJc w:val="left"/>
      <w:pPr>
        <w:ind w:left="4298" w:hanging="1069"/>
      </w:pPr>
      <w:rPr/>
    </w:lvl>
    <w:lvl w:ilvl="4">
      <w:start w:val="0"/>
      <w:numFmt w:val="bullet"/>
      <w:lvlText w:val="•"/>
      <w:lvlJc w:val="left"/>
      <w:pPr>
        <w:ind w:left="5104" w:hanging="1069"/>
      </w:pPr>
      <w:rPr/>
    </w:lvl>
    <w:lvl w:ilvl="5">
      <w:start w:val="0"/>
      <w:numFmt w:val="bullet"/>
      <w:lvlText w:val="•"/>
      <w:lvlJc w:val="left"/>
      <w:pPr>
        <w:ind w:left="5910" w:hanging="1069"/>
      </w:pPr>
      <w:rPr/>
    </w:lvl>
    <w:lvl w:ilvl="6">
      <w:start w:val="0"/>
      <w:numFmt w:val="bullet"/>
      <w:lvlText w:val="•"/>
      <w:lvlJc w:val="left"/>
      <w:pPr>
        <w:ind w:left="6716" w:hanging="1069"/>
      </w:pPr>
      <w:rPr/>
    </w:lvl>
    <w:lvl w:ilvl="7">
      <w:start w:val="0"/>
      <w:numFmt w:val="bullet"/>
      <w:lvlText w:val="•"/>
      <w:lvlJc w:val="left"/>
      <w:pPr>
        <w:ind w:left="7522" w:hanging="1068.999999999999"/>
      </w:pPr>
      <w:rPr/>
    </w:lvl>
    <w:lvl w:ilvl="8">
      <w:start w:val="0"/>
      <w:numFmt w:val="bullet"/>
      <w:lvlText w:val="•"/>
      <w:lvlJc w:val="left"/>
      <w:pPr>
        <w:ind w:left="8328" w:hanging="1069"/>
      </w:pPr>
      <w:rPr/>
    </w:lvl>
  </w:abstractNum>
  <w:abstractNum w:abstractNumId="5">
    <w:lvl w:ilvl="0">
      <w:start w:val="17"/>
      <w:numFmt w:val="decimal"/>
      <w:lvlText w:val="%1"/>
      <w:lvlJc w:val="left"/>
      <w:pPr>
        <w:ind w:left="1880" w:hanging="1041"/>
      </w:pPr>
      <w:rPr>
        <w:rFonts w:ascii="Alegreya Sans" w:cs="Alegreya Sans" w:eastAsia="Alegreya Sans" w:hAnsi="Alegreya Sans"/>
        <w:b w:val="0"/>
        <w:i w:val="0"/>
        <w:sz w:val="16"/>
        <w:szCs w:val="16"/>
      </w:rPr>
    </w:lvl>
    <w:lvl w:ilvl="1">
      <w:start w:val="0"/>
      <w:numFmt w:val="bullet"/>
      <w:lvlText w:val="•"/>
      <w:lvlJc w:val="left"/>
      <w:pPr>
        <w:ind w:left="2686" w:hanging="1040.9999999999998"/>
      </w:pPr>
      <w:rPr/>
    </w:lvl>
    <w:lvl w:ilvl="2">
      <w:start w:val="0"/>
      <w:numFmt w:val="bullet"/>
      <w:lvlText w:val="•"/>
      <w:lvlJc w:val="left"/>
      <w:pPr>
        <w:ind w:left="3492" w:hanging="1041"/>
      </w:pPr>
      <w:rPr/>
    </w:lvl>
    <w:lvl w:ilvl="3">
      <w:start w:val="0"/>
      <w:numFmt w:val="bullet"/>
      <w:lvlText w:val="•"/>
      <w:lvlJc w:val="left"/>
      <w:pPr>
        <w:ind w:left="4298" w:hanging="1040.9999999999995"/>
      </w:pPr>
      <w:rPr/>
    </w:lvl>
    <w:lvl w:ilvl="4">
      <w:start w:val="0"/>
      <w:numFmt w:val="bullet"/>
      <w:lvlText w:val="•"/>
      <w:lvlJc w:val="left"/>
      <w:pPr>
        <w:ind w:left="5104" w:hanging="1041.0000000000005"/>
      </w:pPr>
      <w:rPr/>
    </w:lvl>
    <w:lvl w:ilvl="5">
      <w:start w:val="0"/>
      <w:numFmt w:val="bullet"/>
      <w:lvlText w:val="•"/>
      <w:lvlJc w:val="left"/>
      <w:pPr>
        <w:ind w:left="5910" w:hanging="1041"/>
      </w:pPr>
      <w:rPr/>
    </w:lvl>
    <w:lvl w:ilvl="6">
      <w:start w:val="0"/>
      <w:numFmt w:val="bullet"/>
      <w:lvlText w:val="•"/>
      <w:lvlJc w:val="left"/>
      <w:pPr>
        <w:ind w:left="6716" w:hanging="1041"/>
      </w:pPr>
      <w:rPr/>
    </w:lvl>
    <w:lvl w:ilvl="7">
      <w:start w:val="0"/>
      <w:numFmt w:val="bullet"/>
      <w:lvlText w:val="•"/>
      <w:lvlJc w:val="left"/>
      <w:pPr>
        <w:ind w:left="7522" w:hanging="1041"/>
      </w:pPr>
      <w:rPr/>
    </w:lvl>
    <w:lvl w:ilvl="8">
      <w:start w:val="0"/>
      <w:numFmt w:val="bullet"/>
      <w:lvlText w:val="•"/>
      <w:lvlJc w:val="left"/>
      <w:pPr>
        <w:ind w:left="8328" w:hanging="1041.000000000001"/>
      </w:pPr>
      <w:rPr/>
    </w:lvl>
  </w:abstractNum>
  <w:abstractNum w:abstractNumId="6">
    <w:lvl w:ilvl="0">
      <w:start w:val="15"/>
      <w:numFmt w:val="decimal"/>
      <w:lvlText w:val="%1"/>
      <w:lvlJc w:val="left"/>
      <w:pPr>
        <w:ind w:left="1880" w:hanging="1041"/>
      </w:pPr>
      <w:rPr>
        <w:rFonts w:ascii="Alegreya Sans" w:cs="Alegreya Sans" w:eastAsia="Alegreya Sans" w:hAnsi="Alegreya Sans"/>
        <w:b w:val="0"/>
        <w:i w:val="0"/>
        <w:sz w:val="16"/>
        <w:szCs w:val="16"/>
      </w:rPr>
    </w:lvl>
    <w:lvl w:ilvl="1">
      <w:start w:val="0"/>
      <w:numFmt w:val="bullet"/>
      <w:lvlText w:val="•"/>
      <w:lvlJc w:val="left"/>
      <w:pPr>
        <w:ind w:left="2686" w:hanging="1040.9999999999998"/>
      </w:pPr>
      <w:rPr/>
    </w:lvl>
    <w:lvl w:ilvl="2">
      <w:start w:val="0"/>
      <w:numFmt w:val="bullet"/>
      <w:lvlText w:val="•"/>
      <w:lvlJc w:val="left"/>
      <w:pPr>
        <w:ind w:left="3492" w:hanging="1041"/>
      </w:pPr>
      <w:rPr/>
    </w:lvl>
    <w:lvl w:ilvl="3">
      <w:start w:val="0"/>
      <w:numFmt w:val="bullet"/>
      <w:lvlText w:val="•"/>
      <w:lvlJc w:val="left"/>
      <w:pPr>
        <w:ind w:left="4298" w:hanging="1040.9999999999995"/>
      </w:pPr>
      <w:rPr/>
    </w:lvl>
    <w:lvl w:ilvl="4">
      <w:start w:val="0"/>
      <w:numFmt w:val="bullet"/>
      <w:lvlText w:val="•"/>
      <w:lvlJc w:val="left"/>
      <w:pPr>
        <w:ind w:left="5104" w:hanging="1041.0000000000005"/>
      </w:pPr>
      <w:rPr/>
    </w:lvl>
    <w:lvl w:ilvl="5">
      <w:start w:val="0"/>
      <w:numFmt w:val="bullet"/>
      <w:lvlText w:val="•"/>
      <w:lvlJc w:val="left"/>
      <w:pPr>
        <w:ind w:left="5910" w:hanging="1041"/>
      </w:pPr>
      <w:rPr/>
    </w:lvl>
    <w:lvl w:ilvl="6">
      <w:start w:val="0"/>
      <w:numFmt w:val="bullet"/>
      <w:lvlText w:val="•"/>
      <w:lvlJc w:val="left"/>
      <w:pPr>
        <w:ind w:left="6716" w:hanging="1041"/>
      </w:pPr>
      <w:rPr/>
    </w:lvl>
    <w:lvl w:ilvl="7">
      <w:start w:val="0"/>
      <w:numFmt w:val="bullet"/>
      <w:lvlText w:val="•"/>
      <w:lvlJc w:val="left"/>
      <w:pPr>
        <w:ind w:left="7522" w:hanging="1041"/>
      </w:pPr>
      <w:rPr/>
    </w:lvl>
    <w:lvl w:ilvl="8">
      <w:start w:val="0"/>
      <w:numFmt w:val="bullet"/>
      <w:lvlText w:val="•"/>
      <w:lvlJc w:val="left"/>
      <w:pPr>
        <w:ind w:left="8328" w:hanging="1041.000000000001"/>
      </w:pPr>
      <w:rPr/>
    </w:lvl>
  </w:abstractNum>
  <w:abstractNum w:abstractNumId="7">
    <w:lvl w:ilvl="0">
      <w:start w:val="3"/>
      <w:numFmt w:val="decimal"/>
      <w:lvlText w:val="%1"/>
      <w:lvlJc w:val="left"/>
      <w:pPr>
        <w:ind w:left="1880" w:hanging="985"/>
      </w:pPr>
      <w:rPr>
        <w:rFonts w:ascii="Alegreya Sans" w:cs="Alegreya Sans" w:eastAsia="Alegreya Sans" w:hAnsi="Alegreya Sans"/>
        <w:b w:val="0"/>
        <w:i w:val="0"/>
        <w:sz w:val="16"/>
        <w:szCs w:val="16"/>
      </w:rPr>
    </w:lvl>
    <w:lvl w:ilvl="1">
      <w:start w:val="0"/>
      <w:numFmt w:val="bullet"/>
      <w:lvlText w:val="•"/>
      <w:lvlJc w:val="left"/>
      <w:pPr>
        <w:ind w:left="2686" w:hanging="984.9999999999998"/>
      </w:pPr>
      <w:rPr/>
    </w:lvl>
    <w:lvl w:ilvl="2">
      <w:start w:val="0"/>
      <w:numFmt w:val="bullet"/>
      <w:lvlText w:val="•"/>
      <w:lvlJc w:val="left"/>
      <w:pPr>
        <w:ind w:left="3492" w:hanging="985"/>
      </w:pPr>
      <w:rPr/>
    </w:lvl>
    <w:lvl w:ilvl="3">
      <w:start w:val="0"/>
      <w:numFmt w:val="bullet"/>
      <w:lvlText w:val="•"/>
      <w:lvlJc w:val="left"/>
      <w:pPr>
        <w:ind w:left="4298" w:hanging="985"/>
      </w:pPr>
      <w:rPr/>
    </w:lvl>
    <w:lvl w:ilvl="4">
      <w:start w:val="0"/>
      <w:numFmt w:val="bullet"/>
      <w:lvlText w:val="•"/>
      <w:lvlJc w:val="left"/>
      <w:pPr>
        <w:ind w:left="5104" w:hanging="985"/>
      </w:pPr>
      <w:rPr/>
    </w:lvl>
    <w:lvl w:ilvl="5">
      <w:start w:val="0"/>
      <w:numFmt w:val="bullet"/>
      <w:lvlText w:val="•"/>
      <w:lvlJc w:val="left"/>
      <w:pPr>
        <w:ind w:left="5910" w:hanging="985"/>
      </w:pPr>
      <w:rPr/>
    </w:lvl>
    <w:lvl w:ilvl="6">
      <w:start w:val="0"/>
      <w:numFmt w:val="bullet"/>
      <w:lvlText w:val="•"/>
      <w:lvlJc w:val="left"/>
      <w:pPr>
        <w:ind w:left="6716" w:hanging="985"/>
      </w:pPr>
      <w:rPr/>
    </w:lvl>
    <w:lvl w:ilvl="7">
      <w:start w:val="0"/>
      <w:numFmt w:val="bullet"/>
      <w:lvlText w:val="•"/>
      <w:lvlJc w:val="left"/>
      <w:pPr>
        <w:ind w:left="7522" w:hanging="985"/>
      </w:pPr>
      <w:rPr/>
    </w:lvl>
    <w:lvl w:ilvl="8">
      <w:start w:val="0"/>
      <w:numFmt w:val="bullet"/>
      <w:lvlText w:val="•"/>
      <w:lvlJc w:val="left"/>
      <w:pPr>
        <w:ind w:left="8328" w:hanging="985"/>
      </w:pPr>
      <w:rPr/>
    </w:lvl>
  </w:abstractNum>
  <w:abstractNum w:abstractNumId="8">
    <w:lvl w:ilvl="0">
      <w:start w:val="3"/>
      <w:numFmt w:val="decimal"/>
      <w:lvlText w:val="%1"/>
      <w:lvlJc w:val="left"/>
      <w:pPr>
        <w:ind w:left="1709" w:hanging="550"/>
      </w:pPr>
      <w:rPr/>
    </w:lvl>
    <w:lvl w:ilvl="1">
      <w:start w:val="1"/>
      <w:numFmt w:val="decimal"/>
      <w:lvlText w:val="%1.%2"/>
      <w:lvlJc w:val="left"/>
      <w:pPr>
        <w:ind w:left="1709" w:hanging="550"/>
      </w:pPr>
      <w:rPr>
        <w:rFonts w:ascii="Alegreya" w:cs="Alegreya" w:eastAsia="Alegreya" w:hAnsi="Alegreya"/>
        <w:b w:val="0"/>
        <w:i w:val="0"/>
        <w:sz w:val="24"/>
        <w:szCs w:val="24"/>
      </w:rPr>
    </w:lvl>
    <w:lvl w:ilvl="2">
      <w:start w:val="0"/>
      <w:numFmt w:val="bullet"/>
      <w:lvlText w:val="•"/>
      <w:lvlJc w:val="left"/>
      <w:pPr>
        <w:ind w:left="3348" w:hanging="550"/>
      </w:pPr>
      <w:rPr/>
    </w:lvl>
    <w:lvl w:ilvl="3">
      <w:start w:val="0"/>
      <w:numFmt w:val="bullet"/>
      <w:lvlText w:val="•"/>
      <w:lvlJc w:val="left"/>
      <w:pPr>
        <w:ind w:left="4172" w:hanging="550"/>
      </w:pPr>
      <w:rPr/>
    </w:lvl>
    <w:lvl w:ilvl="4">
      <w:start w:val="0"/>
      <w:numFmt w:val="bullet"/>
      <w:lvlText w:val="•"/>
      <w:lvlJc w:val="left"/>
      <w:pPr>
        <w:ind w:left="4996" w:hanging="550"/>
      </w:pPr>
      <w:rPr/>
    </w:lvl>
    <w:lvl w:ilvl="5">
      <w:start w:val="0"/>
      <w:numFmt w:val="bullet"/>
      <w:lvlText w:val="•"/>
      <w:lvlJc w:val="left"/>
      <w:pPr>
        <w:ind w:left="5820" w:hanging="550"/>
      </w:pPr>
      <w:rPr/>
    </w:lvl>
    <w:lvl w:ilvl="6">
      <w:start w:val="0"/>
      <w:numFmt w:val="bullet"/>
      <w:lvlText w:val="•"/>
      <w:lvlJc w:val="left"/>
      <w:pPr>
        <w:ind w:left="6644" w:hanging="550"/>
      </w:pPr>
      <w:rPr/>
    </w:lvl>
    <w:lvl w:ilvl="7">
      <w:start w:val="0"/>
      <w:numFmt w:val="bullet"/>
      <w:lvlText w:val="•"/>
      <w:lvlJc w:val="left"/>
      <w:pPr>
        <w:ind w:left="7468" w:hanging="550"/>
      </w:pPr>
      <w:rPr/>
    </w:lvl>
    <w:lvl w:ilvl="8">
      <w:start w:val="0"/>
      <w:numFmt w:val="bullet"/>
      <w:lvlText w:val="•"/>
      <w:lvlJc w:val="left"/>
      <w:pPr>
        <w:ind w:left="8292" w:hanging="550"/>
      </w:pPr>
      <w:rPr/>
    </w:lvl>
  </w:abstractNum>
  <w:abstractNum w:abstractNumId="9">
    <w:lvl w:ilvl="0">
      <w:start w:val="26"/>
      <w:numFmt w:val="decimal"/>
      <w:lvlText w:val="%1"/>
      <w:lvlJc w:val="left"/>
      <w:pPr>
        <w:ind w:left="1188" w:hanging="1067"/>
      </w:pPr>
      <w:rPr>
        <w:rFonts w:ascii="Alegreya Sans" w:cs="Alegreya Sans" w:eastAsia="Alegreya Sans" w:hAnsi="Alegreya Sans"/>
        <w:b w:val="0"/>
        <w:i w:val="0"/>
        <w:sz w:val="16"/>
        <w:szCs w:val="16"/>
      </w:rPr>
    </w:lvl>
    <w:lvl w:ilvl="1">
      <w:start w:val="0"/>
      <w:numFmt w:val="bullet"/>
      <w:lvlText w:val="•"/>
      <w:lvlJc w:val="left"/>
      <w:pPr>
        <w:ind w:left="2056" w:hanging="1067"/>
      </w:pPr>
      <w:rPr/>
    </w:lvl>
    <w:lvl w:ilvl="2">
      <w:start w:val="0"/>
      <w:numFmt w:val="bullet"/>
      <w:lvlText w:val="•"/>
      <w:lvlJc w:val="left"/>
      <w:pPr>
        <w:ind w:left="2932" w:hanging="1067"/>
      </w:pPr>
      <w:rPr/>
    </w:lvl>
    <w:lvl w:ilvl="3">
      <w:start w:val="0"/>
      <w:numFmt w:val="bullet"/>
      <w:lvlText w:val="•"/>
      <w:lvlJc w:val="left"/>
      <w:pPr>
        <w:ind w:left="3808" w:hanging="1067"/>
      </w:pPr>
      <w:rPr/>
    </w:lvl>
    <w:lvl w:ilvl="4">
      <w:start w:val="0"/>
      <w:numFmt w:val="bullet"/>
      <w:lvlText w:val="•"/>
      <w:lvlJc w:val="left"/>
      <w:pPr>
        <w:ind w:left="4684" w:hanging="1067"/>
      </w:pPr>
      <w:rPr/>
    </w:lvl>
    <w:lvl w:ilvl="5">
      <w:start w:val="0"/>
      <w:numFmt w:val="bullet"/>
      <w:lvlText w:val="•"/>
      <w:lvlJc w:val="left"/>
      <w:pPr>
        <w:ind w:left="5560" w:hanging="1067"/>
      </w:pPr>
      <w:rPr/>
    </w:lvl>
    <w:lvl w:ilvl="6">
      <w:start w:val="0"/>
      <w:numFmt w:val="bullet"/>
      <w:lvlText w:val="•"/>
      <w:lvlJc w:val="left"/>
      <w:pPr>
        <w:ind w:left="6436" w:hanging="1067"/>
      </w:pPr>
      <w:rPr/>
    </w:lvl>
    <w:lvl w:ilvl="7">
      <w:start w:val="0"/>
      <w:numFmt w:val="bullet"/>
      <w:lvlText w:val="•"/>
      <w:lvlJc w:val="left"/>
      <w:pPr>
        <w:ind w:left="7312" w:hanging="1067"/>
      </w:pPr>
      <w:rPr/>
    </w:lvl>
    <w:lvl w:ilvl="8">
      <w:start w:val="0"/>
      <w:numFmt w:val="bullet"/>
      <w:lvlText w:val="•"/>
      <w:lvlJc w:val="left"/>
      <w:pPr>
        <w:ind w:left="8188" w:hanging="1067.000000000001"/>
      </w:pPr>
      <w:rPr/>
    </w:lvl>
  </w:abstractNum>
  <w:abstractNum w:abstractNumId="10">
    <w:lvl w:ilvl="0">
      <w:start w:val="3"/>
      <w:numFmt w:val="decimal"/>
      <w:lvlText w:val="%1"/>
      <w:lvlJc w:val="left"/>
      <w:pPr>
        <w:ind w:left="1018" w:hanging="550"/>
      </w:pPr>
      <w:rPr/>
    </w:lvl>
    <w:lvl w:ilvl="1">
      <w:start w:val="1"/>
      <w:numFmt w:val="decimal"/>
      <w:lvlText w:val="%1.%2"/>
      <w:lvlJc w:val="left"/>
      <w:pPr>
        <w:ind w:left="1018" w:hanging="550"/>
      </w:pPr>
      <w:rPr>
        <w:rFonts w:ascii="Alegreya" w:cs="Alegreya" w:eastAsia="Alegreya" w:hAnsi="Alegreya"/>
        <w:b w:val="0"/>
        <w:i w:val="0"/>
        <w:sz w:val="24"/>
        <w:szCs w:val="24"/>
      </w:rPr>
    </w:lvl>
    <w:lvl w:ilvl="2">
      <w:start w:val="0"/>
      <w:numFmt w:val="bullet"/>
      <w:lvlText w:val="•"/>
      <w:lvlJc w:val="left"/>
      <w:pPr>
        <w:ind w:left="2804" w:hanging="550"/>
      </w:pPr>
      <w:rPr/>
    </w:lvl>
    <w:lvl w:ilvl="3">
      <w:start w:val="0"/>
      <w:numFmt w:val="bullet"/>
      <w:lvlText w:val="•"/>
      <w:lvlJc w:val="left"/>
      <w:pPr>
        <w:ind w:left="3696" w:hanging="550"/>
      </w:pPr>
      <w:rPr/>
    </w:lvl>
    <w:lvl w:ilvl="4">
      <w:start w:val="0"/>
      <w:numFmt w:val="bullet"/>
      <w:lvlText w:val="•"/>
      <w:lvlJc w:val="left"/>
      <w:pPr>
        <w:ind w:left="4588" w:hanging="550"/>
      </w:pPr>
      <w:rPr/>
    </w:lvl>
    <w:lvl w:ilvl="5">
      <w:start w:val="0"/>
      <w:numFmt w:val="bullet"/>
      <w:lvlText w:val="•"/>
      <w:lvlJc w:val="left"/>
      <w:pPr>
        <w:ind w:left="5480" w:hanging="550"/>
      </w:pPr>
      <w:rPr/>
    </w:lvl>
    <w:lvl w:ilvl="6">
      <w:start w:val="0"/>
      <w:numFmt w:val="bullet"/>
      <w:lvlText w:val="•"/>
      <w:lvlJc w:val="left"/>
      <w:pPr>
        <w:ind w:left="6372" w:hanging="550"/>
      </w:pPr>
      <w:rPr/>
    </w:lvl>
    <w:lvl w:ilvl="7">
      <w:start w:val="0"/>
      <w:numFmt w:val="bullet"/>
      <w:lvlText w:val="•"/>
      <w:lvlJc w:val="left"/>
      <w:pPr>
        <w:ind w:left="7264" w:hanging="550"/>
      </w:pPr>
      <w:rPr/>
    </w:lvl>
    <w:lvl w:ilvl="8">
      <w:start w:val="0"/>
      <w:numFmt w:val="bullet"/>
      <w:lvlText w:val="•"/>
      <w:lvlJc w:val="left"/>
      <w:pPr>
        <w:ind w:left="8156" w:hanging="550"/>
      </w:pPr>
      <w:rPr/>
    </w:lvl>
  </w:abstractNum>
  <w:abstractNum w:abstractNumId="11">
    <w:lvl w:ilvl="0">
      <w:start w:val="2"/>
      <w:numFmt w:val="decimal"/>
      <w:lvlText w:val="%1"/>
      <w:lvlJc w:val="left"/>
      <w:pPr>
        <w:ind w:left="1018" w:hanging="550"/>
      </w:pPr>
      <w:rPr/>
    </w:lvl>
    <w:lvl w:ilvl="1">
      <w:start w:val="1"/>
      <w:numFmt w:val="decimal"/>
      <w:lvlText w:val="%1.%2"/>
      <w:lvlJc w:val="left"/>
      <w:pPr>
        <w:ind w:left="1018" w:hanging="550"/>
      </w:pPr>
      <w:rPr>
        <w:rFonts w:ascii="Alegreya" w:cs="Alegreya" w:eastAsia="Alegreya" w:hAnsi="Alegreya"/>
        <w:b w:val="0"/>
        <w:i w:val="0"/>
        <w:sz w:val="24"/>
        <w:szCs w:val="24"/>
      </w:rPr>
    </w:lvl>
    <w:lvl w:ilvl="2">
      <w:start w:val="0"/>
      <w:numFmt w:val="bullet"/>
      <w:lvlText w:val="•"/>
      <w:lvlJc w:val="left"/>
      <w:pPr>
        <w:ind w:left="2804" w:hanging="550"/>
      </w:pPr>
      <w:rPr/>
    </w:lvl>
    <w:lvl w:ilvl="3">
      <w:start w:val="0"/>
      <w:numFmt w:val="bullet"/>
      <w:lvlText w:val="•"/>
      <w:lvlJc w:val="left"/>
      <w:pPr>
        <w:ind w:left="3696" w:hanging="550"/>
      </w:pPr>
      <w:rPr/>
    </w:lvl>
    <w:lvl w:ilvl="4">
      <w:start w:val="0"/>
      <w:numFmt w:val="bullet"/>
      <w:lvlText w:val="•"/>
      <w:lvlJc w:val="left"/>
      <w:pPr>
        <w:ind w:left="4588" w:hanging="550"/>
      </w:pPr>
      <w:rPr/>
    </w:lvl>
    <w:lvl w:ilvl="5">
      <w:start w:val="0"/>
      <w:numFmt w:val="bullet"/>
      <w:lvlText w:val="•"/>
      <w:lvlJc w:val="left"/>
      <w:pPr>
        <w:ind w:left="5480" w:hanging="550"/>
      </w:pPr>
      <w:rPr/>
    </w:lvl>
    <w:lvl w:ilvl="6">
      <w:start w:val="0"/>
      <w:numFmt w:val="bullet"/>
      <w:lvlText w:val="•"/>
      <w:lvlJc w:val="left"/>
      <w:pPr>
        <w:ind w:left="6372" w:hanging="550"/>
      </w:pPr>
      <w:rPr/>
    </w:lvl>
    <w:lvl w:ilvl="7">
      <w:start w:val="0"/>
      <w:numFmt w:val="bullet"/>
      <w:lvlText w:val="•"/>
      <w:lvlJc w:val="left"/>
      <w:pPr>
        <w:ind w:left="7264" w:hanging="550"/>
      </w:pPr>
      <w:rPr/>
    </w:lvl>
    <w:lvl w:ilvl="8">
      <w:start w:val="0"/>
      <w:numFmt w:val="bullet"/>
      <w:lvlText w:val="•"/>
      <w:lvlJc w:val="left"/>
      <w:pPr>
        <w:ind w:left="8156" w:hanging="550"/>
      </w:pPr>
      <w:rPr/>
    </w:lvl>
  </w:abstractNum>
  <w:abstractNum w:abstractNumId="12">
    <w:lvl w:ilvl="0">
      <w:start w:val="17"/>
      <w:numFmt w:val="decimal"/>
      <w:lvlText w:val="%1"/>
      <w:lvlJc w:val="left"/>
      <w:pPr>
        <w:ind w:left="1880" w:hanging="1041"/>
      </w:pPr>
      <w:rPr>
        <w:rFonts w:ascii="Alegreya Sans" w:cs="Alegreya Sans" w:eastAsia="Alegreya Sans" w:hAnsi="Alegreya Sans"/>
        <w:b w:val="0"/>
        <w:i w:val="0"/>
        <w:sz w:val="16"/>
        <w:szCs w:val="16"/>
      </w:rPr>
    </w:lvl>
    <w:lvl w:ilvl="1">
      <w:start w:val="0"/>
      <w:numFmt w:val="bullet"/>
      <w:lvlText w:val="•"/>
      <w:lvlJc w:val="left"/>
      <w:pPr>
        <w:ind w:left="2686" w:hanging="1040.9999999999998"/>
      </w:pPr>
      <w:rPr/>
    </w:lvl>
    <w:lvl w:ilvl="2">
      <w:start w:val="0"/>
      <w:numFmt w:val="bullet"/>
      <w:lvlText w:val="•"/>
      <w:lvlJc w:val="left"/>
      <w:pPr>
        <w:ind w:left="3492" w:hanging="1041"/>
      </w:pPr>
      <w:rPr/>
    </w:lvl>
    <w:lvl w:ilvl="3">
      <w:start w:val="0"/>
      <w:numFmt w:val="bullet"/>
      <w:lvlText w:val="•"/>
      <w:lvlJc w:val="left"/>
      <w:pPr>
        <w:ind w:left="4298" w:hanging="1040.9999999999995"/>
      </w:pPr>
      <w:rPr/>
    </w:lvl>
    <w:lvl w:ilvl="4">
      <w:start w:val="0"/>
      <w:numFmt w:val="bullet"/>
      <w:lvlText w:val="•"/>
      <w:lvlJc w:val="left"/>
      <w:pPr>
        <w:ind w:left="5104" w:hanging="1041.0000000000005"/>
      </w:pPr>
      <w:rPr/>
    </w:lvl>
    <w:lvl w:ilvl="5">
      <w:start w:val="0"/>
      <w:numFmt w:val="bullet"/>
      <w:lvlText w:val="•"/>
      <w:lvlJc w:val="left"/>
      <w:pPr>
        <w:ind w:left="5910" w:hanging="1041"/>
      </w:pPr>
      <w:rPr/>
    </w:lvl>
    <w:lvl w:ilvl="6">
      <w:start w:val="0"/>
      <w:numFmt w:val="bullet"/>
      <w:lvlText w:val="•"/>
      <w:lvlJc w:val="left"/>
      <w:pPr>
        <w:ind w:left="6716" w:hanging="1041"/>
      </w:pPr>
      <w:rPr/>
    </w:lvl>
    <w:lvl w:ilvl="7">
      <w:start w:val="0"/>
      <w:numFmt w:val="bullet"/>
      <w:lvlText w:val="•"/>
      <w:lvlJc w:val="left"/>
      <w:pPr>
        <w:ind w:left="7522" w:hanging="1041"/>
      </w:pPr>
      <w:rPr/>
    </w:lvl>
    <w:lvl w:ilvl="8">
      <w:start w:val="0"/>
      <w:numFmt w:val="bullet"/>
      <w:lvlText w:val="•"/>
      <w:lvlJc w:val="left"/>
      <w:pPr>
        <w:ind w:left="8328" w:hanging="1041.000000000001"/>
      </w:pPr>
      <w:rPr/>
    </w:lvl>
  </w:abstractNum>
  <w:abstractNum w:abstractNumId="13">
    <w:lvl w:ilvl="0">
      <w:start w:val="23"/>
      <w:numFmt w:val="decimal"/>
      <w:lvlText w:val="%1"/>
      <w:lvlJc w:val="left"/>
      <w:pPr>
        <w:ind w:left="1188" w:hanging="1058"/>
      </w:pPr>
      <w:rPr>
        <w:rFonts w:ascii="Alegreya Sans" w:cs="Alegreya Sans" w:eastAsia="Alegreya Sans" w:hAnsi="Alegreya Sans"/>
        <w:b w:val="0"/>
        <w:i w:val="0"/>
        <w:sz w:val="16"/>
        <w:szCs w:val="16"/>
      </w:rPr>
    </w:lvl>
    <w:lvl w:ilvl="1">
      <w:start w:val="0"/>
      <w:numFmt w:val="bullet"/>
      <w:lvlText w:val="•"/>
      <w:lvlJc w:val="left"/>
      <w:pPr>
        <w:ind w:left="2056" w:hanging="1058"/>
      </w:pPr>
      <w:rPr/>
    </w:lvl>
    <w:lvl w:ilvl="2">
      <w:start w:val="0"/>
      <w:numFmt w:val="bullet"/>
      <w:lvlText w:val="•"/>
      <w:lvlJc w:val="left"/>
      <w:pPr>
        <w:ind w:left="2932" w:hanging="1058.0000000000002"/>
      </w:pPr>
      <w:rPr/>
    </w:lvl>
    <w:lvl w:ilvl="3">
      <w:start w:val="0"/>
      <w:numFmt w:val="bullet"/>
      <w:lvlText w:val="•"/>
      <w:lvlJc w:val="left"/>
      <w:pPr>
        <w:ind w:left="3808" w:hanging="1058"/>
      </w:pPr>
      <w:rPr/>
    </w:lvl>
    <w:lvl w:ilvl="4">
      <w:start w:val="0"/>
      <w:numFmt w:val="bullet"/>
      <w:lvlText w:val="•"/>
      <w:lvlJc w:val="left"/>
      <w:pPr>
        <w:ind w:left="4684" w:hanging="1058.0000000000005"/>
      </w:pPr>
      <w:rPr/>
    </w:lvl>
    <w:lvl w:ilvl="5">
      <w:start w:val="0"/>
      <w:numFmt w:val="bullet"/>
      <w:lvlText w:val="•"/>
      <w:lvlJc w:val="left"/>
      <w:pPr>
        <w:ind w:left="5560" w:hanging="1058"/>
      </w:pPr>
      <w:rPr/>
    </w:lvl>
    <w:lvl w:ilvl="6">
      <w:start w:val="0"/>
      <w:numFmt w:val="bullet"/>
      <w:lvlText w:val="•"/>
      <w:lvlJc w:val="left"/>
      <w:pPr>
        <w:ind w:left="6436" w:hanging="1057.999999999999"/>
      </w:pPr>
      <w:rPr/>
    </w:lvl>
    <w:lvl w:ilvl="7">
      <w:start w:val="0"/>
      <w:numFmt w:val="bullet"/>
      <w:lvlText w:val="•"/>
      <w:lvlJc w:val="left"/>
      <w:pPr>
        <w:ind w:left="7312" w:hanging="1057.999999999999"/>
      </w:pPr>
      <w:rPr/>
    </w:lvl>
    <w:lvl w:ilvl="8">
      <w:start w:val="0"/>
      <w:numFmt w:val="bullet"/>
      <w:lvlText w:val="•"/>
      <w:lvlJc w:val="left"/>
      <w:pPr>
        <w:ind w:left="8188" w:hanging="1058"/>
      </w:pPr>
      <w:rPr/>
    </w:lvl>
  </w:abstractNum>
  <w:abstractNum w:abstractNumId="14">
    <w:lvl w:ilvl="0">
      <w:start w:val="23"/>
      <w:numFmt w:val="decimal"/>
      <w:lvlText w:val="%1"/>
      <w:lvlJc w:val="left"/>
      <w:pPr>
        <w:ind w:left="1880" w:hanging="1058"/>
      </w:pPr>
      <w:rPr>
        <w:rFonts w:ascii="Alegreya Sans" w:cs="Alegreya Sans" w:eastAsia="Alegreya Sans" w:hAnsi="Alegreya Sans"/>
        <w:b w:val="0"/>
        <w:i w:val="0"/>
        <w:sz w:val="16"/>
        <w:szCs w:val="16"/>
      </w:rPr>
    </w:lvl>
    <w:lvl w:ilvl="1">
      <w:start w:val="0"/>
      <w:numFmt w:val="bullet"/>
      <w:lvlText w:val="•"/>
      <w:lvlJc w:val="left"/>
      <w:pPr>
        <w:ind w:left="2686" w:hanging="1058"/>
      </w:pPr>
      <w:rPr/>
    </w:lvl>
    <w:lvl w:ilvl="2">
      <w:start w:val="0"/>
      <w:numFmt w:val="bullet"/>
      <w:lvlText w:val="•"/>
      <w:lvlJc w:val="left"/>
      <w:pPr>
        <w:ind w:left="3492" w:hanging="1058"/>
      </w:pPr>
      <w:rPr/>
    </w:lvl>
    <w:lvl w:ilvl="3">
      <w:start w:val="0"/>
      <w:numFmt w:val="bullet"/>
      <w:lvlText w:val="•"/>
      <w:lvlJc w:val="left"/>
      <w:pPr>
        <w:ind w:left="4298" w:hanging="1058"/>
      </w:pPr>
      <w:rPr/>
    </w:lvl>
    <w:lvl w:ilvl="4">
      <w:start w:val="0"/>
      <w:numFmt w:val="bullet"/>
      <w:lvlText w:val="•"/>
      <w:lvlJc w:val="left"/>
      <w:pPr>
        <w:ind w:left="5104" w:hanging="1058.0000000000005"/>
      </w:pPr>
      <w:rPr/>
    </w:lvl>
    <w:lvl w:ilvl="5">
      <w:start w:val="0"/>
      <w:numFmt w:val="bullet"/>
      <w:lvlText w:val="•"/>
      <w:lvlJc w:val="left"/>
      <w:pPr>
        <w:ind w:left="5910" w:hanging="1058"/>
      </w:pPr>
      <w:rPr/>
    </w:lvl>
    <w:lvl w:ilvl="6">
      <w:start w:val="0"/>
      <w:numFmt w:val="bullet"/>
      <w:lvlText w:val="•"/>
      <w:lvlJc w:val="left"/>
      <w:pPr>
        <w:ind w:left="6716" w:hanging="1057.999999999999"/>
      </w:pPr>
      <w:rPr/>
    </w:lvl>
    <w:lvl w:ilvl="7">
      <w:start w:val="0"/>
      <w:numFmt w:val="bullet"/>
      <w:lvlText w:val="•"/>
      <w:lvlJc w:val="left"/>
      <w:pPr>
        <w:ind w:left="7522" w:hanging="1057.999999999999"/>
      </w:pPr>
      <w:rPr/>
    </w:lvl>
    <w:lvl w:ilvl="8">
      <w:start w:val="0"/>
      <w:numFmt w:val="bullet"/>
      <w:lvlText w:val="•"/>
      <w:lvlJc w:val="left"/>
      <w:pPr>
        <w:ind w:left="8328" w:hanging="1058"/>
      </w:pPr>
      <w:rPr/>
    </w:lvl>
  </w:abstractNum>
  <w:abstractNum w:abstractNumId="15">
    <w:lvl w:ilvl="0">
      <w:start w:val="2"/>
      <w:numFmt w:val="decimal"/>
      <w:lvlText w:val="%1"/>
      <w:lvlJc w:val="left"/>
      <w:pPr>
        <w:ind w:left="827" w:hanging="358.99999999999994"/>
      </w:pPr>
      <w:rPr>
        <w:rFonts w:ascii="Alegreya" w:cs="Alegreya" w:eastAsia="Alegreya" w:hAnsi="Alegreya"/>
        <w:b w:val="0"/>
        <w:i w:val="0"/>
        <w:sz w:val="24"/>
        <w:szCs w:val="24"/>
      </w:rPr>
    </w:lvl>
    <w:lvl w:ilvl="1">
      <w:start w:val="1"/>
      <w:numFmt w:val="upperLetter"/>
      <w:lvlText w:val="%2"/>
      <w:lvlJc w:val="left"/>
      <w:pPr>
        <w:ind w:left="1518" w:hanging="359"/>
      </w:pPr>
      <w:rPr>
        <w:rFonts w:ascii="Alegreya" w:cs="Alegreya" w:eastAsia="Alegreya" w:hAnsi="Alegreya"/>
        <w:b w:val="0"/>
        <w:i w:val="0"/>
        <w:sz w:val="24"/>
        <w:szCs w:val="24"/>
      </w:rPr>
    </w:lvl>
    <w:lvl w:ilvl="2">
      <w:start w:val="1"/>
      <w:numFmt w:val="decimal"/>
      <w:lvlText w:val="%2.%3"/>
      <w:lvlJc w:val="left"/>
      <w:pPr>
        <w:ind w:left="1709" w:hanging="550"/>
      </w:pPr>
      <w:rPr>
        <w:rFonts w:ascii="Alegreya" w:cs="Alegreya" w:eastAsia="Alegreya" w:hAnsi="Alegreya"/>
        <w:b w:val="0"/>
        <w:i w:val="0"/>
        <w:sz w:val="24"/>
        <w:szCs w:val="24"/>
      </w:rPr>
    </w:lvl>
    <w:lvl w:ilvl="3">
      <w:start w:val="0"/>
      <w:numFmt w:val="bullet"/>
      <w:lvlText w:val="•"/>
      <w:lvlJc w:val="left"/>
      <w:pPr>
        <w:ind w:left="2730" w:hanging="550"/>
      </w:pPr>
      <w:rPr/>
    </w:lvl>
    <w:lvl w:ilvl="4">
      <w:start w:val="0"/>
      <w:numFmt w:val="bullet"/>
      <w:lvlText w:val="•"/>
      <w:lvlJc w:val="left"/>
      <w:pPr>
        <w:ind w:left="3760" w:hanging="550"/>
      </w:pPr>
      <w:rPr/>
    </w:lvl>
    <w:lvl w:ilvl="5">
      <w:start w:val="0"/>
      <w:numFmt w:val="bullet"/>
      <w:lvlText w:val="•"/>
      <w:lvlJc w:val="left"/>
      <w:pPr>
        <w:ind w:left="4790" w:hanging="550"/>
      </w:pPr>
      <w:rPr/>
    </w:lvl>
    <w:lvl w:ilvl="6">
      <w:start w:val="0"/>
      <w:numFmt w:val="bullet"/>
      <w:lvlText w:val="•"/>
      <w:lvlJc w:val="left"/>
      <w:pPr>
        <w:ind w:left="5820" w:hanging="550"/>
      </w:pPr>
      <w:rPr/>
    </w:lvl>
    <w:lvl w:ilvl="7">
      <w:start w:val="0"/>
      <w:numFmt w:val="bullet"/>
      <w:lvlText w:val="•"/>
      <w:lvlJc w:val="left"/>
      <w:pPr>
        <w:ind w:left="6850" w:hanging="550"/>
      </w:pPr>
      <w:rPr/>
    </w:lvl>
    <w:lvl w:ilvl="8">
      <w:start w:val="0"/>
      <w:numFmt w:val="bullet"/>
      <w:lvlText w:val="•"/>
      <w:lvlJc w:val="left"/>
      <w:pPr>
        <w:ind w:left="7880" w:hanging="55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legreya" w:cs="Alegreya" w:eastAsia="Alegreya" w:hAnsi="Alegrey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legreya" w:cs="Alegreya" w:eastAsia="Alegreya" w:hAnsi="Alegreya"/>
      <w:lang w:bidi="ar-SA" w:eastAsia="en-US" w:val="en-US"/>
    </w:rPr>
  </w:style>
  <w:style w:type="paragraph" w:styleId="BodyText">
    <w:name w:val="Body Text"/>
    <w:basedOn w:val="Normal"/>
    <w:uiPriority w:val="1"/>
    <w:qFormat w:val="1"/>
    <w:pPr>
      <w:spacing w:before="126"/>
    </w:pPr>
    <w:rPr>
      <w:rFonts w:ascii="Alegreya" w:cs="Alegreya" w:eastAsia="Alegreya" w:hAnsi="Alegreya"/>
      <w:sz w:val="24"/>
      <w:szCs w:val="24"/>
      <w:lang w:bidi="ar-SA" w:eastAsia="en-US" w:val="en-US"/>
    </w:rPr>
  </w:style>
  <w:style w:type="paragraph" w:styleId="ListParagraph">
    <w:name w:val="List Paragraph"/>
    <w:basedOn w:val="Normal"/>
    <w:uiPriority w:val="1"/>
    <w:qFormat w:val="1"/>
    <w:pPr>
      <w:spacing w:before="89"/>
      <w:ind w:left="1880" w:hanging="550"/>
    </w:pPr>
    <w:rPr>
      <w:rFonts w:ascii="Fira Mono" w:cs="Fira Mono" w:eastAsia="Fira Mono" w:hAnsi="Fira Mono"/>
      <w:lang w:bidi="ar-SA" w:eastAsia="en-US" w:val="en-US"/>
    </w:rPr>
  </w:style>
  <w:style w:type="paragraph" w:styleId="TableParagraph">
    <w:name w:val="Table Paragraph"/>
    <w:basedOn w:val="Normal"/>
    <w:uiPriority w:val="1"/>
    <w:qFormat w:val="1"/>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2.xml"/><Relationship Id="rId190" Type="http://schemas.openxmlformats.org/officeDocument/2006/relationships/hyperlink" Target="https://centers.fuqua.duke.edu/case/wp-content/uploads/sites/7/2015/02/Report_Clark_DoubleBottomLineProjectReport_2004.pdf" TargetMode="External"/><Relationship Id="rId42" Type="http://schemas.openxmlformats.org/officeDocument/2006/relationships/footer" Target="footer40.xml"/><Relationship Id="rId41" Type="http://schemas.openxmlformats.org/officeDocument/2006/relationships/footer" Target="footer43.xml"/><Relationship Id="rId44" Type="http://schemas.openxmlformats.org/officeDocument/2006/relationships/image" Target="media/image141.png"/><Relationship Id="rId194" Type="http://schemas.openxmlformats.org/officeDocument/2006/relationships/hyperlink" Target="https://doi.org/10.1186/1471-2288-11-100" TargetMode="External"/><Relationship Id="rId43" Type="http://schemas.openxmlformats.org/officeDocument/2006/relationships/footer" Target="footer41.xml"/><Relationship Id="rId193" Type="http://schemas.openxmlformats.org/officeDocument/2006/relationships/hyperlink" Target="https://www.mercurynews.com/2009/04/21/mainstreet-los-gatos-rocketship-blasts-off-to-bridge-the-education-gap/" TargetMode="External"/><Relationship Id="rId46" Type="http://schemas.openxmlformats.org/officeDocument/2006/relationships/hyperlink" Target="https://en.wikipedia.org/wiki/Education_in_the_United_States" TargetMode="External"/><Relationship Id="rId192" Type="http://schemas.openxmlformats.org/officeDocument/2006/relationships/hyperlink" Target="https://www.mercurynews.com/2009/04/21/mainstreet-los-gatos-rocketship-blasts-off-to-bridge-the-education-gap/" TargetMode="External"/><Relationship Id="rId45" Type="http://schemas.openxmlformats.org/officeDocument/2006/relationships/footer" Target="footer46.xml"/><Relationship Id="rId191" Type="http://schemas.openxmlformats.org/officeDocument/2006/relationships/hyperlink" Target="https://files.eric.ed.gov/fulltext/ED012275.pdf" TargetMode="External"/><Relationship Id="rId48" Type="http://schemas.openxmlformats.org/officeDocument/2006/relationships/footer" Target="footer47.xml"/><Relationship Id="rId187" Type="http://schemas.openxmlformats.org/officeDocument/2006/relationships/footer" Target="footer22.xml"/><Relationship Id="rId47" Type="http://schemas.openxmlformats.org/officeDocument/2006/relationships/image" Target="media/image38.png"/><Relationship Id="rId186" Type="http://schemas.openxmlformats.org/officeDocument/2006/relationships/hyperlink" Target="https://citizensleague.org/wp-content/uploads/2017/07/PolicyReportEducationMay-1982.pdf" TargetMode="External"/><Relationship Id="rId185" Type="http://schemas.openxmlformats.org/officeDocument/2006/relationships/hyperlink" Target="https://oag.ca.gov/sites/all/files/agweb/pdfs/publications/coi.pdf" TargetMode="External"/><Relationship Id="rId49" Type="http://schemas.openxmlformats.org/officeDocument/2006/relationships/hyperlink" Target="https://en.wikipedia.org/wiki/Rogerian_argument%23Rapoport%27s_rules" TargetMode="External"/><Relationship Id="rId184" Type="http://schemas.openxmlformats.org/officeDocument/2006/relationships/hyperlink" Target="https://oag.ca.gov/sites/all/files/agweb/pdfs/publications/coi.pdf" TargetMode="External"/><Relationship Id="rId189" Type="http://schemas.openxmlformats.org/officeDocument/2006/relationships/hyperlink" Target="https://centers.fuqua.duke.edu/case/wp-content/uploads/sites/7/2015/02/Report_Clark_DoubleBottomLineProjectReport_2004.pdf" TargetMode="External"/><Relationship Id="rId188" Type="http://schemas.openxmlformats.org/officeDocument/2006/relationships/hyperlink" Target="https://citizensleague.org/wp-content/uploads/2017/07/PolicyReportEducationMay-1982.pdf" TargetMode="External"/><Relationship Id="rId31" Type="http://schemas.openxmlformats.org/officeDocument/2006/relationships/image" Target="media/image145.png"/><Relationship Id="rId30" Type="http://schemas.openxmlformats.org/officeDocument/2006/relationships/footer" Target="footer36.xml"/><Relationship Id="rId33" Type="http://schemas.openxmlformats.org/officeDocument/2006/relationships/footer" Target="footer34.xml"/><Relationship Id="rId183" Type="http://schemas.openxmlformats.org/officeDocument/2006/relationships/hyperlink" Target="https://corporatefinanceinstitute.com/resources/knowledge/accounting/materiality-threshold-in-audits/" TargetMode="External"/><Relationship Id="rId32" Type="http://schemas.openxmlformats.org/officeDocument/2006/relationships/footer" Target="footer33.xml"/><Relationship Id="rId182" Type="http://schemas.openxmlformats.org/officeDocument/2006/relationships/hyperlink" Target="https://corporatefinanceinstitute.com/resources/knowledge/accounting/materiality-threshold-in-audits/" TargetMode="External"/><Relationship Id="rId35" Type="http://schemas.openxmlformats.org/officeDocument/2006/relationships/footer" Target="footer25.xml"/><Relationship Id="rId181" Type="http://schemas.openxmlformats.org/officeDocument/2006/relationships/hyperlink" Target="https://dq.cde.ca.gov/dataquest/DQCensus/EnrCharterLevels.aspx?cds=43&amp;agglevel=County&amp;year=2020-21" TargetMode="External"/><Relationship Id="rId34" Type="http://schemas.openxmlformats.org/officeDocument/2006/relationships/image" Target="media/image20.png"/><Relationship Id="rId180" Type="http://schemas.openxmlformats.org/officeDocument/2006/relationships/hyperlink" Target="https://dq.cde.ca.gov/dataquest/DQCensus/EnrCharterLevels.aspx?cds=43&amp;agglevel=County&amp;year=2020-21" TargetMode="External"/><Relationship Id="rId37" Type="http://schemas.openxmlformats.org/officeDocument/2006/relationships/footer" Target="footer26.xml"/><Relationship Id="rId176" Type="http://schemas.openxmlformats.org/officeDocument/2006/relationships/hyperlink" Target="https://networkforpubliceducation.org/wp-content/uploads/2020/08/Broken-Promises-PDF.pdf" TargetMode="External"/><Relationship Id="rId297" Type="http://schemas.openxmlformats.org/officeDocument/2006/relationships/hyperlink" Target="http://nepc.colorado.edu/publication/%20virtual-schools-annual-2021" TargetMode="External"/><Relationship Id="rId36" Type="http://schemas.openxmlformats.org/officeDocument/2006/relationships/image" Target="media/image35.png"/><Relationship Id="rId175" Type="http://schemas.openxmlformats.org/officeDocument/2006/relationships/hyperlink" Target="https://networkforpubliceducation.org/wp-content/uploads/2020/08/Broken-Promises-PDF.pdf" TargetMode="External"/><Relationship Id="rId296" Type="http://schemas.openxmlformats.org/officeDocument/2006/relationships/hyperlink" Target="https://nepc.colorado.edu/sites/default/files/publications/Virtual%20Schools%202019.pdf" TargetMode="External"/><Relationship Id="rId39" Type="http://schemas.openxmlformats.org/officeDocument/2006/relationships/footer" Target="footer24.xml"/><Relationship Id="rId174" Type="http://schemas.openxmlformats.org/officeDocument/2006/relationships/hyperlink" Target="http://files.eric.ed.gov/fulltext/ED295298.pdf" TargetMode="External"/><Relationship Id="rId295" Type="http://schemas.openxmlformats.org/officeDocument/2006/relationships/hyperlink" Target="https://nepc.colorado.edu/sites/default/files/publications/Virtual%20Schools%202019.pdf" TargetMode="External"/><Relationship Id="rId38" Type="http://schemas.openxmlformats.org/officeDocument/2006/relationships/image" Target="media/image66.png"/><Relationship Id="rId173" Type="http://schemas.openxmlformats.org/officeDocument/2006/relationships/hyperlink" Target="https://www.csba.org/Advocacy/~/media/CSBA/Files/GovernanceResources/Reports/2015CaliforniasChallenge-Adequacy.ashx" TargetMode="External"/><Relationship Id="rId294" Type="http://schemas.openxmlformats.org/officeDocument/2006/relationships/hyperlink" Target="https://books.google.com/books?id=qNevESlWhh0C" TargetMode="External"/><Relationship Id="rId179" Type="http://schemas.openxmlformats.org/officeDocument/2006/relationships/hyperlink" Target="https://www.cde.ca.gov/fg/ac/sa/documents/csam2019complete.pdf" TargetMode="External"/><Relationship Id="rId178" Type="http://schemas.openxmlformats.org/officeDocument/2006/relationships/footer" Target="footer18.xml"/><Relationship Id="rId299" Type="http://schemas.openxmlformats.org/officeDocument/2006/relationships/hyperlink" Target="https://catalog.archives.gov/id/1656510" TargetMode="External"/><Relationship Id="rId177" Type="http://schemas.openxmlformats.org/officeDocument/2006/relationships/hyperlink" Target="https://www.cde.ca.gov/sp/ch/csinfosvy.asp#org" TargetMode="External"/><Relationship Id="rId298" Type="http://schemas.openxmlformats.org/officeDocument/2006/relationships/hyperlink" Target="http://nepc.colorado.edu/publication/%20virtual-schools-annual-2021" TargetMode="External"/><Relationship Id="rId20" Type="http://schemas.openxmlformats.org/officeDocument/2006/relationships/footer" Target="footer114.xml"/><Relationship Id="rId22" Type="http://schemas.openxmlformats.org/officeDocument/2006/relationships/footer" Target="footer116.xml"/><Relationship Id="rId21" Type="http://schemas.openxmlformats.org/officeDocument/2006/relationships/footer" Target="footer118.xml"/><Relationship Id="rId24" Type="http://schemas.openxmlformats.org/officeDocument/2006/relationships/footer" Target="footer27.xml"/><Relationship Id="rId23" Type="http://schemas.openxmlformats.org/officeDocument/2006/relationships/footer" Target="footer31.xml"/><Relationship Id="rId26" Type="http://schemas.openxmlformats.org/officeDocument/2006/relationships/footer" Target="footer29.xml"/><Relationship Id="rId25" Type="http://schemas.openxmlformats.org/officeDocument/2006/relationships/image" Target="media/image13.png"/><Relationship Id="rId28" Type="http://schemas.openxmlformats.org/officeDocument/2006/relationships/footer" Target="footer35.xml"/><Relationship Id="rId27" Type="http://schemas.openxmlformats.org/officeDocument/2006/relationships/image" Target="media/image103.png"/><Relationship Id="rId29" Type="http://schemas.openxmlformats.org/officeDocument/2006/relationships/image" Target="media/image161.png"/><Relationship Id="rId11" Type="http://schemas.openxmlformats.org/officeDocument/2006/relationships/footer" Target="footer119.xml"/><Relationship Id="rId10" Type="http://schemas.openxmlformats.org/officeDocument/2006/relationships/footer" Target="footer120.xml"/><Relationship Id="rId13" Type="http://schemas.openxmlformats.org/officeDocument/2006/relationships/footer" Target="footer93.xml"/><Relationship Id="rId12" Type="http://schemas.openxmlformats.org/officeDocument/2006/relationships/hyperlink" Target="http://creativecommons.org/licenses/by-nc-sa/4.0/legalcode" TargetMode="External"/><Relationship Id="rId15" Type="http://schemas.openxmlformats.org/officeDocument/2006/relationships/footer" Target="footer108.xml"/><Relationship Id="rId198" Type="http://schemas.openxmlformats.org/officeDocument/2006/relationships/hyperlink" Target="https://www.thenation.com/article/archive/why-congress-redlining-our-schools/" TargetMode="External"/><Relationship Id="rId14" Type="http://schemas.openxmlformats.org/officeDocument/2006/relationships/footer" Target="footer91.xml"/><Relationship Id="rId197" Type="http://schemas.openxmlformats.org/officeDocument/2006/relationships/hyperlink" Target="https://www.sccoe.org/supoffice/charter-schools-office/_layouts/15/DocIdRedir.aspx" TargetMode="External"/><Relationship Id="rId17" Type="http://schemas.openxmlformats.org/officeDocument/2006/relationships/footer" Target="footer112.xml"/><Relationship Id="rId196" Type="http://schemas.openxmlformats.org/officeDocument/2006/relationships/footer" Target="footer23.xml"/><Relationship Id="rId16" Type="http://schemas.openxmlformats.org/officeDocument/2006/relationships/footer" Target="footer106.xml"/><Relationship Id="rId195" Type="http://schemas.openxmlformats.org/officeDocument/2006/relationships/hyperlink" Target="https://www.sccoe.org/supoffice/charter-schools-office/_layouts/15/DocIdRedir.aspx" TargetMode="External"/><Relationship Id="rId19" Type="http://schemas.openxmlformats.org/officeDocument/2006/relationships/footer" Target="footer115.xml"/><Relationship Id="rId18" Type="http://schemas.openxmlformats.org/officeDocument/2006/relationships/footer" Target="footer110.xml"/><Relationship Id="rId199" Type="http://schemas.openxmlformats.org/officeDocument/2006/relationships/hyperlink" Target="https://www.thenation.com/article/archive/why-congress-redlining-our-schools/" TargetMode="External"/><Relationship Id="rId84" Type="http://schemas.openxmlformats.org/officeDocument/2006/relationships/footer" Target="footer75.xml"/><Relationship Id="rId83" Type="http://schemas.openxmlformats.org/officeDocument/2006/relationships/image" Target="media/image14.png"/><Relationship Id="rId86" Type="http://schemas.openxmlformats.org/officeDocument/2006/relationships/footer" Target="footer76.xml"/><Relationship Id="rId85" Type="http://schemas.openxmlformats.org/officeDocument/2006/relationships/image" Target="media/image94.png"/><Relationship Id="rId88" Type="http://schemas.openxmlformats.org/officeDocument/2006/relationships/image" Target="media/image84.png"/><Relationship Id="rId150" Type="http://schemas.openxmlformats.org/officeDocument/2006/relationships/image" Target="media/image124.jpg"/><Relationship Id="rId271" Type="http://schemas.openxmlformats.org/officeDocument/2006/relationships/hyperlink" Target="https://civilrightsproject.ucla.edu/research/k-12-education/integration-and-diversity/brown-at-60-great-progress-a-long-retreat-and-an-uncertain-future/Brown-at-60-051814.pdf" TargetMode="External"/><Relationship Id="rId87" Type="http://schemas.openxmlformats.org/officeDocument/2006/relationships/hyperlink" Target="https://innovateschools.org/" TargetMode="External"/><Relationship Id="rId270" Type="http://schemas.openxmlformats.org/officeDocument/2006/relationships/hyperlink" Target="https://civilrightsproject.ucla.edu/research/k-12-education/integration-and-diversity/brown-at-60-great-progress-a-long-retreat-and-an-uncertain-future/Brown-at-60-051814.pdf" TargetMode="External"/><Relationship Id="rId89" Type="http://schemas.openxmlformats.org/officeDocument/2006/relationships/footer" Target="footer81.xml"/><Relationship Id="rId80" Type="http://schemas.openxmlformats.org/officeDocument/2006/relationships/footer" Target="footer72.xml"/><Relationship Id="rId82" Type="http://schemas.openxmlformats.org/officeDocument/2006/relationships/footer" Target="footer78.xml"/><Relationship Id="rId81" Type="http://schemas.openxmlformats.org/officeDocument/2006/relationships/footer" Target="footer77.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68.png"/><Relationship Id="rId4" Type="http://schemas.openxmlformats.org/officeDocument/2006/relationships/fontTable" Target="fontTable.xml"/><Relationship Id="rId148" Type="http://schemas.openxmlformats.org/officeDocument/2006/relationships/footer" Target="footer6.xml"/><Relationship Id="rId269" Type="http://schemas.openxmlformats.org/officeDocument/2006/relationships/hyperlink" Target="https://www.mercurynews.com/2015/04/01/san-jose-rocketship-charter-scales-back-grand-expansion-plans/" TargetMode="External"/><Relationship Id="rId9" Type="http://schemas.openxmlformats.org/officeDocument/2006/relationships/image" Target="media/image107.png"/><Relationship Id="rId143" Type="http://schemas.openxmlformats.org/officeDocument/2006/relationships/footer" Target="footer2.xml"/><Relationship Id="rId264"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42" Type="http://schemas.openxmlformats.org/officeDocument/2006/relationships/hyperlink" Target="https://www.scoop.it/topic/charter-choice-closer-look" TargetMode="External"/><Relationship Id="rId263"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41" Type="http://schemas.openxmlformats.org/officeDocument/2006/relationships/footer" Target="footer1.xml"/><Relationship Id="rId262"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140" Type="http://schemas.openxmlformats.org/officeDocument/2006/relationships/image" Target="media/image127.png"/><Relationship Id="rId261" Type="http://schemas.openxmlformats.org/officeDocument/2006/relationships/hyperlink" Target="https://charterschoolcenter.ed.gov/sites/default/files/files/field_publication_attachment/Accessing%20Federal%20Programs%20-%20A%20Guidebook%20for%20Charter%20School%20Operators%20and%20Developers.pdf" TargetMode="External"/><Relationship Id="rId5" Type="http://schemas.openxmlformats.org/officeDocument/2006/relationships/numbering" Target="numbering.xml"/><Relationship Id="rId147" Type="http://schemas.openxmlformats.org/officeDocument/2006/relationships/image" Target="media/image81.png"/><Relationship Id="rId268" Type="http://schemas.openxmlformats.org/officeDocument/2006/relationships/hyperlink" Target="https://www.mercurynews.com/2015/04/01/san-jose-rocketship-charter-scales-back-grand-expansion-plans/" TargetMode="External"/><Relationship Id="rId6" Type="http://schemas.openxmlformats.org/officeDocument/2006/relationships/styles" Target="styles.xml"/><Relationship Id="rId146" Type="http://schemas.openxmlformats.org/officeDocument/2006/relationships/image" Target="media/image152.jpg"/><Relationship Id="rId267" Type="http://schemas.openxmlformats.org/officeDocument/2006/relationships/hyperlink" Target="https://books.google.com/books?id=kaVhDwAAQBAJ" TargetMode="External"/><Relationship Id="rId7" Type="http://schemas.openxmlformats.org/officeDocument/2006/relationships/customXml" Target="../customXML/item1.xml"/><Relationship Id="rId145" Type="http://schemas.openxmlformats.org/officeDocument/2006/relationships/footer" Target="footer5.xml"/><Relationship Id="rId266" Type="http://schemas.openxmlformats.org/officeDocument/2006/relationships/hyperlink" Target="https://nepc.colorado.edu/about-us" TargetMode="External"/><Relationship Id="rId8" Type="http://schemas.microsoft.com/office/2011/relationships/commentsExtended" Target="commentsExtended.xml"/><Relationship Id="rId144" Type="http://schemas.openxmlformats.org/officeDocument/2006/relationships/image" Target="media/image137.png"/><Relationship Id="rId265" Type="http://schemas.openxmlformats.org/officeDocument/2006/relationships/footer" Target="footer51.xml"/><Relationship Id="rId73" Type="http://schemas.openxmlformats.org/officeDocument/2006/relationships/hyperlink" Target="https://ccr.oal.ca.gov/" TargetMode="External"/><Relationship Id="rId72" Type="http://schemas.openxmlformats.org/officeDocument/2006/relationships/hyperlink" Target="https://leginfo.legislature.ca.gov/faces/home.xhtml" TargetMode="External"/><Relationship Id="rId75" Type="http://schemas.openxmlformats.org/officeDocument/2006/relationships/hyperlink" Target="https://leginfo.legislature.ca.gov/faces/codesTOCSelected.xhtml?tocCode=EDC&amp;tocTitle=%2BEducation%2BCode%2B-%2BEDC" TargetMode="External"/><Relationship Id="rId74" Type="http://schemas.openxmlformats.org/officeDocument/2006/relationships/hyperlink" Target="https://leginfo.legislature.ca.gov/faces/codesTOCSelected.xhtml?tocCode=EDC&amp;tocTitle=%2BEducation%2BCode%2B-%2BEDC" TargetMode="External"/><Relationship Id="rId77" Type="http://schemas.openxmlformats.org/officeDocument/2006/relationships/footer" Target="footer73.xml"/><Relationship Id="rId260" Type="http://schemas.openxmlformats.org/officeDocument/2006/relationships/hyperlink" Target="https://www.publiccharters.org/sites/default/files/documents/2020-06/CSP%20Annual%20Report%20_%20Final.pdf" TargetMode="External"/><Relationship Id="rId76" Type="http://schemas.openxmlformats.org/officeDocument/2006/relationships/footer" Target="footer70.xml"/><Relationship Id="rId79" Type="http://schemas.openxmlformats.org/officeDocument/2006/relationships/footer" Target="footer71.xml"/><Relationship Id="rId78" Type="http://schemas.openxmlformats.org/officeDocument/2006/relationships/footer" Target="footer74.xml"/><Relationship Id="rId71" Type="http://schemas.openxmlformats.org/officeDocument/2006/relationships/image" Target="media/image46.png"/><Relationship Id="rId70" Type="http://schemas.openxmlformats.org/officeDocument/2006/relationships/footer" Target="footer69.xml"/><Relationship Id="rId139" Type="http://schemas.openxmlformats.org/officeDocument/2006/relationships/footer" Target="footer117.xml"/><Relationship Id="rId138" Type="http://schemas.openxmlformats.org/officeDocument/2006/relationships/image" Target="media/image32.png"/><Relationship Id="rId259" Type="http://schemas.openxmlformats.org/officeDocument/2006/relationships/hyperlink" Target="https://www.publiccharters.org/sites/default/files/documents/2020-06/CSP%20Annual%20Report%20_%20Final.pdf" TargetMode="External"/><Relationship Id="rId137" Type="http://schemas.openxmlformats.org/officeDocument/2006/relationships/footer" Target="footer109.xml"/><Relationship Id="rId258" Type="http://schemas.openxmlformats.org/officeDocument/2006/relationships/hyperlink" Target="https://www.publiccharters.org/sites/default/files/documents/2020-06/CSP%20Annual%20Report%20_%20Final.pdf" TargetMode="External"/><Relationship Id="rId132" Type="http://schemas.openxmlformats.org/officeDocument/2006/relationships/footer" Target="footer111.xml"/><Relationship Id="rId253" Type="http://schemas.openxmlformats.org/officeDocument/2006/relationships/footer" Target="footer39.xml"/><Relationship Id="rId131" Type="http://schemas.openxmlformats.org/officeDocument/2006/relationships/image" Target="media/image118.png"/><Relationship Id="rId252" Type="http://schemas.openxmlformats.org/officeDocument/2006/relationships/hyperlink" Target="https://en.wikipedia.org/w/index.php?title=Markowitz_model&amp;oldid=1028260830" TargetMode="External"/><Relationship Id="rId130" Type="http://schemas.openxmlformats.org/officeDocument/2006/relationships/footer" Target="footer103.xml"/><Relationship Id="rId251" Type="http://schemas.openxmlformats.org/officeDocument/2006/relationships/hyperlink" Target="https://en.wikipedia.org/w/index.php?title=Markowitz_model&amp;oldid=1028260830" TargetMode="External"/><Relationship Id="rId250" Type="http://schemas.openxmlformats.org/officeDocument/2006/relationships/hyperlink" Target="https://doi.org/10.3998/mpub.11621094" TargetMode="External"/><Relationship Id="rId136" Type="http://schemas.openxmlformats.org/officeDocument/2006/relationships/image" Target="media/image16.png"/><Relationship Id="rId257" Type="http://schemas.openxmlformats.org/officeDocument/2006/relationships/hyperlink" Target="https://files.eric.ed.gov/fulltext/ED226006.pdf" TargetMode="External"/><Relationship Id="rId135" Type="http://schemas.openxmlformats.org/officeDocument/2006/relationships/footer" Target="footer107.xml"/><Relationship Id="rId256" Type="http://schemas.openxmlformats.org/officeDocument/2006/relationships/hyperlink" Target="http://nepc.colorado.edu/publication/emo-%20profiles-fifteenth-ed" TargetMode="External"/><Relationship Id="rId134" Type="http://schemas.openxmlformats.org/officeDocument/2006/relationships/image" Target="media/image102.png"/><Relationship Id="rId255" Type="http://schemas.openxmlformats.org/officeDocument/2006/relationships/hyperlink" Target="http://nepc.colorado.edu/publication/emo-%20profiles-fifteenth-ed" TargetMode="External"/><Relationship Id="rId133" Type="http://schemas.openxmlformats.org/officeDocument/2006/relationships/footer" Target="footer113.xml"/><Relationship Id="rId254" Type="http://schemas.openxmlformats.org/officeDocument/2006/relationships/hyperlink" Target="https://www.scribbr.com/methodology/case-study/" TargetMode="External"/><Relationship Id="rId62" Type="http://schemas.openxmlformats.org/officeDocument/2006/relationships/image" Target="media/image121.png"/><Relationship Id="rId61" Type="http://schemas.openxmlformats.org/officeDocument/2006/relationships/footer" Target="footer62.xml"/><Relationship Id="rId64" Type="http://schemas.openxmlformats.org/officeDocument/2006/relationships/footer" Target="footer68.xml"/><Relationship Id="rId63" Type="http://schemas.openxmlformats.org/officeDocument/2006/relationships/footer" Target="footer67.xml"/><Relationship Id="rId66" Type="http://schemas.openxmlformats.org/officeDocument/2006/relationships/image" Target="media/image82.png"/><Relationship Id="rId172" Type="http://schemas.openxmlformats.org/officeDocument/2006/relationships/hyperlink" Target="https://www.csba.org/Advocacy/~/media/CSBA/Files/GovernanceResources/Reports/2015CaliforniasChallenge-Adequacy.ashx" TargetMode="External"/><Relationship Id="rId293" Type="http://schemas.openxmlformats.org/officeDocument/2006/relationships/footer" Target="footer52.xml"/><Relationship Id="rId65" Type="http://schemas.openxmlformats.org/officeDocument/2006/relationships/footer" Target="footer65.xml"/><Relationship Id="rId171" Type="http://schemas.openxmlformats.org/officeDocument/2006/relationships/hyperlink" Target="https://www.csba.org/Advocacy/~/media/CSBA/Files/GovernanceResources/Reports/2015CaliforniasChallenge-Adequacy.ashx" TargetMode="External"/><Relationship Id="rId292" Type="http://schemas.openxmlformats.org/officeDocument/2006/relationships/hyperlink" Target="https://doi.org/10.18737/43330.2019" TargetMode="External"/><Relationship Id="rId68" Type="http://schemas.openxmlformats.org/officeDocument/2006/relationships/image" Target="media/image12.png"/><Relationship Id="rId170" Type="http://schemas.openxmlformats.org/officeDocument/2006/relationships/footer" Target="footer17.xml"/><Relationship Id="rId291" Type="http://schemas.openxmlformats.org/officeDocument/2006/relationships/hyperlink" Target="https://www.washingtonpost.com/education/2021/10/15/charter-school-enrollment-jump-pandemic/" TargetMode="External"/><Relationship Id="rId67" Type="http://schemas.openxmlformats.org/officeDocument/2006/relationships/footer" Target="footer66.xml"/><Relationship Id="rId290" Type="http://schemas.openxmlformats.org/officeDocument/2006/relationships/hyperlink" Target="https://www.washingtonpost.com/education/2021/10/15/charter-school-enrollment-jump-pandemic/" TargetMode="External"/><Relationship Id="rId60" Type="http://schemas.openxmlformats.org/officeDocument/2006/relationships/footer" Target="footer61.xml"/><Relationship Id="rId165" Type="http://schemas.openxmlformats.org/officeDocument/2006/relationships/hyperlink" Target="https://doi.org/10.1146/annurev-soc-073014-112340" TargetMode="External"/><Relationship Id="rId286" Type="http://schemas.openxmlformats.org/officeDocument/2006/relationships/hyperlink" Target="https://leginfo.legislature.ca.gov/faces/codes_displaySection.xhtml?lawCode=EDC&amp;sectionNum=47614" TargetMode="External"/><Relationship Id="rId69" Type="http://schemas.openxmlformats.org/officeDocument/2006/relationships/footer" Target="footer58.xml"/><Relationship Id="rId164" Type="http://schemas.openxmlformats.org/officeDocument/2006/relationships/hyperlink" Target="https://books.google.com/books?id=ygdKAAAAYAAJ" TargetMode="External"/><Relationship Id="rId285" Type="http://schemas.openxmlformats.org/officeDocument/2006/relationships/hyperlink" Target="https://repository.uchastings.edu/cgi/viewcontent.cgi?article=2185&amp;context=ca_ballot_props" TargetMode="External"/><Relationship Id="rId163" Type="http://schemas.openxmlformats.org/officeDocument/2006/relationships/footer" Target="footer19.xml"/><Relationship Id="rId284" Type="http://schemas.openxmlformats.org/officeDocument/2006/relationships/footer" Target="footer53.xml"/><Relationship Id="rId162" Type="http://schemas.openxmlformats.org/officeDocument/2006/relationships/hyperlink" Target="https://andreagabor.com/2015/04/28/new-credo-study-new-credibility-problems-from-new-orleans-to-boston/" TargetMode="External"/><Relationship Id="rId283" Type="http://schemas.openxmlformats.org/officeDocument/2006/relationships/hyperlink" Target="https://repository.uchastings.edu/cgi/viewcontent.cgi?article=2185&amp;context=ca_ballot_props" TargetMode="External"/><Relationship Id="rId169" Type="http://schemas.openxmlformats.org/officeDocument/2006/relationships/hyperlink" Target="https://corporate.findlaw.com/finance/underwriter-due-diligence-in-securities-offerings.html" TargetMode="External"/><Relationship Id="rId168" Type="http://schemas.openxmlformats.org/officeDocument/2006/relationships/hyperlink" Target="https://corporate.findlaw.com/finance/underwriter-due-diligence-in-securities-offerings.html" TargetMode="External"/><Relationship Id="rId289" Type="http://schemas.openxmlformats.org/officeDocument/2006/relationships/hyperlink" Target="http://www/" TargetMode="External"/><Relationship Id="rId167" Type="http://schemas.openxmlformats.org/officeDocument/2006/relationships/hyperlink" Target="https://www.scribbr.com/methodology/triangulation/" TargetMode="External"/><Relationship Id="rId288" Type="http://schemas.openxmlformats.org/officeDocument/2006/relationships/hyperlink" Target="https://doi.org/10.1080/15582159.2011.624938" TargetMode="External"/><Relationship Id="rId166" Type="http://schemas.openxmlformats.org/officeDocument/2006/relationships/hyperlink" Target="https://books.google.com/books?id=VCCUPwAACAAJ" TargetMode="External"/><Relationship Id="rId287" Type="http://schemas.openxmlformats.org/officeDocument/2006/relationships/hyperlink" Target="https://leginfo.legislature.ca.gov/faces/codes_displaySection.xhtml?lawCode=EDC&amp;sectionNum=47614" TargetMode="External"/><Relationship Id="rId51" Type="http://schemas.openxmlformats.org/officeDocument/2006/relationships/image" Target="media/image96.png"/><Relationship Id="rId50" Type="http://schemas.openxmlformats.org/officeDocument/2006/relationships/footer" Target="footer44.xml"/><Relationship Id="rId53" Type="http://schemas.openxmlformats.org/officeDocument/2006/relationships/footer" Target="footer37.xml"/><Relationship Id="rId52" Type="http://schemas.openxmlformats.org/officeDocument/2006/relationships/footer" Target="footer45.xml"/><Relationship Id="rId55" Type="http://schemas.openxmlformats.org/officeDocument/2006/relationships/footer" Target="footer49.xml"/><Relationship Id="rId161" Type="http://schemas.openxmlformats.org/officeDocument/2006/relationships/hyperlink" Target="https://andreagabor.com/2015/04/28/new-credo-study-new-credibility-problems-from-new-orleans-to-boston/" TargetMode="External"/><Relationship Id="rId282" Type="http://schemas.openxmlformats.org/officeDocument/2006/relationships/hyperlink" Target="https://doi.org/10.1177/0895904808328531" TargetMode="External"/><Relationship Id="rId54" Type="http://schemas.openxmlformats.org/officeDocument/2006/relationships/footer" Target="footer38.xml"/><Relationship Id="rId160" Type="http://schemas.openxmlformats.org/officeDocument/2006/relationships/footer" Target="footer14.xml"/><Relationship Id="rId281" Type="http://schemas.openxmlformats.org/officeDocument/2006/relationships/hyperlink" Target="https://books.google.com/books?id=Hph5DwAAQBAJ" TargetMode="External"/><Relationship Id="rId57" Type="http://schemas.openxmlformats.org/officeDocument/2006/relationships/footer" Target="footer63.xml"/><Relationship Id="rId280" Type="http://schemas.openxmlformats.org/officeDocument/2006/relationships/hyperlink" Target="https://www.presidency.ucsb.edu/documents/republican-party-platform-1980" TargetMode="External"/><Relationship Id="rId56" Type="http://schemas.openxmlformats.org/officeDocument/2006/relationships/image" Target="media/image30.png"/><Relationship Id="rId159" Type="http://schemas.openxmlformats.org/officeDocument/2006/relationships/footer" Target="footer13.xml"/><Relationship Id="rId59" Type="http://schemas.openxmlformats.org/officeDocument/2006/relationships/image" Target="media/image95.png"/><Relationship Id="rId154" Type="http://schemas.openxmlformats.org/officeDocument/2006/relationships/footer" Target="footer4.xml"/><Relationship Id="rId275" Type="http://schemas.openxmlformats.org/officeDocument/2006/relationships/hyperlink" Target="https://books.google.com/books?id=dgQkAAAACAAJ" TargetMode="External"/><Relationship Id="rId58" Type="http://schemas.openxmlformats.org/officeDocument/2006/relationships/footer" Target="footer64.xml"/><Relationship Id="rId153" Type="http://schemas.openxmlformats.org/officeDocument/2006/relationships/image" Target="media/image42.png"/><Relationship Id="rId274" Type="http://schemas.openxmlformats.org/officeDocument/2006/relationships/hyperlink" Target="http://www.in-perspective.org/files/CharterSchoolsInPerspective_GuidetoResearch.pdf" TargetMode="External"/><Relationship Id="rId152" Type="http://schemas.openxmlformats.org/officeDocument/2006/relationships/image" Target="media/image117.png"/><Relationship Id="rId273" Type="http://schemas.openxmlformats.org/officeDocument/2006/relationships/hyperlink" Target="http://www.in-perspective.org/files/CharterSchoolsInPerspective_GuidetoResearch.pdf" TargetMode="External"/><Relationship Id="rId151" Type="http://schemas.openxmlformats.org/officeDocument/2006/relationships/footer" Target="footer3.xml"/><Relationship Id="rId272" Type="http://schemas.openxmlformats.org/officeDocument/2006/relationships/hyperlink" Target="https://civilrightsproject.ucla.edu/research/k-12-education/integration-and-diversity/brown-at-60-great-progress-a-long-retreat-and-an-uncertain-future/Brown-at-60-051814.pdf" TargetMode="External"/><Relationship Id="rId158" Type="http://schemas.openxmlformats.org/officeDocument/2006/relationships/footer" Target="footer16.xml"/><Relationship Id="rId279" Type="http://schemas.openxmlformats.org/officeDocument/2006/relationships/hyperlink" Target="https://www.presidency.ucsb.edu/documents/republican-party-platform-1980" TargetMode="External"/><Relationship Id="rId157" Type="http://schemas.openxmlformats.org/officeDocument/2006/relationships/footer" Target="footer15.xml"/><Relationship Id="rId278" Type="http://schemas.openxmlformats.org/officeDocument/2006/relationships/hyperlink" Target="https://doi.org/10.7758/RSF.2016.2.5.03" TargetMode="External"/><Relationship Id="rId156" Type="http://schemas.openxmlformats.org/officeDocument/2006/relationships/image" Target="media/image79.png"/><Relationship Id="rId277" Type="http://schemas.openxmlformats.org/officeDocument/2006/relationships/hyperlink" Target="https://doi.org/10.1177/1609406919862424" TargetMode="External"/><Relationship Id="rId155" Type="http://schemas.openxmlformats.org/officeDocument/2006/relationships/image" Target="media/image18.png"/><Relationship Id="rId276" Type="http://schemas.openxmlformats.org/officeDocument/2006/relationships/footer" Target="footer50.xml"/><Relationship Id="rId107" Type="http://schemas.openxmlformats.org/officeDocument/2006/relationships/footer" Target="footer92.xml"/><Relationship Id="rId228" Type="http://schemas.openxmlformats.org/officeDocument/2006/relationships/hyperlink" Target="https://www.lasdschools.org/files/user/1/file/Budget%20Book%202019-20%20Final.pdf" TargetMode="External"/><Relationship Id="rId106" Type="http://schemas.openxmlformats.org/officeDocument/2006/relationships/footer" Target="footer86.xml"/><Relationship Id="rId227" Type="http://schemas.openxmlformats.org/officeDocument/2006/relationships/hyperlink" Target="https://www.lasdschools.org/files/user/1/file/Budget%20Book%202019-20%20Final.pdf" TargetMode="External"/><Relationship Id="rId105" Type="http://schemas.openxmlformats.org/officeDocument/2006/relationships/footer" Target="footer88.xml"/><Relationship Id="rId226" Type="http://schemas.openxmlformats.org/officeDocument/2006/relationships/hyperlink" Target="https://books.google.com/books?id=O2J82AiJ4G8C" TargetMode="External"/><Relationship Id="rId104" Type="http://schemas.openxmlformats.org/officeDocument/2006/relationships/footer" Target="footer87.xml"/><Relationship Id="rId225" Type="http://schemas.openxmlformats.org/officeDocument/2006/relationships/hyperlink" Target="https://www.ca-ilg.org/sites/main/files/file-attachments/ethics_booklet_full_v4.pdf" TargetMode="External"/><Relationship Id="rId109" Type="http://schemas.openxmlformats.org/officeDocument/2006/relationships/footer" Target="footer94.xml"/><Relationship Id="rId108" Type="http://schemas.openxmlformats.org/officeDocument/2006/relationships/image" Target="media/image75.png"/><Relationship Id="rId229" Type="http://schemas.openxmlformats.org/officeDocument/2006/relationships/hyperlink" Target="https://www.lasdschools.org/files/user/1/file/Budget%20Book%202019-20%20Final.pdf" TargetMode="External"/><Relationship Id="rId220" Type="http://schemas.openxmlformats.org/officeDocument/2006/relationships/footer" Target="footer30.xml"/><Relationship Id="rId103" Type="http://schemas.openxmlformats.org/officeDocument/2006/relationships/footer" Target="footer83.xml"/><Relationship Id="rId224" Type="http://schemas.openxmlformats.org/officeDocument/2006/relationships/hyperlink" Target="https://www.ca-ilg.org/sites/main/files/file-attachments/ethics_booklet_full_v4.pdf" TargetMode="External"/><Relationship Id="rId102" Type="http://schemas.openxmlformats.org/officeDocument/2006/relationships/hyperlink" Target="https://nepc.colorado.edu/" TargetMode="External"/><Relationship Id="rId223" Type="http://schemas.openxmlformats.org/officeDocument/2006/relationships/hyperlink" Target="https://books.google.com/books?id=ZSe7CwAAQBAJ" TargetMode="External"/><Relationship Id="rId101" Type="http://schemas.openxmlformats.org/officeDocument/2006/relationships/footer" Target="footer82.xml"/><Relationship Id="rId222" Type="http://schemas.openxmlformats.org/officeDocument/2006/relationships/hyperlink" Target="https://www.edweek.org/leadership/opinion-can-portfolio-management-save-urban-schools/2010/10" TargetMode="External"/><Relationship Id="rId100" Type="http://schemas.openxmlformats.org/officeDocument/2006/relationships/image" Target="media/image24.png"/><Relationship Id="rId221" Type="http://schemas.openxmlformats.org/officeDocument/2006/relationships/hyperlink" Target="https://www.edweek.org/leadership/opinion-can-portfolio-management-save-urban-schools/2010/10" TargetMode="External"/><Relationship Id="rId217" Type="http://schemas.openxmlformats.org/officeDocument/2006/relationships/hyperlink" Target="https://books.google.com/books?id=cZe1AQAAQBAJ" TargetMode="External"/><Relationship Id="rId216" Type="http://schemas.openxmlformats.org/officeDocument/2006/relationships/hyperlink" Target="https://doi.org/10.5929/2014.4.2.9" TargetMode="External"/><Relationship Id="rId215" Type="http://schemas.openxmlformats.org/officeDocument/2006/relationships/hyperlink" Target="https://books.google.com/books?id=s4wyIF2RgxEC" TargetMode="External"/><Relationship Id="rId214" Type="http://schemas.openxmlformats.org/officeDocument/2006/relationships/footer" Target="footer21.xml"/><Relationship Id="rId219" Type="http://schemas.openxmlformats.org/officeDocument/2006/relationships/hyperlink" Target="https://doi.org/10.1515/9781400821037" TargetMode="External"/><Relationship Id="rId218" Type="http://schemas.openxmlformats.org/officeDocument/2006/relationships/hyperlink" Target="https://doi.org/10.3390/educsci9030205" TargetMode="External"/><Relationship Id="rId213" Type="http://schemas.openxmlformats.org/officeDocument/2006/relationships/hyperlink" Target="https://doi.org/10.1017/9781316848593" TargetMode="External"/><Relationship Id="rId212" Type="http://schemas.openxmlformats.org/officeDocument/2006/relationships/hyperlink" Target="https://docs.gatesfoundation.org/Documents/2009-bill-gates-annual-letter.pdf" TargetMode="External"/><Relationship Id="rId211" Type="http://schemas.openxmlformats.org/officeDocument/2006/relationships/hyperlink" Target="https://docs.gatesfoundation.org/Documents/2009-bill-gates-annual-letter.pdf" TargetMode="External"/><Relationship Id="rId210" Type="http://schemas.openxmlformats.org/officeDocument/2006/relationships/hyperlink" Target="https://nepc.colorado.edu/sites/default/files/publications/RB%20Miron%20Virtual%20Schools%202018_0.pdf" TargetMode="External"/><Relationship Id="rId129" Type="http://schemas.openxmlformats.org/officeDocument/2006/relationships/hyperlink" Target="https://www.cde.ca.gov/ds/fd/fd" TargetMode="External"/><Relationship Id="rId128" Type="http://schemas.openxmlformats.org/officeDocument/2006/relationships/footer" Target="footer102.xml"/><Relationship Id="rId249" Type="http://schemas.openxmlformats.org/officeDocument/2006/relationships/hyperlink" Target="https://www.scoop.it/topic/charter-choice-closer-look" TargetMode="External"/><Relationship Id="rId127" Type="http://schemas.openxmlformats.org/officeDocument/2006/relationships/image" Target="media/image8.png"/><Relationship Id="rId248" Type="http://schemas.openxmlformats.org/officeDocument/2006/relationships/hyperlink" Target="https://pjmedia.com/election/stacey-lennox/2020/06/17/president-trump-calls-school-choice-the-civil-rights-issue-of-our-time-n542977" TargetMode="External"/><Relationship Id="rId126" Type="http://schemas.openxmlformats.org/officeDocument/2006/relationships/footer" Target="footer105.xml"/><Relationship Id="rId247" Type="http://schemas.openxmlformats.org/officeDocument/2006/relationships/hyperlink" Target="https://pjmedia.com/election/stacey-lennox/2020/06/17/president-trump-calls-school-choice-the-civil-rights-issue-of-our-time-n542977" TargetMode="External"/><Relationship Id="rId121" Type="http://schemas.openxmlformats.org/officeDocument/2006/relationships/footer" Target="footer100.xml"/><Relationship Id="rId242" Type="http://schemas.openxmlformats.org/officeDocument/2006/relationships/footer" Target="footer28.xml"/><Relationship Id="rId120" Type="http://schemas.openxmlformats.org/officeDocument/2006/relationships/footer" Target="footer99.xml"/><Relationship Id="rId241" Type="http://schemas.openxmlformats.org/officeDocument/2006/relationships/hyperlink" Target="https://doi.org/10.7591/cornell/9781501703065.001.0001" TargetMode="External"/><Relationship Id="rId240" Type="http://schemas.openxmlformats.org/officeDocument/2006/relationships/hyperlink" Target="https://books.google.com/books?id=VWH2u0PKwyAC" TargetMode="External"/><Relationship Id="rId125" Type="http://schemas.openxmlformats.org/officeDocument/2006/relationships/image" Target="media/image97.png"/><Relationship Id="rId246" Type="http://schemas.openxmlformats.org/officeDocument/2006/relationships/hyperlink" Target="https://pjmedia.com/election/stacey-lennox/2020/06/17/president-trump-calls-school-choice-the-civil-rights-issue-of-our-time-n542977" TargetMode="External"/><Relationship Id="rId124" Type="http://schemas.openxmlformats.org/officeDocument/2006/relationships/footer" Target="footer104.xml"/><Relationship Id="rId245" Type="http://schemas.openxmlformats.org/officeDocument/2006/relationships/hyperlink" Target="https://lao.ca.gov/Education/EdBudget/Details/545" TargetMode="External"/><Relationship Id="rId123" Type="http://schemas.openxmlformats.org/officeDocument/2006/relationships/footer" Target="footer101.xml"/><Relationship Id="rId244" Type="http://schemas.openxmlformats.org/officeDocument/2006/relationships/hyperlink" Target="https://books.google.com/books?id=e_6BAAAAMAAJ" TargetMode="External"/><Relationship Id="rId122" Type="http://schemas.openxmlformats.org/officeDocument/2006/relationships/image" Target="media/image63.png"/><Relationship Id="rId243" Type="http://schemas.openxmlformats.org/officeDocument/2006/relationships/hyperlink" Target="https://lao.ca.gov/reports/2017/3526/review-prop-98-011817.pdf" TargetMode="External"/><Relationship Id="rId95" Type="http://schemas.openxmlformats.org/officeDocument/2006/relationships/footer" Target="footer80.xml"/><Relationship Id="rId94" Type="http://schemas.openxmlformats.org/officeDocument/2006/relationships/image" Target="media/image31.png"/><Relationship Id="rId97" Type="http://schemas.openxmlformats.org/officeDocument/2006/relationships/image" Target="media/image157.png"/><Relationship Id="rId96" Type="http://schemas.openxmlformats.org/officeDocument/2006/relationships/hyperlink" Target="https://chartergrowthfund.org/" TargetMode="External"/><Relationship Id="rId99" Type="http://schemas.openxmlformats.org/officeDocument/2006/relationships/footer" Target="footer85.xml"/><Relationship Id="rId98" Type="http://schemas.openxmlformats.org/officeDocument/2006/relationships/footer" Target="footer84.xml"/><Relationship Id="rId91" Type="http://schemas.openxmlformats.org/officeDocument/2006/relationships/footer" Target="footer79.xml"/><Relationship Id="rId90" Type="http://schemas.openxmlformats.org/officeDocument/2006/relationships/image" Target="media/image17.png"/><Relationship Id="rId93" Type="http://schemas.openxmlformats.org/officeDocument/2006/relationships/hyperlink" Target="https://www.newschools.org/" TargetMode="External"/><Relationship Id="rId92" Type="http://schemas.openxmlformats.org/officeDocument/2006/relationships/hyperlink" Target="https://www2.ed.gov/about/offices/list/oii/csp/funding.html" TargetMode="External"/><Relationship Id="rId118" Type="http://schemas.openxmlformats.org/officeDocument/2006/relationships/image" Target="media/image34.png"/><Relationship Id="rId239" Type="http://schemas.openxmlformats.org/officeDocument/2006/relationships/hyperlink" Target="https://books.google.com/books?id=nJf7PhOEicUC" TargetMode="External"/><Relationship Id="rId117" Type="http://schemas.openxmlformats.org/officeDocument/2006/relationships/footer" Target="footer95.xml"/><Relationship Id="rId238" Type="http://schemas.openxmlformats.org/officeDocument/2006/relationships/hyperlink" Target="https://www.youtube.com/watch?v=6DUR5MxCyGY" TargetMode="External"/><Relationship Id="rId116" Type="http://schemas.openxmlformats.org/officeDocument/2006/relationships/image" Target="media/image72.png"/><Relationship Id="rId237" Type="http://schemas.openxmlformats.org/officeDocument/2006/relationships/hyperlink" Target="https://www.cacities.org/Resources-Documents/Resources-Section/Open-Government/Providing-Conflict-of-Interest-Advice" TargetMode="External"/><Relationship Id="rId115" Type="http://schemas.openxmlformats.org/officeDocument/2006/relationships/footer" Target="footer98.xml"/><Relationship Id="rId236" Type="http://schemas.openxmlformats.org/officeDocument/2006/relationships/hyperlink" Target="https://www.cacities.org/Resources-Documents/Resources-Section/Open-Government/Providing-Conflict-of-Interest-Advice" TargetMode="External"/><Relationship Id="rId119" Type="http://schemas.openxmlformats.org/officeDocument/2006/relationships/footer" Target="footer96.xml"/><Relationship Id="rId110" Type="http://schemas.openxmlformats.org/officeDocument/2006/relationships/footer" Target="footer89.xml"/><Relationship Id="rId231" Type="http://schemas.openxmlformats.org/officeDocument/2006/relationships/hyperlink" Target="https://www.lasdschools.org/files/user/1/file/CAFR%20YE%202020.pdf" TargetMode="External"/><Relationship Id="rId230" Type="http://schemas.openxmlformats.org/officeDocument/2006/relationships/hyperlink" Target="https://www.lasdschools.org/files/user/1/file/CAFR%20YE%202020.pdf" TargetMode="External"/><Relationship Id="rId114" Type="http://schemas.openxmlformats.org/officeDocument/2006/relationships/image" Target="media/image64.png"/><Relationship Id="rId235" Type="http://schemas.openxmlformats.org/officeDocument/2006/relationships/footer" Target="footer32.xml"/><Relationship Id="rId113" Type="http://schemas.openxmlformats.org/officeDocument/2006/relationships/footer" Target="footer97.xml"/><Relationship Id="rId234" Type="http://schemas.openxmlformats.org/officeDocument/2006/relationships/hyperlink" Target="https://www.lasdschools.org/files/user/1/file/Budget%20Book%202021-22(3).pdf" TargetMode="External"/><Relationship Id="rId112" Type="http://schemas.openxmlformats.org/officeDocument/2006/relationships/image" Target="media/image1.jpg"/><Relationship Id="rId233" Type="http://schemas.openxmlformats.org/officeDocument/2006/relationships/hyperlink" Target="https://www.lasdschools.org/files/user/1/file/Budget%20Book%202021-22(3).pdf" TargetMode="External"/><Relationship Id="rId111" Type="http://schemas.openxmlformats.org/officeDocument/2006/relationships/footer" Target="footer90.xml"/><Relationship Id="rId232" Type="http://schemas.openxmlformats.org/officeDocument/2006/relationships/hyperlink" Target="https://www.lasdschools.org/files/user/1/file/Budget%20Book%202021-22(3).pdf" TargetMode="External"/><Relationship Id="rId305" Type="http://schemas.openxmlformats.org/officeDocument/2006/relationships/footer" Target="footer56.xml"/><Relationship Id="rId304" Type="http://schemas.openxmlformats.org/officeDocument/2006/relationships/footer" Target="footer57.xml"/><Relationship Id="rId303" Type="http://schemas.openxmlformats.org/officeDocument/2006/relationships/hyperlink" Target="http://www.edworkingpapers.com/ai19-156" TargetMode="External"/><Relationship Id="rId302" Type="http://schemas.openxmlformats.org/officeDocument/2006/relationships/footer" Target="footer54.xml"/><Relationship Id="rId309" Type="http://schemas.openxmlformats.org/officeDocument/2006/relationships/hyperlink" Target="https://simbli.eboardsolutions.com/Meetings/Attachment.aspx?S=36030305&amp;AID=279356&amp;MID=12479" TargetMode="External"/><Relationship Id="rId308" Type="http://schemas.openxmlformats.org/officeDocument/2006/relationships/footer" Target="footer60.xml"/><Relationship Id="rId307" Type="http://schemas.openxmlformats.org/officeDocument/2006/relationships/image" Target="media/image61.png"/><Relationship Id="rId306" Type="http://schemas.openxmlformats.org/officeDocument/2006/relationships/footer" Target="footer48.xml"/><Relationship Id="rId301" Type="http://schemas.openxmlformats.org/officeDocument/2006/relationships/hyperlink" Target="https://doi.org/10.1016/j.xinn.2021.100176" TargetMode="External"/><Relationship Id="rId300" Type="http://schemas.openxmlformats.org/officeDocument/2006/relationships/footer" Target="footer55.xml"/><Relationship Id="rId206" Type="http://schemas.openxmlformats.org/officeDocument/2006/relationships/hyperlink" Target="https://www.fcmat.org/publicationsreports/charter-petition-eval.pdf" TargetMode="External"/><Relationship Id="rId205" Type="http://schemas.openxmlformats.org/officeDocument/2006/relationships/hyperlink" Target="https://www.fcmat.org/publicationsreports/charter-petition-eval.pdf" TargetMode="External"/><Relationship Id="rId204" Type="http://schemas.openxmlformats.org/officeDocument/2006/relationships/hyperlink" Target="https://doi.org/10.3386/w21256" TargetMode="External"/><Relationship Id="rId203" Type="http://schemas.openxmlformats.org/officeDocument/2006/relationships/hyperlink" Target="https://nonprofitquarterly.org/sackler-applies-oxycontin-marketing-lessons-charter-school-movement/" TargetMode="External"/><Relationship Id="rId209" Type="http://schemas.openxmlformats.org/officeDocument/2006/relationships/hyperlink" Target="https://nepc.colorado.edu/sites/default/files/publications/RB%20Miron%20Virtual%20Schools%202018_0.pdf" TargetMode="External"/><Relationship Id="rId208" Type="http://schemas.openxmlformats.org/officeDocument/2006/relationships/hyperlink" Target="https://doi.org/10.14507/epaa.v19n1.2011" TargetMode="External"/><Relationship Id="rId207" Type="http://schemas.openxmlformats.org/officeDocument/2006/relationships/footer" Target="footer20.xml"/><Relationship Id="rId202" Type="http://schemas.openxmlformats.org/officeDocument/2006/relationships/hyperlink" Target="https://nonprofitquarterly.org/sackler-applies-oxycontin-marketing-lessons-charter-school-movement/" TargetMode="External"/><Relationship Id="rId323" Type="http://schemas.openxmlformats.org/officeDocument/2006/relationships/footer" Target="footer11.xml"/><Relationship Id="rId201" Type="http://schemas.openxmlformats.org/officeDocument/2006/relationships/hyperlink" Target="https://books.google.ca/books?id=CJAEEAAAQBAJ" TargetMode="External"/><Relationship Id="rId322" Type="http://schemas.openxmlformats.org/officeDocument/2006/relationships/footer" Target="footer12.xml"/><Relationship Id="rId200" Type="http://schemas.openxmlformats.org/officeDocument/2006/relationships/hyperlink" Target="https://nces.ed.gov/pubs2021/2022009.pdf" TargetMode="External"/><Relationship Id="rId321" Type="http://schemas.openxmlformats.org/officeDocument/2006/relationships/image" Target="media/image88.png"/><Relationship Id="rId320" Type="http://schemas.openxmlformats.org/officeDocument/2006/relationships/footer" Target="footer9.xml"/><Relationship Id="rId316" Type="http://schemas.openxmlformats.org/officeDocument/2006/relationships/image" Target="media/image22.png"/><Relationship Id="rId315" Type="http://schemas.openxmlformats.org/officeDocument/2006/relationships/footer" Target="footer8.xml"/><Relationship Id="rId314" Type="http://schemas.openxmlformats.org/officeDocument/2006/relationships/image" Target="media/image158.png"/><Relationship Id="rId313" Type="http://schemas.openxmlformats.org/officeDocument/2006/relationships/footer" Target="footer59.xml"/><Relationship Id="rId319" Type="http://schemas.openxmlformats.org/officeDocument/2006/relationships/image" Target="media/image116.png"/><Relationship Id="rId318" Type="http://schemas.openxmlformats.org/officeDocument/2006/relationships/footer" Target="footer10.xml"/><Relationship Id="rId317" Type="http://schemas.openxmlformats.org/officeDocument/2006/relationships/footer" Target="footer7.xml"/><Relationship Id="rId312" Type="http://schemas.openxmlformats.org/officeDocument/2006/relationships/image" Target="media/image119.png"/><Relationship Id="rId311" Type="http://schemas.openxmlformats.org/officeDocument/2006/relationships/hyperlink" Target="http://www.ed-data.or/state/CA" TargetMode="External"/><Relationship Id="rId310" Type="http://schemas.openxmlformats.org/officeDocument/2006/relationships/hyperlink" Target="http://www.ed-data.org/state/C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illSans-regular.ttf"/><Relationship Id="rId10" Type="http://schemas.openxmlformats.org/officeDocument/2006/relationships/font" Target="fonts/FiraSansCondensedMedium-boldItalic.ttf"/><Relationship Id="rId13" Type="http://schemas.openxmlformats.org/officeDocument/2006/relationships/font" Target="fonts/Alegreya-regular.ttf"/><Relationship Id="rId12" Type="http://schemas.openxmlformats.org/officeDocument/2006/relationships/font" Target="fonts/GillSans-bold.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AlegreyaSans-regular.ttf"/><Relationship Id="rId4" Type="http://schemas.openxmlformats.org/officeDocument/2006/relationships/font" Target="fonts/AlegreyaSans-bold.ttf"/><Relationship Id="rId9" Type="http://schemas.openxmlformats.org/officeDocument/2006/relationships/font" Target="fonts/FiraSansCondensedMedium-italic.ttf"/><Relationship Id="rId15" Type="http://schemas.openxmlformats.org/officeDocument/2006/relationships/font" Target="fonts/Alegreya-italic.ttf"/><Relationship Id="rId14" Type="http://schemas.openxmlformats.org/officeDocument/2006/relationships/font" Target="fonts/Alegreya-bold.ttf"/><Relationship Id="rId16" Type="http://schemas.openxmlformats.org/officeDocument/2006/relationships/font" Target="fonts/Alegreya-boldItalic.ttf"/><Relationship Id="rId5" Type="http://schemas.openxmlformats.org/officeDocument/2006/relationships/font" Target="fonts/AlegreyaSans-italic.ttf"/><Relationship Id="rId6" Type="http://schemas.openxmlformats.org/officeDocument/2006/relationships/font" Target="fonts/AlegreyaSans-boldItalic.ttf"/><Relationship Id="rId7" Type="http://schemas.openxmlformats.org/officeDocument/2006/relationships/font" Target="fonts/FiraSansCondensedMedium-regular.ttf"/><Relationship Id="rId8" Type="http://schemas.openxmlformats.org/officeDocument/2006/relationships/font" Target="fonts/FiraSansCondensed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10.xml.rels><?xml version="1.0" encoding="UTF-8" standalone="yes"?><Relationships xmlns="http://schemas.openxmlformats.org/package/2006/relationships"><Relationship Id="rId1" Type="http://schemas.openxmlformats.org/officeDocument/2006/relationships/image" Target="media/image47.png"/></Relationships>
</file>

<file path=word/_rels/footer100.xml.rels><?xml version="1.0" encoding="UTF-8" standalone="yes"?><Relationships xmlns="http://schemas.openxmlformats.org/package/2006/relationships"><Relationship Id="rId1" Type="http://schemas.openxmlformats.org/officeDocument/2006/relationships/image" Target="media/image50.png"/></Relationships>
</file>

<file path=word/_rels/footer101.xml.rels><?xml version="1.0" encoding="UTF-8" standalone="yes"?><Relationships xmlns="http://schemas.openxmlformats.org/package/2006/relationships"><Relationship Id="rId1" Type="http://schemas.openxmlformats.org/officeDocument/2006/relationships/image" Target="media/image65.png"/></Relationships>
</file>

<file path=word/_rels/footer102.xml.rels><?xml version="1.0" encoding="UTF-8" standalone="yes"?><Relationships xmlns="http://schemas.openxmlformats.org/package/2006/relationships"><Relationship Id="rId1" Type="http://schemas.openxmlformats.org/officeDocument/2006/relationships/image" Target="media/image140.png"/></Relationships>
</file>

<file path=word/_rels/footer103.xml.rels><?xml version="1.0" encoding="UTF-8" standalone="yes"?><Relationships xmlns="http://schemas.openxmlformats.org/package/2006/relationships"><Relationship Id="rId1" Type="http://schemas.openxmlformats.org/officeDocument/2006/relationships/image" Target="media/image4.png"/></Relationships>
</file>

<file path=word/_rels/footer104.xml.rels><?xml version="1.0" encoding="UTF-8" standalone="yes"?><Relationships xmlns="http://schemas.openxmlformats.org/package/2006/relationships"><Relationship Id="rId1" Type="http://schemas.openxmlformats.org/officeDocument/2006/relationships/image" Target="media/image15.png"/></Relationships>
</file>

<file path=word/_rels/footer105.xml.rels><?xml version="1.0" encoding="UTF-8" standalone="yes"?><Relationships xmlns="http://schemas.openxmlformats.org/package/2006/relationships"><Relationship Id="rId1" Type="http://schemas.openxmlformats.org/officeDocument/2006/relationships/image" Target="media/image25.png"/></Relationships>
</file>

<file path=word/_rels/footer106.xml.rels><?xml version="1.0" encoding="UTF-8" standalone="yes"?><Relationships xmlns="http://schemas.openxmlformats.org/package/2006/relationships"><Relationship Id="rId1" Type="http://schemas.openxmlformats.org/officeDocument/2006/relationships/image" Target="media/image131.png"/></Relationships>
</file>

<file path=word/_rels/footer107.xml.rels><?xml version="1.0" encoding="UTF-8" standalone="yes"?><Relationships xmlns="http://schemas.openxmlformats.org/package/2006/relationships"><Relationship Id="rId1" Type="http://schemas.openxmlformats.org/officeDocument/2006/relationships/image" Target="media/image125.png"/></Relationships>
</file>

<file path=word/_rels/footer108.xml.rels><?xml version="1.0" encoding="UTF-8" standalone="yes"?><Relationships xmlns="http://schemas.openxmlformats.org/package/2006/relationships"><Relationship Id="rId1" Type="http://schemas.openxmlformats.org/officeDocument/2006/relationships/image" Target="media/image92.png"/></Relationships>
</file>

<file path=word/_rels/footer109.xml.rels><?xml version="1.0" encoding="UTF-8" standalone="yes"?><Relationships xmlns="http://schemas.openxmlformats.org/package/2006/relationships"><Relationship Id="rId1" Type="http://schemas.openxmlformats.org/officeDocument/2006/relationships/image" Target="media/image11.png"/></Relationships>
</file>

<file path=word/_rels/footer11.xml.rels><?xml version="1.0" encoding="UTF-8" standalone="yes"?><Relationships xmlns="http://schemas.openxmlformats.org/package/2006/relationships"><Relationship Id="rId1" Type="http://schemas.openxmlformats.org/officeDocument/2006/relationships/image" Target="media/image109.png"/></Relationships>
</file>

<file path=word/_rels/footer111.xml.rels><?xml version="1.0" encoding="UTF-8" standalone="yes"?><Relationships xmlns="http://schemas.openxmlformats.org/package/2006/relationships"><Relationship Id="rId1" Type="http://schemas.openxmlformats.org/officeDocument/2006/relationships/image" Target="media/image69.png"/></Relationships>
</file>

<file path=word/_rels/footer112.xml.rels><?xml version="1.0" encoding="UTF-8" standalone="yes"?><Relationships xmlns="http://schemas.openxmlformats.org/package/2006/relationships"><Relationship Id="rId1" Type="http://schemas.openxmlformats.org/officeDocument/2006/relationships/image" Target="media/image114.png"/></Relationships>
</file>

<file path=word/_rels/footer113.xml.rels><?xml version="1.0" encoding="UTF-8" standalone="yes"?><Relationships xmlns="http://schemas.openxmlformats.org/package/2006/relationships"><Relationship Id="rId1" Type="http://schemas.openxmlformats.org/officeDocument/2006/relationships/image" Target="media/image142.png"/></Relationships>
</file>

<file path=word/_rels/footer115.xml.rels><?xml version="1.0" encoding="UTF-8" standalone="yes"?><Relationships xmlns="http://schemas.openxmlformats.org/package/2006/relationships"><Relationship Id="rId1" Type="http://schemas.openxmlformats.org/officeDocument/2006/relationships/image" Target="media/image44.png"/></Relationships>
</file>

<file path=word/_rels/footer116.xml.rels><?xml version="1.0" encoding="UTF-8" standalone="yes"?><Relationships xmlns="http://schemas.openxmlformats.org/package/2006/relationships"><Relationship Id="rId1" Type="http://schemas.openxmlformats.org/officeDocument/2006/relationships/image" Target="media/image104.png"/></Relationships>
</file>

<file path=word/_rels/footer117.xml.rels><?xml version="1.0" encoding="UTF-8" standalone="yes"?><Relationships xmlns="http://schemas.openxmlformats.org/package/2006/relationships"><Relationship Id="rId1" Type="http://schemas.openxmlformats.org/officeDocument/2006/relationships/image" Target="media/image56.png"/></Relationships>
</file>

<file path=word/_rels/footer118.xml.rels><?xml version="1.0" encoding="UTF-8" standalone="yes"?><Relationships xmlns="http://schemas.openxmlformats.org/package/2006/relationships"><Relationship Id="rId1" Type="http://schemas.openxmlformats.org/officeDocument/2006/relationships/image" Target="media/image93.png"/></Relationships>
</file>

<file path=word/_rels/footer12.xml.rels><?xml version="1.0" encoding="UTF-8" standalone="yes"?><Relationships xmlns="http://schemas.openxmlformats.org/package/2006/relationships"><Relationship Id="rId1" Type="http://schemas.openxmlformats.org/officeDocument/2006/relationships/image" Target="media/image76.png"/></Relationships>
</file>

<file path=word/_rels/footer13.xml.rels><?xml version="1.0" encoding="UTF-8" standalone="yes"?><Relationships xmlns="http://schemas.openxmlformats.org/package/2006/relationships"><Relationship Id="rId1" Type="http://schemas.openxmlformats.org/officeDocument/2006/relationships/image" Target="media/image78.png"/></Relationships>
</file>

<file path=word/_rels/footer15.xml.rels><?xml version="1.0" encoding="UTF-8" standalone="yes"?><Relationships xmlns="http://schemas.openxmlformats.org/package/2006/relationships"><Relationship Id="rId1" Type="http://schemas.openxmlformats.org/officeDocument/2006/relationships/image" Target="media/image58.png"/></Relationships>
</file>

<file path=word/_rels/footer17.xml.rels><?xml version="1.0" encoding="UTF-8" standalone="yes"?><Relationships xmlns="http://schemas.openxmlformats.org/package/2006/relationships"><Relationship Id="rId1" Type="http://schemas.openxmlformats.org/officeDocument/2006/relationships/image" Target="media/image85.png"/></Relationships>
</file>

<file path=word/_rels/footer18.xml.rels><?xml version="1.0" encoding="UTF-8" standalone="yes"?><Relationships xmlns="http://schemas.openxmlformats.org/package/2006/relationships"><Relationship Id="rId1" Type="http://schemas.openxmlformats.org/officeDocument/2006/relationships/image" Target="media/image33.png"/></Relationships>
</file>

<file path=word/_rels/footer19.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71.png"/></Relationships>
</file>

<file path=word/_rels/footer20.xml.rels><?xml version="1.0" encoding="UTF-8" standalone="yes"?><Relationships xmlns="http://schemas.openxmlformats.org/package/2006/relationships"><Relationship Id="rId1" Type="http://schemas.openxmlformats.org/officeDocument/2006/relationships/image" Target="media/image139.png"/></Relationships>
</file>

<file path=word/_rels/footer21.xml.rels><?xml version="1.0" encoding="UTF-8" standalone="yes"?><Relationships xmlns="http://schemas.openxmlformats.org/package/2006/relationships"><Relationship Id="rId1" Type="http://schemas.openxmlformats.org/officeDocument/2006/relationships/image" Target="media/image146.png"/></Relationships>
</file>

<file path=word/_rels/footer22.xml.rels><?xml version="1.0" encoding="UTF-8" standalone="yes"?><Relationships xmlns="http://schemas.openxmlformats.org/package/2006/relationships"><Relationship Id="rId1" Type="http://schemas.openxmlformats.org/officeDocument/2006/relationships/image" Target="media/image60.png"/></Relationships>
</file>

<file path=word/_rels/footer23.xml.rels><?xml version="1.0" encoding="UTF-8" standalone="yes"?><Relationships xmlns="http://schemas.openxmlformats.org/package/2006/relationships"><Relationship Id="rId1" Type="http://schemas.openxmlformats.org/officeDocument/2006/relationships/image" Target="media/image51.png"/></Relationships>
</file>

<file path=word/_rels/footer24.xml.rels><?xml version="1.0" encoding="UTF-8" standalone="yes"?><Relationships xmlns="http://schemas.openxmlformats.org/package/2006/relationships"><Relationship Id="rId1" Type="http://schemas.openxmlformats.org/officeDocument/2006/relationships/image" Target="media/image99.png"/></Relationships>
</file>

<file path=word/_rels/footer25.xml.rels><?xml version="1.0" encoding="UTF-8" standalone="yes"?><Relationships xmlns="http://schemas.openxmlformats.org/package/2006/relationships"><Relationship Id="rId1" Type="http://schemas.openxmlformats.org/officeDocument/2006/relationships/image" Target="media/image149.png"/></Relationships>
</file>

<file path=word/_rels/footer26.xml.rels><?xml version="1.0" encoding="UTF-8" standalone="yes"?><Relationships xmlns="http://schemas.openxmlformats.org/package/2006/relationships"><Relationship Id="rId1" Type="http://schemas.openxmlformats.org/officeDocument/2006/relationships/image" Target="media/image156.png"/></Relationships>
</file>

<file path=word/_rels/footer28.xml.rels><?xml version="1.0" encoding="UTF-8" standalone="yes"?><Relationships xmlns="http://schemas.openxmlformats.org/package/2006/relationships"><Relationship Id="rId1" Type="http://schemas.openxmlformats.org/officeDocument/2006/relationships/image" Target="media/image120.png"/></Relationships>
</file>

<file path=word/_rels/footer29.xml.rels><?xml version="1.0" encoding="UTF-8" standalone="yes"?><Relationships xmlns="http://schemas.openxmlformats.org/package/2006/relationships"><Relationship Id="rId1" Type="http://schemas.openxmlformats.org/officeDocument/2006/relationships/image" Target="media/image62.png"/></Relationships>
</file>

<file path=word/_rels/footer3.xml.rels><?xml version="1.0" encoding="UTF-8" standalone="yes"?><Relationships xmlns="http://schemas.openxmlformats.org/package/2006/relationships"><Relationship Id="rId1" Type="http://schemas.openxmlformats.org/officeDocument/2006/relationships/image" Target="media/image91.png"/></Relationships>
</file>

<file path=word/_rels/footer30.xml.rels><?xml version="1.0" encoding="UTF-8" standalone="yes"?><Relationships xmlns="http://schemas.openxmlformats.org/package/2006/relationships"><Relationship Id="rId1" Type="http://schemas.openxmlformats.org/officeDocument/2006/relationships/image" Target="media/image123.png"/></Relationships>
</file>

<file path=word/_rels/footer31.xml.rels><?xml version="1.0" encoding="UTF-8" standalone="yes"?><Relationships xmlns="http://schemas.openxmlformats.org/package/2006/relationships"><Relationship Id="rId1" Type="http://schemas.openxmlformats.org/officeDocument/2006/relationships/image" Target="media/image77.png"/></Relationships>
</file>

<file path=word/_rels/footer32.xml.rels><?xml version="1.0" encoding="UTF-8" standalone="yes"?><Relationships xmlns="http://schemas.openxmlformats.org/package/2006/relationships"><Relationship Id="rId1" Type="http://schemas.openxmlformats.org/officeDocument/2006/relationships/image" Target="media/image147.png"/></Relationships>
</file>

<file path=word/_rels/footer33.xml.rels><?xml version="1.0" encoding="UTF-8" standalone="yes"?><Relationships xmlns="http://schemas.openxmlformats.org/package/2006/relationships"><Relationship Id="rId1" Type="http://schemas.openxmlformats.org/officeDocument/2006/relationships/image" Target="media/image49.png"/></Relationships>
</file>

<file path=word/_rels/footer34.xml.rels><?xml version="1.0" encoding="UTF-8" standalone="yes"?><Relationships xmlns="http://schemas.openxmlformats.org/package/2006/relationships"><Relationship Id="rId1" Type="http://schemas.openxmlformats.org/officeDocument/2006/relationships/image" Target="media/image45.png"/></Relationships>
</file>

<file path=word/_rels/footer35.xml.rels><?xml version="1.0" encoding="UTF-8" standalone="yes"?><Relationships xmlns="http://schemas.openxmlformats.org/package/2006/relationships"><Relationship Id="rId1" Type="http://schemas.openxmlformats.org/officeDocument/2006/relationships/image" Target="media/image67.png"/></Relationships>
</file>

<file path=word/_rels/footer36.xml.rels><?xml version="1.0" encoding="UTF-8" standalone="yes"?><Relationships xmlns="http://schemas.openxmlformats.org/package/2006/relationships"><Relationship Id="rId1" Type="http://schemas.openxmlformats.org/officeDocument/2006/relationships/image" Target="media/image28.png"/></Relationships>
</file>

<file path=word/_rels/footer37.xml.rels><?xml version="1.0" encoding="UTF-8" standalone="yes"?><Relationships xmlns="http://schemas.openxmlformats.org/package/2006/relationships"><Relationship Id="rId1" Type="http://schemas.openxmlformats.org/officeDocument/2006/relationships/image" Target="media/image135.png"/></Relationships>
</file>

<file path=word/_rels/footer38.xml.rels><?xml version="1.0" encoding="UTF-8" standalone="yes"?><Relationships xmlns="http://schemas.openxmlformats.org/package/2006/relationships"><Relationship Id="rId1" Type="http://schemas.openxmlformats.org/officeDocument/2006/relationships/image" Target="media/image48.png"/></Relationships>
</file>

<file path=word/_rels/footer39.xml.rels><?xml version="1.0" encoding="UTF-8" standalone="yes"?><Relationships xmlns="http://schemas.openxmlformats.org/package/2006/relationships"><Relationship Id="rId1" Type="http://schemas.openxmlformats.org/officeDocument/2006/relationships/image" Target="media/image159.png"/></Relationships>
</file>

<file path=word/_rels/footer4.xml.rels><?xml version="1.0" encoding="UTF-8" standalone="yes"?><Relationships xmlns="http://schemas.openxmlformats.org/package/2006/relationships"><Relationship Id="rId1" Type="http://schemas.openxmlformats.org/officeDocument/2006/relationships/image" Target="media/image36.png"/></Relationships>
</file>

<file path=word/_rels/footer40.xml.rels><?xml version="1.0" encoding="UTF-8" standalone="yes"?><Relationships xmlns="http://schemas.openxmlformats.org/package/2006/relationships"><Relationship Id="rId1" Type="http://schemas.openxmlformats.org/officeDocument/2006/relationships/image" Target="media/image138.png"/></Relationships>
</file>

<file path=word/_rels/footer41.xml.rels><?xml version="1.0" encoding="UTF-8" standalone="yes"?><Relationships xmlns="http://schemas.openxmlformats.org/package/2006/relationships"><Relationship Id="rId1" Type="http://schemas.openxmlformats.org/officeDocument/2006/relationships/image" Target="media/image126.png"/></Relationships>
</file>

<file path=word/_rels/footer42.xml.rels><?xml version="1.0" encoding="UTF-8" standalone="yes"?><Relationships xmlns="http://schemas.openxmlformats.org/package/2006/relationships"><Relationship Id="rId1" Type="http://schemas.openxmlformats.org/officeDocument/2006/relationships/image" Target="media/image29.png"/></Relationships>
</file>

<file path=word/_rels/footer43.xml.rels><?xml version="1.0" encoding="UTF-8" standalone="yes"?><Relationships xmlns="http://schemas.openxmlformats.org/package/2006/relationships"><Relationship Id="rId1" Type="http://schemas.openxmlformats.org/officeDocument/2006/relationships/image" Target="media/image37.png"/></Relationships>
</file>

<file path=word/_rels/footer44.xml.rels><?xml version="1.0" encoding="UTF-8" standalone="yes"?><Relationships xmlns="http://schemas.openxmlformats.org/package/2006/relationships"><Relationship Id="rId1" Type="http://schemas.openxmlformats.org/officeDocument/2006/relationships/image" Target="media/image74.png"/></Relationships>
</file>

<file path=word/_rels/footer45.xml.rels><?xml version="1.0" encoding="UTF-8" standalone="yes"?><Relationships xmlns="http://schemas.openxmlformats.org/package/2006/relationships"><Relationship Id="rId1" Type="http://schemas.openxmlformats.org/officeDocument/2006/relationships/image" Target="media/image136.png"/></Relationships>
</file>

<file path=word/_rels/footer46.xml.rels><?xml version="1.0" encoding="UTF-8" standalone="yes"?><Relationships xmlns="http://schemas.openxmlformats.org/package/2006/relationships"><Relationship Id="rId1" Type="http://schemas.openxmlformats.org/officeDocument/2006/relationships/image" Target="media/image53.png"/></Relationships>
</file>

<file path=word/_rels/footer47.xml.rels><?xml version="1.0" encoding="UTF-8" standalone="yes"?><Relationships xmlns="http://schemas.openxmlformats.org/package/2006/relationships"><Relationship Id="rId1" Type="http://schemas.openxmlformats.org/officeDocument/2006/relationships/image" Target="media/image154.png"/></Relationships>
</file>

<file path=word/_rels/footer49.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9.png"/></Relationships>
</file>

<file path=word/_rels/footer50.xml.rels><?xml version="1.0" encoding="UTF-8" standalone="yes"?><Relationships xmlns="http://schemas.openxmlformats.org/package/2006/relationships"><Relationship Id="rId1" Type="http://schemas.openxmlformats.org/officeDocument/2006/relationships/image" Target="media/image115.png"/></Relationships>
</file>

<file path=word/_rels/footer51.xml.rels><?xml version="1.0" encoding="UTF-8" standalone="yes"?><Relationships xmlns="http://schemas.openxmlformats.org/package/2006/relationships"><Relationship Id="rId1" Type="http://schemas.openxmlformats.org/officeDocument/2006/relationships/image" Target="media/image9.png"/></Relationships>
</file>

<file path=word/_rels/footer52.xml.rels><?xml version="1.0" encoding="UTF-8" standalone="yes"?><Relationships xmlns="http://schemas.openxmlformats.org/package/2006/relationships"><Relationship Id="rId1" Type="http://schemas.openxmlformats.org/officeDocument/2006/relationships/image" Target="media/image128.png"/></Relationships>
</file>

<file path=word/_rels/footer53.xml.rels><?xml version="1.0" encoding="UTF-8" standalone="yes"?><Relationships xmlns="http://schemas.openxmlformats.org/package/2006/relationships"><Relationship Id="rId1" Type="http://schemas.openxmlformats.org/officeDocument/2006/relationships/image" Target="media/image155.png"/></Relationships>
</file>

<file path=word/_rels/footer54.xml.rels><?xml version="1.0" encoding="UTF-8" standalone="yes"?><Relationships xmlns="http://schemas.openxmlformats.org/package/2006/relationships"><Relationship Id="rId1" Type="http://schemas.openxmlformats.org/officeDocument/2006/relationships/image" Target="media/image57.png"/></Relationships>
</file>

<file path=word/_rels/footer55.xml.rels><?xml version="1.0" encoding="UTF-8" standalone="yes"?><Relationships xmlns="http://schemas.openxmlformats.org/package/2006/relationships"><Relationship Id="rId1" Type="http://schemas.openxmlformats.org/officeDocument/2006/relationships/image" Target="media/image59.png"/></Relationships>
</file>

<file path=word/_rels/footer56.xml.rels><?xml version="1.0" encoding="UTF-8" standalone="yes"?><Relationships xmlns="http://schemas.openxmlformats.org/package/2006/relationships"><Relationship Id="rId1" Type="http://schemas.openxmlformats.org/officeDocument/2006/relationships/image" Target="media/image7.png"/></Relationships>
</file>

<file path=word/_rels/footer58.xml.rels><?xml version="1.0" encoding="UTF-8" standalone="yes"?><Relationships xmlns="http://schemas.openxmlformats.org/package/2006/relationships"><Relationship Id="rId1" Type="http://schemas.openxmlformats.org/officeDocument/2006/relationships/image" Target="media/image83.png"/></Relationships>
</file>

<file path=word/_rels/footer59.xml.rels><?xml version="1.0" encoding="UTF-8" standalone="yes"?><Relationships xmlns="http://schemas.openxmlformats.org/package/2006/relationships"><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1" Type="http://schemas.openxmlformats.org/officeDocument/2006/relationships/image" Target="media/image143.png"/></Relationships>
</file>

<file path=word/_rels/footer60.xml.rels><?xml version="1.0" encoding="UTF-8" standalone="yes"?><Relationships xmlns="http://schemas.openxmlformats.org/package/2006/relationships"><Relationship Id="rId1" Type="http://schemas.openxmlformats.org/officeDocument/2006/relationships/image" Target="media/image110.png"/></Relationships>
</file>

<file path=word/_rels/footer61.xml.rels><?xml version="1.0" encoding="UTF-8" standalone="yes"?><Relationships xmlns="http://schemas.openxmlformats.org/package/2006/relationships"><Relationship Id="rId1" Type="http://schemas.openxmlformats.org/officeDocument/2006/relationships/image" Target="media/image90.png"/></Relationships>
</file>

<file path=word/_rels/footer62.xml.rels><?xml version="1.0" encoding="UTF-8" standalone="yes"?><Relationships xmlns="http://schemas.openxmlformats.org/package/2006/relationships"><Relationship Id="rId1" Type="http://schemas.openxmlformats.org/officeDocument/2006/relationships/image" Target="media/image52.png"/></Relationships>
</file>

<file path=word/_rels/footer63.xml.rels><?xml version="1.0" encoding="UTF-8" standalone="yes"?><Relationships xmlns="http://schemas.openxmlformats.org/package/2006/relationships"><Relationship Id="rId1" Type="http://schemas.openxmlformats.org/officeDocument/2006/relationships/image" Target="media/image153.png"/></Relationships>
</file>

<file path=word/_rels/footer64.xml.rels><?xml version="1.0" encoding="UTF-8" standalone="yes"?><Relationships xmlns="http://schemas.openxmlformats.org/package/2006/relationships"><Relationship Id="rId1" Type="http://schemas.openxmlformats.org/officeDocument/2006/relationships/image" Target="media/image27.png"/></Relationships>
</file>

<file path=word/_rels/footer65.xml.rels><?xml version="1.0" encoding="UTF-8" standalone="yes"?><Relationships xmlns="http://schemas.openxmlformats.org/package/2006/relationships"><Relationship Id="rId1" Type="http://schemas.openxmlformats.org/officeDocument/2006/relationships/image" Target="media/image87.png"/></Relationships>
</file>

<file path=word/_rels/footer66.xml.rels><?xml version="1.0" encoding="UTF-8" standalone="yes"?><Relationships xmlns="http://schemas.openxmlformats.org/package/2006/relationships"><Relationship Id="rId1" Type="http://schemas.openxmlformats.org/officeDocument/2006/relationships/image" Target="media/image73.png"/></Relationships>
</file>

<file path=word/_rels/footer67.xml.rels><?xml version="1.0" encoding="UTF-8" standalone="yes"?><Relationships xmlns="http://schemas.openxmlformats.org/package/2006/relationships"><Relationship Id="rId1" Type="http://schemas.openxmlformats.org/officeDocument/2006/relationships/image" Target="media/image151.png"/></Relationships>
</file>

<file path=word/_rels/footer68.xml.rels><?xml version="1.0" encoding="UTF-8" standalone="yes"?><Relationships xmlns="http://schemas.openxmlformats.org/package/2006/relationships"><Relationship Id="rId1" Type="http://schemas.openxmlformats.org/officeDocument/2006/relationships/image" Target="media/image40.png"/></Relationships>
</file>

<file path=word/_rels/footer69.xml.rels><?xml version="1.0" encoding="UTF-8" standalone="yes"?><Relationships xmlns="http://schemas.openxmlformats.org/package/2006/relationships"><Relationship Id="rId1" Type="http://schemas.openxmlformats.org/officeDocument/2006/relationships/image" Target="media/image113.png"/></Relationships>
</file>

<file path=word/_rels/footer7.xml.rels><?xml version="1.0" encoding="UTF-8" standalone="yes"?><Relationships xmlns="http://schemas.openxmlformats.org/package/2006/relationships"><Relationship Id="rId1" Type="http://schemas.openxmlformats.org/officeDocument/2006/relationships/image" Target="media/image55.png"/></Relationships>
</file>

<file path=word/_rels/footer70.xml.rels><?xml version="1.0" encoding="UTF-8" standalone="yes"?><Relationships xmlns="http://schemas.openxmlformats.org/package/2006/relationships"><Relationship Id="rId1" Type="http://schemas.openxmlformats.org/officeDocument/2006/relationships/image" Target="media/image133.png"/></Relationships>
</file>

<file path=word/_rels/footer71.xml.rels><?xml version="1.0" encoding="UTF-8" standalone="yes"?><Relationships xmlns="http://schemas.openxmlformats.org/package/2006/relationships"><Relationship Id="rId1" Type="http://schemas.openxmlformats.org/officeDocument/2006/relationships/image" Target="media/image122.png"/></Relationships>
</file>

<file path=word/_rels/footer72.xml.rels><?xml version="1.0" encoding="UTF-8" standalone="yes"?><Relationships xmlns="http://schemas.openxmlformats.org/package/2006/relationships"><Relationship Id="rId1" Type="http://schemas.openxmlformats.org/officeDocument/2006/relationships/image" Target="media/image86.png"/></Relationships>
</file>

<file path=word/_rels/footer73.xml.rels><?xml version="1.0" encoding="UTF-8" standalone="yes"?><Relationships xmlns="http://schemas.openxmlformats.org/package/2006/relationships"><Relationship Id="rId1" Type="http://schemas.openxmlformats.org/officeDocument/2006/relationships/image" Target="media/image80.png"/></Relationships>
</file>

<file path=word/_rels/footer74.xml.rels><?xml version="1.0" encoding="UTF-8" standalone="yes"?><Relationships xmlns="http://schemas.openxmlformats.org/package/2006/relationships"><Relationship Id="rId1" Type="http://schemas.openxmlformats.org/officeDocument/2006/relationships/image" Target="media/image70.png"/></Relationships>
</file>

<file path=word/_rels/footer75.xml.rels><?xml version="1.0" encoding="UTF-8" standalone="yes"?><Relationships xmlns="http://schemas.openxmlformats.org/package/2006/relationships"><Relationship Id="rId1" Type="http://schemas.openxmlformats.org/officeDocument/2006/relationships/image" Target="media/image134.png"/></Relationships>
</file>

<file path=word/_rels/footer76.xml.rels><?xml version="1.0" encoding="UTF-8" standalone="yes"?><Relationships xmlns="http://schemas.openxmlformats.org/package/2006/relationships"><Relationship Id="rId1" Type="http://schemas.openxmlformats.org/officeDocument/2006/relationships/image" Target="media/image144.png"/></Relationships>
</file>

<file path=word/_rels/footer77.xml.rels><?xml version="1.0" encoding="UTF-8" standalone="yes"?><Relationships xmlns="http://schemas.openxmlformats.org/package/2006/relationships"><Relationship Id="rId1" Type="http://schemas.openxmlformats.org/officeDocument/2006/relationships/image" Target="media/image112.png"/></Relationships>
</file>

<file path=word/_rels/footer78.xml.rels><?xml version="1.0" encoding="UTF-8" standalone="yes"?><Relationships xmlns="http://schemas.openxmlformats.org/package/2006/relationships"><Relationship Id="rId1" Type="http://schemas.openxmlformats.org/officeDocument/2006/relationships/image" Target="media/image6.png"/></Relationships>
</file>

<file path=word/_rels/footer79.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132.png"/></Relationships>
</file>

<file path=word/_rels/footer80.xml.rels><?xml version="1.0" encoding="UTF-8" standalone="yes"?><Relationships xmlns="http://schemas.openxmlformats.org/package/2006/relationships"><Relationship Id="rId1" Type="http://schemas.openxmlformats.org/officeDocument/2006/relationships/image" Target="media/image108.png"/></Relationships>
</file>

<file path=word/_rels/footer81.xml.rels><?xml version="1.0" encoding="UTF-8" standalone="yes"?><Relationships xmlns="http://schemas.openxmlformats.org/package/2006/relationships"><Relationship Id="rId1" Type="http://schemas.openxmlformats.org/officeDocument/2006/relationships/image" Target="media/image105.png"/></Relationships>
</file>

<file path=word/_rels/footer82.xml.rels><?xml version="1.0" encoding="UTF-8" standalone="yes"?><Relationships xmlns="http://schemas.openxmlformats.org/package/2006/relationships"><Relationship Id="rId1" Type="http://schemas.openxmlformats.org/officeDocument/2006/relationships/image" Target="media/image54.png"/></Relationships>
</file>

<file path=word/_rels/footer83.xml.rels><?xml version="1.0" encoding="UTF-8" standalone="yes"?><Relationships xmlns="http://schemas.openxmlformats.org/package/2006/relationships"><Relationship Id="rId1" Type="http://schemas.openxmlformats.org/officeDocument/2006/relationships/image" Target="media/image3.png"/></Relationships>
</file>

<file path=word/_rels/footer84.xml.rels><?xml version="1.0" encoding="UTF-8" standalone="yes"?><Relationships xmlns="http://schemas.openxmlformats.org/package/2006/relationships"><Relationship Id="rId1" Type="http://schemas.openxmlformats.org/officeDocument/2006/relationships/image" Target="media/image10.png"/></Relationships>
</file>

<file path=word/_rels/footer85.xml.rels><?xml version="1.0" encoding="UTF-8" standalone="yes"?><Relationships xmlns="http://schemas.openxmlformats.org/package/2006/relationships"><Relationship Id="rId1" Type="http://schemas.openxmlformats.org/officeDocument/2006/relationships/image" Target="media/image129.png"/></Relationships>
</file>

<file path=word/_rels/footer87.xml.rels><?xml version="1.0" encoding="UTF-8" standalone="yes"?><Relationships xmlns="http://schemas.openxmlformats.org/package/2006/relationships"><Relationship Id="rId1" Type="http://schemas.openxmlformats.org/officeDocument/2006/relationships/image" Target="media/image111.png"/></Relationships>
</file>

<file path=word/_rels/footer88.xml.rels><?xml version="1.0" encoding="UTF-8" standalone="yes"?><Relationships xmlns="http://schemas.openxmlformats.org/package/2006/relationships"><Relationship Id="rId1" Type="http://schemas.openxmlformats.org/officeDocument/2006/relationships/image" Target="media/image148.png"/></Relationships>
</file>

<file path=word/_rels/footer89.xml.rels><?xml version="1.0" encoding="UTF-8" standalone="yes"?><Relationships xmlns="http://schemas.openxmlformats.org/package/2006/relationships"><Relationship Id="rId1" Type="http://schemas.openxmlformats.org/officeDocument/2006/relationships/image" Target="media/image106.png"/></Relationships>
</file>

<file path=word/_rels/footer9.xml.rels><?xml version="1.0" encoding="UTF-8" standalone="yes"?><Relationships xmlns="http://schemas.openxmlformats.org/package/2006/relationships"><Relationship Id="rId1" Type="http://schemas.openxmlformats.org/officeDocument/2006/relationships/image" Target="media/image39.png"/></Relationships>
</file>

<file path=word/_rels/footer90.xml.rels><?xml version="1.0" encoding="UTF-8" standalone="yes"?><Relationships xmlns="http://schemas.openxmlformats.org/package/2006/relationships"><Relationship Id="rId1" Type="http://schemas.openxmlformats.org/officeDocument/2006/relationships/image" Target="media/image160.png"/></Relationships>
</file>

<file path=word/_rels/footer91.xml.rels><?xml version="1.0" encoding="UTF-8" standalone="yes"?><Relationships xmlns="http://schemas.openxmlformats.org/package/2006/relationships"><Relationship Id="rId1" Type="http://schemas.openxmlformats.org/officeDocument/2006/relationships/image" Target="media/image130.png"/></Relationships>
</file>

<file path=word/_rels/footer92.xml.rels><?xml version="1.0" encoding="UTF-8" standalone="yes"?><Relationships xmlns="http://schemas.openxmlformats.org/package/2006/relationships"><Relationship Id="rId1" Type="http://schemas.openxmlformats.org/officeDocument/2006/relationships/image" Target="media/image89.png"/></Relationships>
</file>

<file path=word/_rels/footer93.xml.rels><?xml version="1.0" encoding="UTF-8" standalone="yes"?><Relationships xmlns="http://schemas.openxmlformats.org/package/2006/relationships"><Relationship Id="rId1" Type="http://schemas.openxmlformats.org/officeDocument/2006/relationships/image" Target="media/image162.png"/></Relationships>
</file>

<file path=word/_rels/footer94.xml.rels><?xml version="1.0" encoding="UTF-8" standalone="yes"?><Relationships xmlns="http://schemas.openxmlformats.org/package/2006/relationships"><Relationship Id="rId1" Type="http://schemas.openxmlformats.org/officeDocument/2006/relationships/image" Target="media/image26.png"/></Relationships>
</file>

<file path=word/_rels/footer95.xml.rels><?xml version="1.0" encoding="UTF-8" standalone="yes"?><Relationships xmlns="http://schemas.openxmlformats.org/package/2006/relationships"><Relationship Id="rId1" Type="http://schemas.openxmlformats.org/officeDocument/2006/relationships/image" Target="media/image98.png"/></Relationships>
</file>

<file path=word/_rels/footer96.xml.rels><?xml version="1.0" encoding="UTF-8" standalone="yes"?><Relationships xmlns="http://schemas.openxmlformats.org/package/2006/relationships"><Relationship Id="rId1" Type="http://schemas.openxmlformats.org/officeDocument/2006/relationships/image" Target="media/image23.png"/></Relationships>
</file>

<file path=word/_rels/footer97.xml.rels><?xml version="1.0" encoding="UTF-8" standalone="yes"?><Relationships xmlns="http://schemas.openxmlformats.org/package/2006/relationships"><Relationship Id="rId1" Type="http://schemas.openxmlformats.org/officeDocument/2006/relationships/image" Target="media/image150.png"/></Relationships>
</file>

<file path=word/_rels/footer98.xml.rels><?xml version="1.0" encoding="UTF-8" standalone="yes"?><Relationships xmlns="http://schemas.openxmlformats.org/package/2006/relationships"><Relationship Id="rId1" Type="http://schemas.openxmlformats.org/officeDocument/2006/relationships/image" Target="media/image101.png"/></Relationships>
</file>

<file path=word/_rels/footer99.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QpLvO3c4bVWO3ZJ8GTROFsklwA==">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2022-08-01T21:36:28Z</dcterms:created>
  <dc:creator>Vladimir Gresham Ivanović</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LaTeX with hyperref</vt:lpwstr>
  </property>
  <property fmtid="{D5CDD505-2E9C-101B-9397-08002B2CF9AE}" pid="4" name="Language">
    <vt:lpwstr>en-US</vt:lpwstr>
  </property>
  <property fmtid="{D5CDD505-2E9C-101B-9397-08002B2CF9AE}" pid="5" name="LastSaved">
    <vt:filetime>2022-08-01T00:00:00Z</vt:filetime>
  </property>
  <property fmtid="{D5CDD505-2E9C-101B-9397-08002B2CF9AE}" pid="6" name="PTEX.FullBanner">
    <vt:lpwstr>This is LuaHBTeX, Version 1.15.0 (TeX Live 2022)</vt:lpwstr>
  </property>
  <property fmtid="{D5CDD505-2E9C-101B-9397-08002B2CF9AE}" pid="7" name="Producer">
    <vt:lpwstr>LuaTeX-1.15.0</vt:lpwstr>
  </property>
  <property fmtid="{D5CDD505-2E9C-101B-9397-08002B2CF9AE}" pid="8" name="Version">
    <vt:lpwstr>0.7.5741</vt:lpwstr>
  </property>
</Properties>
</file>